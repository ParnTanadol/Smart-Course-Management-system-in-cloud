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2427C" w14:textId="77777777" w:rsidR="00542D64" w:rsidRDefault="00542D64" w:rsidP="00542D64">
      <w:pPr>
        <w:jc w:val="center"/>
        <w:rPr>
          <w:rFonts w:ascii="Times New Roman" w:hAnsi="Times New Roman" w:cs="Times New Roman"/>
          <w:b/>
          <w:bCs/>
          <w:sz w:val="64"/>
          <w:szCs w:val="64"/>
        </w:rPr>
      </w:pPr>
      <w:r>
        <w:rPr>
          <w:rFonts w:ascii="Times New Roman" w:hAnsi="Times New Roman" w:cs="Times New Roman"/>
          <w:b/>
          <w:bCs/>
          <w:sz w:val="64"/>
          <w:szCs w:val="64"/>
        </w:rPr>
        <w:t>Smart course Management</w:t>
      </w:r>
    </w:p>
    <w:p w14:paraId="124D8510" w14:textId="77777777" w:rsidR="00542D64" w:rsidRPr="004B079D" w:rsidRDefault="00542D64" w:rsidP="00542D64">
      <w:pPr>
        <w:jc w:val="center"/>
        <w:rPr>
          <w:rFonts w:ascii="Times New Roman" w:hAnsi="Times New Roman" w:cs="Times New Roman"/>
          <w:b/>
          <w:bCs/>
          <w:sz w:val="64"/>
          <w:szCs w:val="64"/>
        </w:rPr>
      </w:pPr>
      <w:r>
        <w:rPr>
          <w:rFonts w:ascii="Times New Roman" w:hAnsi="Times New Roman" w:cs="Times New Roman"/>
          <w:b/>
          <w:bCs/>
          <w:sz w:val="64"/>
          <w:szCs w:val="64"/>
        </w:rPr>
        <w:t>System in cloud</w:t>
      </w:r>
    </w:p>
    <w:p w14:paraId="42F66D96" w14:textId="77777777" w:rsidR="00542D64" w:rsidRPr="002716B9" w:rsidRDefault="00542D64" w:rsidP="00542D64">
      <w:pPr>
        <w:jc w:val="center"/>
        <w:rPr>
          <w:rFonts w:ascii="Times New Roman" w:hAnsi="Times New Roman" w:cs="Times New Roman"/>
          <w:sz w:val="32"/>
          <w:szCs w:val="32"/>
        </w:rPr>
      </w:pPr>
      <w:r>
        <w:rPr>
          <w:rFonts w:ascii="Times New Roman" w:hAnsi="Times New Roman" w:cs="Times New Roman"/>
          <w:sz w:val="32"/>
          <w:szCs w:val="32"/>
        </w:rPr>
        <w:t>Software Requirement Specification</w:t>
      </w:r>
    </w:p>
    <w:p w14:paraId="02D6E4DE" w14:textId="77777777" w:rsidR="00542D64" w:rsidRPr="002716B9" w:rsidRDefault="00542D64" w:rsidP="00542D64">
      <w:pPr>
        <w:rPr>
          <w:rFonts w:ascii="Times New Roman" w:hAnsi="Times New Roman" w:cs="Times New Roman"/>
          <w:sz w:val="32"/>
          <w:szCs w:val="32"/>
        </w:rPr>
      </w:pPr>
    </w:p>
    <w:p w14:paraId="0916D62B" w14:textId="77777777" w:rsidR="00542D64" w:rsidRPr="002716B9" w:rsidRDefault="00542D64" w:rsidP="00542D64">
      <w:pPr>
        <w:jc w:val="center"/>
        <w:rPr>
          <w:rFonts w:ascii="Times New Roman" w:hAnsi="Times New Roman" w:cs="Times New Roman"/>
          <w:sz w:val="32"/>
          <w:szCs w:val="32"/>
        </w:rPr>
      </w:pPr>
      <w:r w:rsidRPr="002716B9">
        <w:rPr>
          <w:rFonts w:ascii="Times New Roman" w:hAnsi="Times New Roman" w:cs="Times New Roman"/>
          <w:sz w:val="32"/>
          <w:szCs w:val="32"/>
        </w:rPr>
        <w:t>By</w:t>
      </w:r>
    </w:p>
    <w:p w14:paraId="4C22E7F8" w14:textId="77777777" w:rsidR="00542D64" w:rsidRPr="002716B9" w:rsidRDefault="00542D64" w:rsidP="00542D64">
      <w:pPr>
        <w:jc w:val="center"/>
        <w:rPr>
          <w:rFonts w:ascii="Times New Roman" w:hAnsi="Times New Roman" w:cs="Times New Roman"/>
          <w:b/>
          <w:bCs/>
          <w:sz w:val="36"/>
          <w:szCs w:val="36"/>
        </w:rPr>
      </w:pPr>
      <w:r>
        <w:rPr>
          <w:rFonts w:ascii="Times New Roman" w:hAnsi="Times New Roman" w:cs="Times New Roman"/>
          <w:b/>
          <w:bCs/>
          <w:sz w:val="36"/>
          <w:szCs w:val="36"/>
        </w:rPr>
        <w:t xml:space="preserve">Mr. Chaichan Suttee </w:t>
      </w:r>
      <w:r>
        <w:rPr>
          <w:rFonts w:ascii="Times New Roman" w:hAnsi="Times New Roman" w:cs="Times New Roman"/>
          <w:b/>
          <w:bCs/>
          <w:sz w:val="36"/>
          <w:szCs w:val="36"/>
        </w:rPr>
        <w:tab/>
        <w:t>542115016</w:t>
      </w:r>
    </w:p>
    <w:p w14:paraId="7229F657" w14:textId="77777777" w:rsidR="00542D64" w:rsidRPr="002716B9" w:rsidRDefault="00542D64" w:rsidP="00542D64">
      <w:pPr>
        <w:jc w:val="center"/>
        <w:rPr>
          <w:rFonts w:ascii="Times New Roman" w:hAnsi="Times New Roman" w:cs="Times New Roman"/>
          <w:b/>
          <w:bCs/>
          <w:sz w:val="36"/>
          <w:szCs w:val="36"/>
        </w:rPr>
      </w:pPr>
      <w:r w:rsidRPr="002716B9">
        <w:rPr>
          <w:rFonts w:ascii="Times New Roman" w:hAnsi="Times New Roman" w:cs="Times New Roman"/>
          <w:b/>
          <w:bCs/>
          <w:sz w:val="36"/>
          <w:szCs w:val="36"/>
        </w:rPr>
        <w:t xml:space="preserve">Mr. </w:t>
      </w:r>
      <w:r>
        <w:rPr>
          <w:rFonts w:ascii="Times New Roman" w:hAnsi="Times New Roman" w:cs="Times New Roman"/>
          <w:b/>
          <w:bCs/>
          <w:sz w:val="36"/>
          <w:szCs w:val="36"/>
        </w:rPr>
        <w:t>Tanadol Parn-ong 542115021</w:t>
      </w:r>
    </w:p>
    <w:p w14:paraId="4EDC4FAE" w14:textId="77777777" w:rsidR="00542D64" w:rsidRPr="002716B9" w:rsidRDefault="00542D64" w:rsidP="00542D64">
      <w:pPr>
        <w:jc w:val="center"/>
        <w:rPr>
          <w:rFonts w:ascii="Times New Roman" w:hAnsi="Times New Roman" w:cs="Times New Roman"/>
          <w:sz w:val="24"/>
          <w:szCs w:val="24"/>
        </w:rPr>
      </w:pPr>
    </w:p>
    <w:p w14:paraId="74E9AB96" w14:textId="77777777" w:rsidR="00542D64" w:rsidRPr="002716B9" w:rsidRDefault="00542D64" w:rsidP="00542D64">
      <w:pPr>
        <w:jc w:val="center"/>
        <w:rPr>
          <w:rFonts w:ascii="Times New Roman" w:hAnsi="Times New Roman" w:cs="Times New Roman"/>
          <w:sz w:val="24"/>
          <w:szCs w:val="24"/>
        </w:rPr>
      </w:pPr>
    </w:p>
    <w:p w14:paraId="4368907A" w14:textId="77777777" w:rsidR="00542D64" w:rsidRPr="002716B9" w:rsidRDefault="00542D64" w:rsidP="00542D64">
      <w:pPr>
        <w:rPr>
          <w:rFonts w:ascii="Times New Roman" w:hAnsi="Times New Roman" w:cs="Times New Roman"/>
          <w:sz w:val="24"/>
          <w:szCs w:val="24"/>
        </w:rPr>
      </w:pPr>
    </w:p>
    <w:p w14:paraId="1D7B833F" w14:textId="77777777" w:rsidR="00542D64" w:rsidRPr="002716B9" w:rsidRDefault="00542D64" w:rsidP="00542D64">
      <w:pPr>
        <w:jc w:val="center"/>
        <w:rPr>
          <w:rFonts w:ascii="Times New Roman" w:hAnsi="Times New Roman" w:cs="Times New Roman"/>
          <w:sz w:val="32"/>
          <w:szCs w:val="32"/>
        </w:rPr>
      </w:pPr>
      <w:r w:rsidRPr="002716B9">
        <w:rPr>
          <w:rFonts w:ascii="Times New Roman" w:hAnsi="Times New Roman" w:cs="Times New Roman"/>
          <w:sz w:val="32"/>
          <w:szCs w:val="32"/>
        </w:rPr>
        <w:t>Department of Software Engineering</w:t>
      </w:r>
    </w:p>
    <w:p w14:paraId="2666C315" w14:textId="77777777" w:rsidR="00542D64" w:rsidRPr="002716B9" w:rsidRDefault="00542D64" w:rsidP="00542D64">
      <w:pPr>
        <w:jc w:val="center"/>
        <w:rPr>
          <w:rFonts w:ascii="Times New Roman" w:hAnsi="Times New Roman" w:cs="Times New Roman"/>
          <w:sz w:val="32"/>
          <w:szCs w:val="32"/>
        </w:rPr>
      </w:pPr>
      <w:r w:rsidRPr="002716B9">
        <w:rPr>
          <w:rFonts w:ascii="Times New Roman" w:hAnsi="Times New Roman" w:cs="Times New Roman"/>
          <w:sz w:val="32"/>
          <w:szCs w:val="32"/>
        </w:rPr>
        <w:t>College of Arts, Media and Technology</w:t>
      </w:r>
    </w:p>
    <w:p w14:paraId="4F56C323" w14:textId="77777777" w:rsidR="00542D64" w:rsidRPr="002716B9" w:rsidRDefault="00542D64" w:rsidP="00542D64">
      <w:pPr>
        <w:jc w:val="center"/>
        <w:rPr>
          <w:rFonts w:ascii="Times New Roman" w:hAnsi="Times New Roman" w:cs="Times New Roman"/>
          <w:sz w:val="32"/>
          <w:szCs w:val="32"/>
        </w:rPr>
      </w:pPr>
      <w:r w:rsidRPr="002716B9">
        <w:rPr>
          <w:rFonts w:ascii="Times New Roman" w:hAnsi="Times New Roman" w:cs="Times New Roman"/>
          <w:sz w:val="32"/>
          <w:szCs w:val="32"/>
        </w:rPr>
        <w:t>Chiang Mai University</w:t>
      </w:r>
    </w:p>
    <w:p w14:paraId="4E88ECA2" w14:textId="77777777" w:rsidR="00542D64" w:rsidRPr="002716B9" w:rsidRDefault="00542D64" w:rsidP="00542D64">
      <w:pPr>
        <w:jc w:val="center"/>
        <w:rPr>
          <w:rFonts w:ascii="Times New Roman" w:hAnsi="Times New Roman" w:cs="Times New Roman"/>
          <w:sz w:val="32"/>
          <w:szCs w:val="32"/>
        </w:rPr>
      </w:pPr>
    </w:p>
    <w:p w14:paraId="75EAD14C" w14:textId="77777777" w:rsidR="00542D64" w:rsidRPr="002716B9" w:rsidRDefault="00542D64" w:rsidP="00542D64">
      <w:pPr>
        <w:jc w:val="center"/>
        <w:rPr>
          <w:rStyle w:val="apple-style-span"/>
          <w:rFonts w:ascii="Times New Roman" w:hAnsi="Times New Roman" w:cs="Times New Roman"/>
          <w:sz w:val="32"/>
          <w:szCs w:val="32"/>
        </w:rPr>
      </w:pPr>
    </w:p>
    <w:p w14:paraId="4C6C57A1" w14:textId="77777777" w:rsidR="00542D64" w:rsidRPr="002716B9" w:rsidRDefault="00542D64" w:rsidP="00542D64">
      <w:pPr>
        <w:jc w:val="center"/>
        <w:rPr>
          <w:rStyle w:val="apple-style-span"/>
          <w:rFonts w:ascii="Times New Roman" w:hAnsi="Times New Roman" w:cs="Times New Roman"/>
          <w:sz w:val="32"/>
          <w:szCs w:val="32"/>
        </w:rPr>
      </w:pPr>
    </w:p>
    <w:p w14:paraId="736AA19D" w14:textId="77777777" w:rsidR="00542D64" w:rsidRPr="002716B9" w:rsidRDefault="00542D64" w:rsidP="00542D64">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Project Advisor</w:t>
      </w:r>
    </w:p>
    <w:p w14:paraId="5CC6F3FA" w14:textId="77777777" w:rsidR="00542D64" w:rsidRPr="002716B9" w:rsidRDefault="00542D64" w:rsidP="00542D64">
      <w:pPr>
        <w:autoSpaceDE w:val="0"/>
        <w:autoSpaceDN w:val="0"/>
        <w:adjustRightInd w:val="0"/>
        <w:spacing w:after="0" w:line="240" w:lineRule="auto"/>
        <w:rPr>
          <w:rFonts w:ascii="Times New Roman" w:hAnsi="Times New Roman" w:cs="Times New Roman"/>
          <w:sz w:val="32"/>
          <w:szCs w:val="32"/>
        </w:rPr>
      </w:pPr>
    </w:p>
    <w:p w14:paraId="578AA60B" w14:textId="77777777" w:rsidR="00542D64" w:rsidRPr="002716B9" w:rsidRDefault="00542D64" w:rsidP="00542D64">
      <w:pPr>
        <w:autoSpaceDE w:val="0"/>
        <w:autoSpaceDN w:val="0"/>
        <w:adjustRightInd w:val="0"/>
        <w:spacing w:after="0" w:line="240" w:lineRule="auto"/>
        <w:rPr>
          <w:rFonts w:ascii="Times New Roman" w:hAnsi="Times New Roman" w:cs="Times New Roman"/>
          <w:sz w:val="32"/>
          <w:szCs w:val="32"/>
        </w:rPr>
      </w:pPr>
    </w:p>
    <w:p w14:paraId="7D10E73B" w14:textId="77777777" w:rsidR="00542D64" w:rsidRPr="002716B9" w:rsidRDefault="00542D64" w:rsidP="00542D64">
      <w:pPr>
        <w:autoSpaceDE w:val="0"/>
        <w:autoSpaceDN w:val="0"/>
        <w:adjustRightInd w:val="0"/>
        <w:spacing w:after="0" w:line="240" w:lineRule="auto"/>
        <w:rPr>
          <w:rFonts w:ascii="Times New Roman" w:hAnsi="Times New Roman" w:cs="Times New Roman"/>
          <w:sz w:val="32"/>
          <w:szCs w:val="32"/>
        </w:rPr>
      </w:pPr>
    </w:p>
    <w:p w14:paraId="0C83D093" w14:textId="77777777" w:rsidR="00542D64" w:rsidRPr="002716B9" w:rsidRDefault="00542D64" w:rsidP="00542D64">
      <w:pPr>
        <w:autoSpaceDE w:val="0"/>
        <w:autoSpaceDN w:val="0"/>
        <w:adjustRightInd w:val="0"/>
        <w:spacing w:after="0" w:line="240" w:lineRule="auto"/>
        <w:jc w:val="center"/>
        <w:rPr>
          <w:rFonts w:ascii="Times New Roman" w:hAnsi="Times New Roman" w:cs="Times New Roman"/>
          <w:sz w:val="32"/>
          <w:szCs w:val="32"/>
        </w:rPr>
      </w:pPr>
      <w:r w:rsidRPr="002716B9">
        <w:rPr>
          <w:rFonts w:ascii="Times New Roman" w:hAnsi="Times New Roman" w:cs="Times New Roman"/>
          <w:sz w:val="32"/>
          <w:szCs w:val="32"/>
        </w:rPr>
        <w:t>________________________</w:t>
      </w:r>
    </w:p>
    <w:p w14:paraId="37E560E8" w14:textId="77777777" w:rsidR="00542D64" w:rsidRPr="002716B9" w:rsidRDefault="00542D64" w:rsidP="00542D64">
      <w:pPr>
        <w:autoSpaceDE w:val="0"/>
        <w:autoSpaceDN w:val="0"/>
        <w:adjustRightInd w:val="0"/>
        <w:spacing w:after="0" w:line="240" w:lineRule="auto"/>
        <w:jc w:val="center"/>
        <w:rPr>
          <w:rFonts w:ascii="Times New Roman" w:hAnsi="Times New Roman" w:cs="Times New Roman"/>
          <w:b/>
          <w:bCs/>
          <w:sz w:val="32"/>
          <w:szCs w:val="32"/>
        </w:rPr>
      </w:pPr>
    </w:p>
    <w:p w14:paraId="75C38563" w14:textId="77777777" w:rsidR="00542D64" w:rsidRDefault="00542D64" w:rsidP="00542D64">
      <w:pPr>
        <w:jc w:val="center"/>
        <w:rPr>
          <w:rFonts w:ascii="Times New Roman" w:eastAsiaTheme="majorEastAsia" w:hAnsi="Times New Roman" w:cs="Times New Roman"/>
          <w:b/>
          <w:bCs/>
          <w:sz w:val="36"/>
          <w:szCs w:val="36"/>
          <w:lang w:bidi="ar-SA"/>
        </w:rPr>
      </w:pPr>
      <w:r>
        <w:rPr>
          <w:rFonts w:ascii="Times New Roman" w:eastAsiaTheme="majorEastAsia" w:hAnsi="Times New Roman" w:cs="Times New Roman"/>
          <w:b/>
          <w:bCs/>
          <w:sz w:val="36"/>
          <w:szCs w:val="36"/>
          <w:lang w:bidi="ar-SA"/>
        </w:rPr>
        <w:t>Mrs. Yun Rim Park</w:t>
      </w:r>
    </w:p>
    <w:p w14:paraId="68E11063" w14:textId="77777777" w:rsidR="00542D64" w:rsidRDefault="00542D64" w:rsidP="00542D64"/>
    <w:p w14:paraId="1D3E95AF" w14:textId="77777777" w:rsidR="00542D64" w:rsidRDefault="00542D64" w:rsidP="00542D64"/>
    <w:p w14:paraId="05012DC0" w14:textId="77777777" w:rsidR="00542D64" w:rsidRDefault="00542D64" w:rsidP="00542D64"/>
    <w:p w14:paraId="1944C3B1" w14:textId="77777777" w:rsidR="00542D64" w:rsidRDefault="00542D64" w:rsidP="00542D64"/>
    <w:p w14:paraId="7E1425D4" w14:textId="77777777" w:rsidR="00B95FCB" w:rsidRDefault="00B95FCB" w:rsidP="00B95FCB">
      <w:pPr>
        <w:rPr>
          <w:rFonts w:ascii="Times New Roman" w:hAnsi="Times New Roman" w:cs="Times New Roman"/>
          <w:b/>
          <w:bCs/>
          <w:sz w:val="36"/>
          <w:szCs w:val="36"/>
          <w:lang w:val="en-GB"/>
        </w:rPr>
      </w:pPr>
      <w:r w:rsidRPr="00443256">
        <w:rPr>
          <w:rFonts w:ascii="Times New Roman" w:hAnsi="Times New Roman" w:cs="Times New Roman"/>
          <w:b/>
          <w:bCs/>
          <w:sz w:val="36"/>
          <w:szCs w:val="36"/>
          <w:lang w:val="en-GB"/>
        </w:rPr>
        <w:lastRenderedPageBreak/>
        <w:t>Document History</w:t>
      </w:r>
    </w:p>
    <w:p w14:paraId="65FC2F9F" w14:textId="77777777" w:rsidR="006F125F" w:rsidRDefault="006F125F" w:rsidP="00B95FCB">
      <w:pPr>
        <w:rPr>
          <w:rFonts w:ascii="Times New Roman" w:hAnsi="Times New Roman" w:cs="Times New Roman"/>
          <w:b/>
          <w:bCs/>
          <w:sz w:val="36"/>
          <w:szCs w:val="36"/>
          <w:lang w:val="en-GB"/>
        </w:rPr>
      </w:pPr>
    </w:p>
    <w:p w14:paraId="16BBDF79" w14:textId="77777777" w:rsidR="006F125F" w:rsidRDefault="006F125F" w:rsidP="00B95FCB">
      <w:pPr>
        <w:rPr>
          <w:rFonts w:ascii="Times New Roman" w:hAnsi="Times New Roman" w:cs="Times New Roman"/>
          <w:b/>
          <w:bCs/>
          <w:sz w:val="36"/>
          <w:szCs w:val="36"/>
          <w:lang w:val="en-GB"/>
        </w:rPr>
      </w:pPr>
    </w:p>
    <w:p w14:paraId="4078F056" w14:textId="77777777" w:rsidR="006F125F" w:rsidRDefault="006F125F" w:rsidP="00B95FCB">
      <w:pPr>
        <w:rPr>
          <w:rFonts w:ascii="Times New Roman" w:hAnsi="Times New Roman" w:cs="Times New Roman"/>
          <w:b/>
          <w:bCs/>
          <w:sz w:val="36"/>
          <w:szCs w:val="36"/>
          <w:lang w:val="en-GB"/>
        </w:rPr>
      </w:pPr>
    </w:p>
    <w:p w14:paraId="7AA8E2BD" w14:textId="77777777" w:rsidR="006F125F" w:rsidRDefault="006F125F" w:rsidP="00B95FCB">
      <w:pPr>
        <w:rPr>
          <w:rFonts w:ascii="Times New Roman" w:hAnsi="Times New Roman" w:cs="Times New Roman"/>
          <w:b/>
          <w:bCs/>
          <w:sz w:val="36"/>
          <w:szCs w:val="36"/>
          <w:lang w:val="en-GB"/>
        </w:rPr>
      </w:pPr>
    </w:p>
    <w:tbl>
      <w:tblPr>
        <w:tblStyle w:val="TableGrid"/>
        <w:tblpPr w:leftFromText="180" w:rightFromText="180" w:vertAnchor="page" w:horzAnchor="page" w:tblpX="1589" w:tblpY="2170"/>
        <w:tblW w:w="9468" w:type="dxa"/>
        <w:tblLayout w:type="fixed"/>
        <w:tblLook w:val="04A0" w:firstRow="1" w:lastRow="0" w:firstColumn="1" w:lastColumn="0" w:noHBand="0" w:noVBand="1"/>
      </w:tblPr>
      <w:tblGrid>
        <w:gridCol w:w="2088"/>
        <w:gridCol w:w="2698"/>
        <w:gridCol w:w="1134"/>
        <w:gridCol w:w="851"/>
        <w:gridCol w:w="850"/>
        <w:gridCol w:w="857"/>
        <w:gridCol w:w="990"/>
      </w:tblGrid>
      <w:tr w:rsidR="006F125F" w:rsidRPr="002716B9" w14:paraId="6F8D9679" w14:textId="77777777" w:rsidTr="00602A97">
        <w:trPr>
          <w:trHeight w:val="270"/>
        </w:trPr>
        <w:tc>
          <w:tcPr>
            <w:tcW w:w="2088" w:type="dxa"/>
            <w:shd w:val="clear" w:color="auto" w:fill="262626" w:themeFill="text1" w:themeFillTint="D9"/>
            <w:noWrap/>
            <w:hideMark/>
          </w:tcPr>
          <w:p w14:paraId="3C0F6226" w14:textId="77777777" w:rsidR="006F125F" w:rsidRPr="002716B9" w:rsidRDefault="006F125F" w:rsidP="00602A97">
            <w:pPr>
              <w:jc w:val="center"/>
              <w:rPr>
                <w:rFonts w:ascii="Times New Roman" w:hAnsi="Times New Roman" w:cs="Times New Roman"/>
                <w:b/>
                <w:bCs/>
                <w:sz w:val="20"/>
                <w:szCs w:val="20"/>
              </w:rPr>
            </w:pPr>
            <w:r w:rsidRPr="002716B9">
              <w:rPr>
                <w:rFonts w:ascii="Times New Roman" w:hAnsi="Times New Roman" w:cs="Times New Roman"/>
                <w:b/>
                <w:bCs/>
                <w:sz w:val="20"/>
                <w:szCs w:val="20"/>
              </w:rPr>
              <w:t>Document Name</w:t>
            </w:r>
          </w:p>
        </w:tc>
        <w:tc>
          <w:tcPr>
            <w:tcW w:w="2698" w:type="dxa"/>
            <w:shd w:val="clear" w:color="auto" w:fill="262626" w:themeFill="text1" w:themeFillTint="D9"/>
            <w:noWrap/>
            <w:hideMark/>
          </w:tcPr>
          <w:p w14:paraId="35351E74" w14:textId="77777777" w:rsidR="006F125F" w:rsidRPr="002716B9" w:rsidRDefault="006F125F" w:rsidP="00602A97">
            <w:pPr>
              <w:jc w:val="center"/>
              <w:rPr>
                <w:rFonts w:ascii="Times New Roman" w:hAnsi="Times New Roman" w:cs="Times New Roman"/>
                <w:b/>
                <w:bCs/>
                <w:sz w:val="20"/>
                <w:szCs w:val="20"/>
              </w:rPr>
            </w:pPr>
            <w:r w:rsidRPr="002716B9">
              <w:rPr>
                <w:rFonts w:ascii="Times New Roman" w:hAnsi="Times New Roman" w:cs="Times New Roman"/>
                <w:b/>
                <w:bCs/>
                <w:sz w:val="20"/>
                <w:szCs w:val="20"/>
              </w:rPr>
              <w:t>Version</w:t>
            </w:r>
          </w:p>
        </w:tc>
        <w:tc>
          <w:tcPr>
            <w:tcW w:w="1134" w:type="dxa"/>
            <w:shd w:val="clear" w:color="auto" w:fill="262626" w:themeFill="text1" w:themeFillTint="D9"/>
            <w:noWrap/>
            <w:hideMark/>
          </w:tcPr>
          <w:p w14:paraId="51DE0907" w14:textId="77777777" w:rsidR="006F125F" w:rsidRPr="002716B9" w:rsidRDefault="006F125F" w:rsidP="00602A97">
            <w:pPr>
              <w:jc w:val="center"/>
              <w:rPr>
                <w:rFonts w:ascii="Times New Roman" w:hAnsi="Times New Roman" w:cs="Times New Roman"/>
                <w:b/>
                <w:bCs/>
                <w:sz w:val="20"/>
                <w:szCs w:val="20"/>
              </w:rPr>
            </w:pPr>
            <w:r w:rsidRPr="002716B9">
              <w:rPr>
                <w:rFonts w:ascii="Times New Roman" w:hAnsi="Times New Roman" w:cs="Times New Roman"/>
                <w:b/>
                <w:bCs/>
                <w:sz w:val="20"/>
                <w:szCs w:val="20"/>
              </w:rPr>
              <w:t>Status</w:t>
            </w:r>
          </w:p>
        </w:tc>
        <w:tc>
          <w:tcPr>
            <w:tcW w:w="851" w:type="dxa"/>
            <w:shd w:val="clear" w:color="auto" w:fill="262626" w:themeFill="text1" w:themeFillTint="D9"/>
            <w:noWrap/>
            <w:hideMark/>
          </w:tcPr>
          <w:p w14:paraId="4E0D36EC" w14:textId="77777777" w:rsidR="006F125F" w:rsidRPr="002716B9" w:rsidRDefault="006F125F" w:rsidP="00602A97">
            <w:pPr>
              <w:jc w:val="center"/>
              <w:rPr>
                <w:rFonts w:ascii="Times New Roman" w:hAnsi="Times New Roman" w:cs="Times New Roman"/>
                <w:b/>
                <w:bCs/>
                <w:sz w:val="20"/>
                <w:szCs w:val="20"/>
              </w:rPr>
            </w:pPr>
            <w:r w:rsidRPr="002716B9">
              <w:rPr>
                <w:rFonts w:ascii="Times New Roman" w:hAnsi="Times New Roman" w:cs="Times New Roman"/>
                <w:b/>
                <w:bCs/>
                <w:sz w:val="20"/>
                <w:szCs w:val="20"/>
              </w:rPr>
              <w:t>Date</w:t>
            </w:r>
          </w:p>
        </w:tc>
        <w:tc>
          <w:tcPr>
            <w:tcW w:w="850" w:type="dxa"/>
            <w:shd w:val="clear" w:color="auto" w:fill="262626" w:themeFill="text1" w:themeFillTint="D9"/>
            <w:noWrap/>
            <w:hideMark/>
          </w:tcPr>
          <w:p w14:paraId="6C00CC5B" w14:textId="77777777" w:rsidR="006F125F" w:rsidRPr="002716B9" w:rsidRDefault="006F125F" w:rsidP="00602A97">
            <w:pPr>
              <w:jc w:val="center"/>
              <w:rPr>
                <w:rFonts w:ascii="Times New Roman" w:hAnsi="Times New Roman" w:cs="Times New Roman"/>
                <w:b/>
                <w:bCs/>
                <w:sz w:val="20"/>
                <w:szCs w:val="20"/>
              </w:rPr>
            </w:pPr>
            <w:r w:rsidRPr="002716B9">
              <w:rPr>
                <w:rFonts w:ascii="Times New Roman" w:hAnsi="Times New Roman" w:cs="Times New Roman"/>
                <w:b/>
                <w:bCs/>
                <w:sz w:val="20"/>
                <w:szCs w:val="20"/>
              </w:rPr>
              <w:t>Viewable</w:t>
            </w:r>
          </w:p>
        </w:tc>
        <w:tc>
          <w:tcPr>
            <w:tcW w:w="857" w:type="dxa"/>
            <w:shd w:val="clear" w:color="auto" w:fill="262626" w:themeFill="text1" w:themeFillTint="D9"/>
          </w:tcPr>
          <w:p w14:paraId="75ACA9FA" w14:textId="77777777" w:rsidR="006F125F" w:rsidRPr="002716B9" w:rsidRDefault="006F125F" w:rsidP="00602A97">
            <w:pPr>
              <w:jc w:val="center"/>
              <w:rPr>
                <w:rFonts w:ascii="Times New Roman" w:hAnsi="Times New Roman" w:cs="Times New Roman"/>
                <w:b/>
                <w:bCs/>
                <w:sz w:val="20"/>
                <w:szCs w:val="20"/>
              </w:rPr>
            </w:pPr>
            <w:r w:rsidRPr="002716B9">
              <w:rPr>
                <w:rFonts w:ascii="Times New Roman" w:hAnsi="Times New Roman" w:cs="Times New Roman"/>
                <w:b/>
                <w:bCs/>
                <w:sz w:val="20"/>
                <w:szCs w:val="20"/>
              </w:rPr>
              <w:t>Reviewer</w:t>
            </w:r>
          </w:p>
        </w:tc>
        <w:tc>
          <w:tcPr>
            <w:tcW w:w="990" w:type="dxa"/>
            <w:shd w:val="clear" w:color="auto" w:fill="262626" w:themeFill="text1" w:themeFillTint="D9"/>
          </w:tcPr>
          <w:p w14:paraId="7C01E3D0" w14:textId="77777777" w:rsidR="006F125F" w:rsidRPr="002716B9" w:rsidRDefault="006F125F" w:rsidP="00602A97">
            <w:pPr>
              <w:jc w:val="center"/>
              <w:rPr>
                <w:rFonts w:ascii="Times New Roman" w:hAnsi="Times New Roman" w:cs="Times New Roman"/>
                <w:b/>
                <w:bCs/>
                <w:sz w:val="20"/>
                <w:szCs w:val="20"/>
              </w:rPr>
            </w:pPr>
            <w:r w:rsidRPr="002716B9">
              <w:rPr>
                <w:rFonts w:ascii="Times New Roman" w:hAnsi="Times New Roman" w:cs="Times New Roman"/>
                <w:b/>
                <w:bCs/>
                <w:sz w:val="20"/>
                <w:szCs w:val="20"/>
              </w:rPr>
              <w:t>Responsible</w:t>
            </w:r>
          </w:p>
        </w:tc>
      </w:tr>
      <w:tr w:rsidR="006F125F" w:rsidRPr="002716B9" w14:paraId="1C5716A5" w14:textId="77777777" w:rsidTr="00602A97">
        <w:trPr>
          <w:trHeight w:val="270"/>
        </w:trPr>
        <w:tc>
          <w:tcPr>
            <w:tcW w:w="9468" w:type="dxa"/>
            <w:gridSpan w:val="7"/>
            <w:shd w:val="clear" w:color="auto" w:fill="E7E6E6" w:themeFill="background2"/>
            <w:noWrap/>
            <w:hideMark/>
          </w:tcPr>
          <w:p w14:paraId="25D2A029" w14:textId="77777777" w:rsidR="006F125F" w:rsidRPr="002716B9" w:rsidRDefault="006F125F" w:rsidP="00602A97">
            <w:pPr>
              <w:jc w:val="thaiDistribute"/>
              <w:rPr>
                <w:rFonts w:ascii="Times New Roman" w:hAnsi="Times New Roman" w:cs="Times New Roman"/>
                <w:b/>
                <w:bCs/>
                <w:sz w:val="20"/>
                <w:szCs w:val="20"/>
              </w:rPr>
            </w:pPr>
            <w:r w:rsidRPr="002716B9">
              <w:rPr>
                <w:rFonts w:ascii="Times New Roman" w:hAnsi="Times New Roman" w:cs="Times New Roman"/>
                <w:b/>
                <w:bCs/>
                <w:sz w:val="20"/>
                <w:szCs w:val="20"/>
              </w:rPr>
              <w:t>Documents</w:t>
            </w:r>
          </w:p>
        </w:tc>
      </w:tr>
      <w:tr w:rsidR="006F125F" w:rsidRPr="00443256" w14:paraId="74B16B24" w14:textId="77777777" w:rsidTr="00602A97">
        <w:trPr>
          <w:trHeight w:val="270"/>
        </w:trPr>
        <w:tc>
          <w:tcPr>
            <w:tcW w:w="2088" w:type="dxa"/>
            <w:noWrap/>
          </w:tcPr>
          <w:p w14:paraId="540C71EF" w14:textId="77777777" w:rsidR="006F125F" w:rsidRPr="00443256" w:rsidRDefault="006F125F" w:rsidP="00602A97">
            <w:pPr>
              <w:rPr>
                <w:rFonts w:ascii="Times New Roman" w:hAnsi="Times New Roman" w:cs="Times New Roman"/>
                <w:bCs/>
                <w:sz w:val="20"/>
                <w:szCs w:val="20"/>
              </w:rPr>
            </w:pPr>
            <w:r w:rsidRPr="00B95FCB">
              <w:rPr>
                <w:rFonts w:ascii="Times New Roman" w:hAnsi="Times New Roman" w:cs="Times New Roman"/>
                <w:sz w:val="20"/>
                <w:szCs w:val="20"/>
              </w:rPr>
              <w:t>Smart course management syst</w:t>
            </w:r>
            <w:r w:rsidR="00B96782">
              <w:rPr>
                <w:rFonts w:ascii="Times New Roman" w:hAnsi="Times New Roman" w:cs="Times New Roman"/>
                <w:sz w:val="20"/>
                <w:szCs w:val="20"/>
              </w:rPr>
              <w:t>em in the cloud – Requirement_v1</w:t>
            </w:r>
            <w:r w:rsidRPr="00B95FCB">
              <w:rPr>
                <w:rFonts w:ascii="Times New Roman" w:hAnsi="Times New Roman" w:cs="Times New Roman"/>
                <w:sz w:val="20"/>
                <w:szCs w:val="20"/>
              </w:rPr>
              <w:t>.0.docx</w:t>
            </w:r>
          </w:p>
        </w:tc>
        <w:tc>
          <w:tcPr>
            <w:tcW w:w="2698" w:type="dxa"/>
            <w:noWrap/>
          </w:tcPr>
          <w:p w14:paraId="7C7BCE4A" w14:textId="77777777" w:rsidR="006F125F" w:rsidRDefault="006F125F" w:rsidP="006F125F">
            <w:pPr>
              <w:rPr>
                <w:rFonts w:ascii="Times New Roman" w:hAnsi="Times New Roman" w:cs="Times New Roman"/>
                <w:sz w:val="20"/>
                <w:szCs w:val="20"/>
              </w:rPr>
            </w:pPr>
            <w:r>
              <w:rPr>
                <w:rFonts w:ascii="Times New Roman" w:hAnsi="Times New Roman" w:cs="Times New Roman"/>
                <w:sz w:val="20"/>
                <w:szCs w:val="20"/>
              </w:rPr>
              <w:t xml:space="preserve">Create </w:t>
            </w:r>
          </w:p>
          <w:p w14:paraId="34A5DF60" w14:textId="77777777" w:rsidR="006F125F" w:rsidRDefault="006F125F" w:rsidP="006F125F">
            <w:pPr>
              <w:rPr>
                <w:rFonts w:ascii="Times New Roman" w:hAnsi="Times New Roman" w:cs="Times New Roman"/>
                <w:sz w:val="20"/>
                <w:szCs w:val="20"/>
              </w:rPr>
            </w:pPr>
            <w:r>
              <w:rPr>
                <w:rFonts w:ascii="Times New Roman" w:hAnsi="Times New Roman" w:cs="Times New Roman"/>
                <w:sz w:val="20"/>
                <w:szCs w:val="20"/>
              </w:rPr>
              <w:t>Chapter One – Introduction</w:t>
            </w:r>
          </w:p>
          <w:p w14:paraId="5A772E54" w14:textId="77777777" w:rsidR="006F125F" w:rsidRDefault="006F125F" w:rsidP="006F125F">
            <w:pPr>
              <w:rPr>
                <w:rFonts w:ascii="Times New Roman" w:hAnsi="Times New Roman" w:cs="Times New Roman"/>
                <w:sz w:val="20"/>
                <w:szCs w:val="20"/>
              </w:rPr>
            </w:pPr>
            <w:r>
              <w:rPr>
                <w:rFonts w:ascii="Times New Roman" w:hAnsi="Times New Roman" w:cs="Times New Roman"/>
                <w:sz w:val="20"/>
                <w:szCs w:val="20"/>
              </w:rPr>
              <w:t>Chapter Two– Overall Description &amp; Requirement</w:t>
            </w:r>
          </w:p>
          <w:p w14:paraId="29393F28" w14:textId="77777777" w:rsidR="006F125F" w:rsidRDefault="006F125F" w:rsidP="006F125F">
            <w:pPr>
              <w:rPr>
                <w:rFonts w:ascii="Times New Roman" w:hAnsi="Times New Roman" w:cs="Times New Roman"/>
                <w:sz w:val="20"/>
                <w:szCs w:val="20"/>
              </w:rPr>
            </w:pPr>
            <w:r>
              <w:rPr>
                <w:rFonts w:ascii="Times New Roman" w:hAnsi="Times New Roman" w:cs="Times New Roman"/>
                <w:sz w:val="20"/>
                <w:szCs w:val="20"/>
              </w:rPr>
              <w:t>Chapter Three – Specific Requirement</w:t>
            </w:r>
          </w:p>
          <w:p w14:paraId="1438B7ED" w14:textId="77777777" w:rsidR="006F125F" w:rsidRPr="00443256" w:rsidRDefault="006F125F" w:rsidP="006F125F">
            <w:pPr>
              <w:rPr>
                <w:rFonts w:ascii="Times New Roman" w:hAnsi="Times New Roman" w:cs="Times New Roman"/>
                <w:sz w:val="20"/>
                <w:szCs w:val="20"/>
              </w:rPr>
            </w:pPr>
            <w:r>
              <w:rPr>
                <w:rFonts w:ascii="Times New Roman" w:hAnsi="Times New Roman" w:cs="Times New Roman"/>
                <w:sz w:val="20"/>
                <w:szCs w:val="20"/>
              </w:rPr>
              <w:t xml:space="preserve">Chapter Four – Use case description </w:t>
            </w:r>
          </w:p>
          <w:p w14:paraId="5EF4C322" w14:textId="77777777" w:rsidR="006F125F" w:rsidRPr="00443256" w:rsidRDefault="006F125F" w:rsidP="00602A97">
            <w:pPr>
              <w:rPr>
                <w:rFonts w:ascii="Times New Roman" w:hAnsi="Times New Roman" w:cs="Times New Roman"/>
                <w:sz w:val="20"/>
                <w:szCs w:val="20"/>
              </w:rPr>
            </w:pPr>
          </w:p>
        </w:tc>
        <w:tc>
          <w:tcPr>
            <w:tcW w:w="1134" w:type="dxa"/>
            <w:noWrap/>
          </w:tcPr>
          <w:p w14:paraId="6EEEC67E" w14:textId="77777777" w:rsidR="006F125F" w:rsidRPr="00443256" w:rsidRDefault="006F125F" w:rsidP="00602A97">
            <w:pPr>
              <w:jc w:val="center"/>
              <w:rPr>
                <w:rFonts w:ascii="Times New Roman" w:hAnsi="Times New Roman" w:cs="Times New Roman"/>
                <w:sz w:val="20"/>
                <w:szCs w:val="20"/>
              </w:rPr>
            </w:pPr>
            <w:r w:rsidRPr="00443256">
              <w:rPr>
                <w:rFonts w:ascii="Times New Roman" w:hAnsi="Times New Roman" w:cs="Times New Roman"/>
                <w:sz w:val="20"/>
                <w:szCs w:val="20"/>
              </w:rPr>
              <w:t>Draft</w:t>
            </w:r>
          </w:p>
        </w:tc>
        <w:tc>
          <w:tcPr>
            <w:tcW w:w="851" w:type="dxa"/>
            <w:noWrap/>
          </w:tcPr>
          <w:p w14:paraId="5941B321" w14:textId="77777777" w:rsidR="006F125F" w:rsidRPr="00443256" w:rsidRDefault="006F125F" w:rsidP="00602A97">
            <w:pPr>
              <w:jc w:val="thaiDistribute"/>
              <w:rPr>
                <w:rFonts w:ascii="Times New Roman" w:hAnsi="Times New Roman" w:cs="Times New Roman"/>
                <w:sz w:val="20"/>
                <w:szCs w:val="20"/>
              </w:rPr>
            </w:pPr>
            <w:r>
              <w:rPr>
                <w:rFonts w:ascii="Times New Roman" w:hAnsi="Times New Roman" w:cs="Times New Roman"/>
                <w:sz w:val="20"/>
                <w:szCs w:val="20"/>
              </w:rPr>
              <w:t>17 May</w:t>
            </w:r>
            <w:r w:rsidRPr="00443256">
              <w:rPr>
                <w:rFonts w:ascii="Times New Roman" w:hAnsi="Times New Roman" w:cs="Times New Roman"/>
                <w:sz w:val="20"/>
                <w:szCs w:val="20"/>
              </w:rPr>
              <w:t xml:space="preserve"> 2014</w:t>
            </w:r>
          </w:p>
        </w:tc>
        <w:tc>
          <w:tcPr>
            <w:tcW w:w="850" w:type="dxa"/>
            <w:noWrap/>
          </w:tcPr>
          <w:p w14:paraId="4881CD6F" w14:textId="77777777" w:rsidR="006F125F" w:rsidRPr="00443256" w:rsidRDefault="006F125F" w:rsidP="00602A97">
            <w:pPr>
              <w:jc w:val="thaiDistribute"/>
              <w:rPr>
                <w:rFonts w:ascii="Times New Roman" w:hAnsi="Times New Roman" w:cs="Times New Roman"/>
                <w:sz w:val="20"/>
                <w:szCs w:val="20"/>
              </w:rPr>
            </w:pPr>
            <w:r w:rsidRPr="00443256">
              <w:rPr>
                <w:rFonts w:ascii="Times New Roman" w:hAnsi="Times New Roman" w:cs="Times New Roman"/>
                <w:sz w:val="20"/>
                <w:szCs w:val="20"/>
              </w:rPr>
              <w:t>CS, TP, YP</w:t>
            </w:r>
          </w:p>
        </w:tc>
        <w:tc>
          <w:tcPr>
            <w:tcW w:w="857" w:type="dxa"/>
          </w:tcPr>
          <w:p w14:paraId="36B2EA00" w14:textId="77777777" w:rsidR="006F125F" w:rsidRPr="00443256" w:rsidRDefault="006F125F" w:rsidP="00602A97">
            <w:pPr>
              <w:jc w:val="thaiDistribute"/>
              <w:rPr>
                <w:rFonts w:ascii="Times New Roman" w:hAnsi="Times New Roman" w:cs="Times New Roman"/>
                <w:sz w:val="20"/>
                <w:szCs w:val="20"/>
              </w:rPr>
            </w:pPr>
            <w:r>
              <w:rPr>
                <w:rFonts w:ascii="Times New Roman" w:hAnsi="Times New Roman" w:cs="Times New Roman"/>
                <w:sz w:val="20"/>
                <w:szCs w:val="20"/>
              </w:rPr>
              <w:t>CS,</w:t>
            </w:r>
            <w:r w:rsidRPr="00443256">
              <w:rPr>
                <w:rFonts w:ascii="Times New Roman" w:hAnsi="Times New Roman" w:cs="Times New Roman"/>
                <w:sz w:val="20"/>
                <w:szCs w:val="20"/>
              </w:rPr>
              <w:t>TP</w:t>
            </w:r>
          </w:p>
        </w:tc>
        <w:tc>
          <w:tcPr>
            <w:tcW w:w="990" w:type="dxa"/>
          </w:tcPr>
          <w:p w14:paraId="08C7D134" w14:textId="77777777" w:rsidR="006F125F" w:rsidRPr="00443256" w:rsidRDefault="006F125F" w:rsidP="00602A97">
            <w:pPr>
              <w:jc w:val="thaiDistribute"/>
              <w:rPr>
                <w:rFonts w:ascii="Times New Roman" w:hAnsi="Times New Roman" w:cs="Times New Roman"/>
                <w:sz w:val="20"/>
                <w:szCs w:val="20"/>
              </w:rPr>
            </w:pPr>
            <w:r w:rsidRPr="00443256">
              <w:rPr>
                <w:rFonts w:ascii="Times New Roman" w:hAnsi="Times New Roman" w:cs="Times New Roman"/>
                <w:sz w:val="20"/>
                <w:szCs w:val="20"/>
              </w:rPr>
              <w:t>TP</w:t>
            </w:r>
          </w:p>
        </w:tc>
      </w:tr>
    </w:tbl>
    <w:p w14:paraId="55682735" w14:textId="77777777" w:rsidR="00B95FCB" w:rsidRDefault="00B95FCB" w:rsidP="00B95FCB">
      <w:pPr>
        <w:spacing w:line="240" w:lineRule="auto"/>
        <w:rPr>
          <w:rFonts w:ascii="Times New Roman" w:hAnsi="Times New Roman" w:cs="Times New Roman"/>
          <w:b/>
          <w:bCs/>
          <w:sz w:val="20"/>
          <w:szCs w:val="20"/>
          <w:lang w:val="en-GB"/>
        </w:rPr>
      </w:pPr>
    </w:p>
    <w:p w14:paraId="17B50216" w14:textId="77777777" w:rsidR="00B95FCB" w:rsidRDefault="00B95FCB" w:rsidP="00B95FCB">
      <w:pPr>
        <w:spacing w:line="240" w:lineRule="auto"/>
        <w:rPr>
          <w:rFonts w:ascii="Times New Roman" w:hAnsi="Times New Roman" w:cs="Times New Roman"/>
          <w:b/>
          <w:bCs/>
          <w:sz w:val="20"/>
          <w:szCs w:val="20"/>
        </w:rPr>
      </w:pPr>
      <w:r>
        <w:rPr>
          <w:rFonts w:ascii="Times New Roman" w:hAnsi="Times New Roman" w:cs="Times New Roman"/>
          <w:b/>
          <w:bCs/>
          <w:sz w:val="20"/>
          <w:szCs w:val="20"/>
          <w:lang w:val="en-GB"/>
        </w:rPr>
        <w:t xml:space="preserve">*CS = Chaichan Suttee    </w:t>
      </w:r>
    </w:p>
    <w:p w14:paraId="161DB3B4" w14:textId="77777777" w:rsidR="00B95FCB" w:rsidRDefault="00B95FCB" w:rsidP="00B95FCB">
      <w:pPr>
        <w:spacing w:line="240" w:lineRule="auto"/>
        <w:rPr>
          <w:rFonts w:ascii="Times New Roman" w:hAnsi="Times New Roman" w:cs="Times New Roman"/>
          <w:b/>
          <w:bCs/>
          <w:sz w:val="20"/>
          <w:szCs w:val="20"/>
          <w:lang w:val="en-GB"/>
        </w:rPr>
      </w:pPr>
      <w:r>
        <w:rPr>
          <w:rFonts w:ascii="Times New Roman" w:hAnsi="Times New Roman" w:cs="Times New Roman"/>
          <w:b/>
          <w:bCs/>
          <w:sz w:val="20"/>
          <w:szCs w:val="20"/>
          <w:lang w:val="en-GB"/>
        </w:rPr>
        <w:t>*TP</w:t>
      </w:r>
      <w:r w:rsidRPr="002716B9">
        <w:rPr>
          <w:rFonts w:ascii="Times New Roman" w:hAnsi="Times New Roman" w:cs="Times New Roman"/>
          <w:b/>
          <w:bCs/>
          <w:sz w:val="20"/>
          <w:szCs w:val="20"/>
          <w:lang w:val="en-GB"/>
        </w:rPr>
        <w:t xml:space="preserve"> = </w:t>
      </w:r>
      <w:r>
        <w:rPr>
          <w:rFonts w:ascii="Times New Roman" w:hAnsi="Times New Roman" w:cs="Times New Roman"/>
          <w:b/>
          <w:bCs/>
          <w:sz w:val="20"/>
          <w:szCs w:val="20"/>
          <w:lang w:val="en-GB"/>
        </w:rPr>
        <w:t>Tanadol Parn-ong</w:t>
      </w:r>
    </w:p>
    <w:p w14:paraId="0C83AC3A" w14:textId="77777777" w:rsidR="00B95FCB" w:rsidRDefault="00B95FCB" w:rsidP="00B95FCB">
      <w:pPr>
        <w:spacing w:line="240" w:lineRule="auto"/>
        <w:rPr>
          <w:rFonts w:ascii="Times New Roman" w:hAnsi="Times New Roman"/>
          <w:b/>
          <w:bCs/>
          <w:sz w:val="20"/>
          <w:szCs w:val="20"/>
          <w:lang w:val="en-GB"/>
        </w:rPr>
      </w:pPr>
      <w:r>
        <w:rPr>
          <w:rFonts w:ascii="Times New Roman" w:hAnsi="Times New Roman" w:cs="Times New Roman"/>
          <w:b/>
          <w:bCs/>
          <w:sz w:val="20"/>
          <w:szCs w:val="20"/>
          <w:lang w:val="en-GB"/>
        </w:rPr>
        <w:t xml:space="preserve"> </w:t>
      </w:r>
      <w:r w:rsidRPr="002716B9">
        <w:rPr>
          <w:rFonts w:ascii="Times New Roman" w:hAnsi="Times New Roman" w:cs="Times New Roman"/>
          <w:b/>
          <w:bCs/>
          <w:sz w:val="20"/>
          <w:szCs w:val="20"/>
          <w:lang w:val="en-GB"/>
        </w:rPr>
        <w:t>*</w:t>
      </w:r>
      <w:r>
        <w:rPr>
          <w:rFonts w:ascii="Times New Roman" w:hAnsi="Times New Roman" w:cs="Times New Roman"/>
          <w:b/>
          <w:bCs/>
          <w:sz w:val="20"/>
          <w:szCs w:val="20"/>
          <w:lang w:val="en-GB"/>
        </w:rPr>
        <w:t>YP</w:t>
      </w:r>
      <w:r w:rsidRPr="002716B9">
        <w:rPr>
          <w:rFonts w:ascii="Times New Roman" w:hAnsi="Times New Roman" w:cs="Times New Roman"/>
          <w:b/>
          <w:bCs/>
          <w:sz w:val="20"/>
          <w:szCs w:val="20"/>
          <w:lang w:val="en-GB"/>
        </w:rPr>
        <w:t xml:space="preserve"> = </w:t>
      </w:r>
      <w:r>
        <w:rPr>
          <w:rFonts w:ascii="Times New Roman" w:hAnsi="Times New Roman" w:cs="Times New Roman"/>
          <w:b/>
          <w:bCs/>
          <w:sz w:val="20"/>
          <w:szCs w:val="20"/>
          <w:lang w:val="en-GB"/>
        </w:rPr>
        <w:t>Yun Rim Park</w:t>
      </w:r>
    </w:p>
    <w:p w14:paraId="3272EA83" w14:textId="77777777" w:rsidR="00542D64" w:rsidRDefault="00542D64" w:rsidP="00542D64"/>
    <w:p w14:paraId="7D9B7B54" w14:textId="77777777" w:rsidR="00542D64" w:rsidRDefault="00542D64" w:rsidP="00542D64"/>
    <w:p w14:paraId="50D73A41" w14:textId="77777777" w:rsidR="00542D64" w:rsidRDefault="00542D64" w:rsidP="00542D64"/>
    <w:p w14:paraId="6BE2A973" w14:textId="77777777" w:rsidR="00542D64" w:rsidRDefault="00542D64" w:rsidP="00542D64"/>
    <w:p w14:paraId="718B98CF" w14:textId="77777777" w:rsidR="00542D64" w:rsidRDefault="00542D64" w:rsidP="00542D64"/>
    <w:p w14:paraId="13723D1B" w14:textId="77777777" w:rsidR="00542D64" w:rsidRDefault="00542D64" w:rsidP="00542D64"/>
    <w:p w14:paraId="209EEAAF" w14:textId="77777777" w:rsidR="00542D64" w:rsidRDefault="00542D64" w:rsidP="00542D64"/>
    <w:p w14:paraId="0B9E060E" w14:textId="77777777" w:rsidR="00542D64" w:rsidRDefault="00542D64" w:rsidP="00542D64"/>
    <w:p w14:paraId="485B0FB1" w14:textId="77777777" w:rsidR="00542D64" w:rsidRDefault="00542D64" w:rsidP="00542D64"/>
    <w:p w14:paraId="6875D383" w14:textId="77777777" w:rsidR="00542D64" w:rsidRDefault="00542D64" w:rsidP="00542D64"/>
    <w:p w14:paraId="0B403D1B" w14:textId="77777777" w:rsidR="00542D64" w:rsidRDefault="00542D64" w:rsidP="00542D64"/>
    <w:p w14:paraId="3A74F998" w14:textId="77777777" w:rsidR="00542D64" w:rsidRDefault="00542D64" w:rsidP="00542D64"/>
    <w:p w14:paraId="34980C51" w14:textId="77777777" w:rsidR="00CA6F31" w:rsidRDefault="00CA6F31" w:rsidP="00CA6F31">
      <w:pPr>
        <w:pStyle w:val="TOCHeading"/>
        <w:rPr>
          <w:rFonts w:ascii="Times New Roman" w:hAnsi="Times New Roman" w:cs="Times New Roman"/>
          <w:b/>
          <w:bCs/>
          <w:color w:val="000000" w:themeColor="text1"/>
        </w:rPr>
      </w:pPr>
      <w:r w:rsidRPr="00A13979">
        <w:rPr>
          <w:rFonts w:ascii="Times New Roman" w:hAnsi="Times New Roman" w:cs="Times New Roman"/>
          <w:b/>
          <w:bCs/>
          <w:color w:val="000000" w:themeColor="text1"/>
        </w:rPr>
        <w:lastRenderedPageBreak/>
        <w:t>Contents</w:t>
      </w:r>
    </w:p>
    <w:p w14:paraId="481D5FEF" w14:textId="77777777" w:rsidR="00CA6F31" w:rsidRPr="00CA6F31" w:rsidRDefault="00CA6F31" w:rsidP="00CA6F31">
      <w:pPr>
        <w:rPr>
          <w:lang w:bidi="ar-SA"/>
        </w:rPr>
      </w:pPr>
    </w:p>
    <w:p w14:paraId="29F62BDE" w14:textId="77777777" w:rsidR="00B8585B" w:rsidRDefault="00B8585B">
      <w:pPr>
        <w:pStyle w:val="TOC1"/>
        <w:tabs>
          <w:tab w:val="right" w:leader="dot" w:pos="9016"/>
        </w:tabs>
        <w:rPr>
          <w:rFonts w:eastAsiaTheme="minorEastAsia"/>
          <w:noProof/>
        </w:rPr>
      </w:pPr>
      <w:r>
        <w:fldChar w:fldCharType="begin"/>
      </w:r>
      <w:r>
        <w:instrText xml:space="preserve"> TOC \o "1-1" \h \z \u </w:instrText>
      </w:r>
      <w:r>
        <w:fldChar w:fldCharType="separate"/>
      </w:r>
      <w:hyperlink w:anchor="_Toc388134564" w:history="1">
        <w:r w:rsidRPr="003F47D1">
          <w:rPr>
            <w:rStyle w:val="Hyperlink"/>
            <w:rFonts w:ascii="Times New Roman" w:hAnsi="Times New Roman" w:cs="Times New Roman"/>
            <w:b/>
            <w:bCs/>
            <w:noProof/>
          </w:rPr>
          <w:t>Chapter One | Introduction</w:t>
        </w:r>
        <w:r>
          <w:rPr>
            <w:noProof/>
            <w:webHidden/>
          </w:rPr>
          <w:tab/>
        </w:r>
        <w:r>
          <w:rPr>
            <w:rStyle w:val="Hyperlink"/>
            <w:noProof/>
          </w:rPr>
          <w:fldChar w:fldCharType="begin"/>
        </w:r>
        <w:r>
          <w:rPr>
            <w:noProof/>
            <w:webHidden/>
          </w:rPr>
          <w:instrText xml:space="preserve"> PAGEREF _Toc388134564 \h </w:instrText>
        </w:r>
        <w:r>
          <w:rPr>
            <w:rStyle w:val="Hyperlink"/>
            <w:noProof/>
          </w:rPr>
        </w:r>
        <w:r>
          <w:rPr>
            <w:rStyle w:val="Hyperlink"/>
            <w:noProof/>
          </w:rPr>
          <w:fldChar w:fldCharType="separate"/>
        </w:r>
        <w:r>
          <w:rPr>
            <w:noProof/>
            <w:webHidden/>
          </w:rPr>
          <w:t>4</w:t>
        </w:r>
        <w:r>
          <w:rPr>
            <w:rStyle w:val="Hyperlink"/>
            <w:noProof/>
          </w:rPr>
          <w:fldChar w:fldCharType="end"/>
        </w:r>
      </w:hyperlink>
    </w:p>
    <w:p w14:paraId="63FDA788" w14:textId="77777777" w:rsidR="00B8585B" w:rsidRDefault="00602A97">
      <w:pPr>
        <w:pStyle w:val="TOC1"/>
        <w:tabs>
          <w:tab w:val="right" w:leader="dot" w:pos="9016"/>
        </w:tabs>
        <w:rPr>
          <w:rFonts w:eastAsiaTheme="minorEastAsia"/>
          <w:noProof/>
        </w:rPr>
      </w:pPr>
      <w:hyperlink w:anchor="_Toc388134565" w:history="1">
        <w:r w:rsidR="00B8585B" w:rsidRPr="003F47D1">
          <w:rPr>
            <w:rStyle w:val="Hyperlink"/>
            <w:rFonts w:ascii="Times New Roman" w:hAnsi="Times New Roman" w:cs="Times New Roman"/>
            <w:b/>
            <w:bCs/>
            <w:noProof/>
          </w:rPr>
          <w:t>Chapter Two | Overall Description &amp; Requirement</w:t>
        </w:r>
        <w:r w:rsidR="00B8585B">
          <w:rPr>
            <w:noProof/>
            <w:webHidden/>
          </w:rPr>
          <w:tab/>
        </w:r>
        <w:r w:rsidR="00B8585B">
          <w:rPr>
            <w:rStyle w:val="Hyperlink"/>
            <w:noProof/>
          </w:rPr>
          <w:fldChar w:fldCharType="begin"/>
        </w:r>
        <w:r w:rsidR="00B8585B">
          <w:rPr>
            <w:noProof/>
            <w:webHidden/>
          </w:rPr>
          <w:instrText xml:space="preserve"> PAGEREF _Toc388134565 \h </w:instrText>
        </w:r>
        <w:r w:rsidR="00B8585B">
          <w:rPr>
            <w:rStyle w:val="Hyperlink"/>
            <w:noProof/>
          </w:rPr>
        </w:r>
        <w:r w:rsidR="00B8585B">
          <w:rPr>
            <w:rStyle w:val="Hyperlink"/>
            <w:noProof/>
          </w:rPr>
          <w:fldChar w:fldCharType="separate"/>
        </w:r>
        <w:r w:rsidR="00B8585B">
          <w:rPr>
            <w:noProof/>
            <w:webHidden/>
          </w:rPr>
          <w:t>6</w:t>
        </w:r>
        <w:r w:rsidR="00B8585B">
          <w:rPr>
            <w:rStyle w:val="Hyperlink"/>
            <w:noProof/>
          </w:rPr>
          <w:fldChar w:fldCharType="end"/>
        </w:r>
      </w:hyperlink>
    </w:p>
    <w:p w14:paraId="1510FBFA" w14:textId="77777777" w:rsidR="00B8585B" w:rsidRDefault="00602A97">
      <w:pPr>
        <w:pStyle w:val="TOC1"/>
        <w:tabs>
          <w:tab w:val="right" w:leader="dot" w:pos="9016"/>
        </w:tabs>
        <w:rPr>
          <w:rFonts w:eastAsiaTheme="minorEastAsia"/>
          <w:noProof/>
        </w:rPr>
      </w:pPr>
      <w:hyperlink w:anchor="_Toc388134566" w:history="1">
        <w:r w:rsidR="00B8585B" w:rsidRPr="003F47D1">
          <w:rPr>
            <w:rStyle w:val="Hyperlink"/>
            <w:rFonts w:ascii="Times New Roman" w:hAnsi="Times New Roman" w:cs="Times New Roman"/>
            <w:b/>
            <w:bCs/>
            <w:noProof/>
          </w:rPr>
          <w:t>Chapter Three | Specific Requirement</w:t>
        </w:r>
        <w:r w:rsidR="00B8585B">
          <w:rPr>
            <w:noProof/>
            <w:webHidden/>
          </w:rPr>
          <w:tab/>
        </w:r>
        <w:r w:rsidR="00B8585B">
          <w:rPr>
            <w:rStyle w:val="Hyperlink"/>
            <w:noProof/>
          </w:rPr>
          <w:fldChar w:fldCharType="begin"/>
        </w:r>
        <w:r w:rsidR="00B8585B">
          <w:rPr>
            <w:noProof/>
            <w:webHidden/>
          </w:rPr>
          <w:instrText xml:space="preserve"> PAGEREF _Toc388134566 \h </w:instrText>
        </w:r>
        <w:r w:rsidR="00B8585B">
          <w:rPr>
            <w:rStyle w:val="Hyperlink"/>
            <w:noProof/>
          </w:rPr>
        </w:r>
        <w:r w:rsidR="00B8585B">
          <w:rPr>
            <w:rStyle w:val="Hyperlink"/>
            <w:noProof/>
          </w:rPr>
          <w:fldChar w:fldCharType="separate"/>
        </w:r>
        <w:r w:rsidR="00B8585B">
          <w:rPr>
            <w:noProof/>
            <w:webHidden/>
          </w:rPr>
          <w:t>23</w:t>
        </w:r>
        <w:r w:rsidR="00B8585B">
          <w:rPr>
            <w:rStyle w:val="Hyperlink"/>
            <w:noProof/>
          </w:rPr>
          <w:fldChar w:fldCharType="end"/>
        </w:r>
      </w:hyperlink>
    </w:p>
    <w:p w14:paraId="479F6B0E" w14:textId="77777777" w:rsidR="00B8585B" w:rsidRDefault="00602A97">
      <w:pPr>
        <w:pStyle w:val="TOC1"/>
        <w:tabs>
          <w:tab w:val="right" w:leader="dot" w:pos="9016"/>
        </w:tabs>
        <w:rPr>
          <w:rFonts w:eastAsiaTheme="minorEastAsia"/>
          <w:noProof/>
        </w:rPr>
      </w:pPr>
      <w:hyperlink w:anchor="_Toc388134567" w:history="1">
        <w:r w:rsidR="00B8585B" w:rsidRPr="003F47D1">
          <w:rPr>
            <w:rStyle w:val="Hyperlink"/>
            <w:rFonts w:ascii="Times New Roman" w:hAnsi="Times New Roman" w:cs="Times New Roman"/>
            <w:b/>
            <w:bCs/>
            <w:noProof/>
          </w:rPr>
          <w:t>Chapter Four | Use case description</w:t>
        </w:r>
        <w:r w:rsidR="00B8585B">
          <w:rPr>
            <w:noProof/>
            <w:webHidden/>
          </w:rPr>
          <w:tab/>
        </w:r>
        <w:r w:rsidR="00B8585B">
          <w:rPr>
            <w:rStyle w:val="Hyperlink"/>
            <w:noProof/>
          </w:rPr>
          <w:fldChar w:fldCharType="begin"/>
        </w:r>
        <w:r w:rsidR="00B8585B">
          <w:rPr>
            <w:noProof/>
            <w:webHidden/>
          </w:rPr>
          <w:instrText xml:space="preserve"> PAGEREF _Toc388134567 \h </w:instrText>
        </w:r>
        <w:r w:rsidR="00B8585B">
          <w:rPr>
            <w:rStyle w:val="Hyperlink"/>
            <w:noProof/>
          </w:rPr>
        </w:r>
        <w:r w:rsidR="00B8585B">
          <w:rPr>
            <w:rStyle w:val="Hyperlink"/>
            <w:noProof/>
          </w:rPr>
          <w:fldChar w:fldCharType="separate"/>
        </w:r>
        <w:r w:rsidR="00B8585B">
          <w:rPr>
            <w:noProof/>
            <w:webHidden/>
          </w:rPr>
          <w:t>28</w:t>
        </w:r>
        <w:r w:rsidR="00B8585B">
          <w:rPr>
            <w:rStyle w:val="Hyperlink"/>
            <w:noProof/>
          </w:rPr>
          <w:fldChar w:fldCharType="end"/>
        </w:r>
      </w:hyperlink>
    </w:p>
    <w:p w14:paraId="49DACBA1" w14:textId="77777777" w:rsidR="00542D64" w:rsidRDefault="00B8585B" w:rsidP="00542D64">
      <w:r>
        <w:fldChar w:fldCharType="end"/>
      </w:r>
    </w:p>
    <w:p w14:paraId="69C2CDA1" w14:textId="77777777" w:rsidR="00542D64" w:rsidRDefault="00542D64" w:rsidP="00542D64"/>
    <w:p w14:paraId="71579A23" w14:textId="77777777" w:rsidR="00542D64" w:rsidRDefault="00542D64" w:rsidP="00542D64"/>
    <w:p w14:paraId="48C12C32" w14:textId="77777777" w:rsidR="00542D64" w:rsidRDefault="00542D64" w:rsidP="00542D64"/>
    <w:p w14:paraId="35C96131" w14:textId="77777777" w:rsidR="00B95FCB" w:rsidRDefault="00B95FCB" w:rsidP="00542D64"/>
    <w:p w14:paraId="09A26547" w14:textId="77777777" w:rsidR="00B95FCB" w:rsidRDefault="00B95FCB" w:rsidP="00542D64"/>
    <w:p w14:paraId="36140B6B" w14:textId="77777777" w:rsidR="00B95FCB" w:rsidRDefault="00B95FCB" w:rsidP="00542D64"/>
    <w:p w14:paraId="3A06CB4F" w14:textId="77777777" w:rsidR="00B95FCB" w:rsidRDefault="00B95FCB" w:rsidP="00542D64"/>
    <w:p w14:paraId="31B25B75" w14:textId="77777777" w:rsidR="00B95FCB" w:rsidRDefault="00B95FCB" w:rsidP="00542D64"/>
    <w:p w14:paraId="226B7577" w14:textId="77777777" w:rsidR="00B95FCB" w:rsidRDefault="00B95FCB" w:rsidP="00542D64"/>
    <w:p w14:paraId="0F862788" w14:textId="77777777" w:rsidR="00B95FCB" w:rsidRDefault="00B95FCB" w:rsidP="00542D64"/>
    <w:p w14:paraId="28A742F5" w14:textId="77777777" w:rsidR="00B95FCB" w:rsidRDefault="00B95FCB" w:rsidP="00542D64"/>
    <w:p w14:paraId="33C06D79" w14:textId="77777777" w:rsidR="00B95FCB" w:rsidRDefault="00B95FCB" w:rsidP="00542D64"/>
    <w:p w14:paraId="783484D5" w14:textId="77777777" w:rsidR="00B95FCB" w:rsidRDefault="00B95FCB" w:rsidP="00542D64"/>
    <w:p w14:paraId="11D8E355" w14:textId="77777777" w:rsidR="00B95FCB" w:rsidRDefault="00B95FCB" w:rsidP="00542D64"/>
    <w:p w14:paraId="4895E269" w14:textId="77777777" w:rsidR="00B95FCB" w:rsidRDefault="00B95FCB" w:rsidP="00542D64"/>
    <w:p w14:paraId="391BA844" w14:textId="77777777" w:rsidR="00B95FCB" w:rsidRDefault="00B95FCB" w:rsidP="00542D64"/>
    <w:p w14:paraId="75131589" w14:textId="77777777" w:rsidR="00B95FCB" w:rsidRDefault="00B95FCB" w:rsidP="00542D64"/>
    <w:p w14:paraId="782E2AFE" w14:textId="77777777" w:rsidR="00B95FCB" w:rsidRDefault="00B95FCB" w:rsidP="00542D64"/>
    <w:p w14:paraId="1E3446CA" w14:textId="77777777" w:rsidR="00B95FCB" w:rsidRDefault="00B95FCB" w:rsidP="00542D64"/>
    <w:p w14:paraId="568C783E" w14:textId="77777777" w:rsidR="00B95FCB" w:rsidRDefault="00B95FCB" w:rsidP="00542D64"/>
    <w:p w14:paraId="65EDB997" w14:textId="77777777" w:rsidR="00B95FCB" w:rsidRDefault="00B95FCB" w:rsidP="00542D64"/>
    <w:p w14:paraId="6BF5B23D" w14:textId="77777777" w:rsidR="00B95FCB" w:rsidRDefault="00B95FCB" w:rsidP="00542D64"/>
    <w:p w14:paraId="4BC3CCF0" w14:textId="77777777" w:rsidR="00B95FCB" w:rsidRDefault="00B95FCB" w:rsidP="00542D64"/>
    <w:p w14:paraId="3199F9EA" w14:textId="77777777" w:rsidR="00542D64" w:rsidRPr="00B8585B" w:rsidRDefault="00542D64" w:rsidP="00542D64">
      <w:pPr>
        <w:pStyle w:val="Heading1"/>
        <w:rPr>
          <w:rFonts w:ascii="Times New Roman" w:hAnsi="Times New Roman" w:cs="Times New Roman"/>
          <w:b/>
          <w:bCs/>
          <w:sz w:val="40"/>
          <w:szCs w:val="40"/>
        </w:rPr>
      </w:pPr>
      <w:bookmarkStart w:id="0" w:name="_Toc388133866"/>
      <w:bookmarkStart w:id="1" w:name="_Toc388134282"/>
      <w:bookmarkStart w:id="2" w:name="_Toc388134564"/>
      <w:r w:rsidRPr="00B8585B">
        <w:rPr>
          <w:rFonts w:ascii="Times New Roman" w:hAnsi="Times New Roman" w:cs="Times New Roman"/>
          <w:b/>
          <w:bCs/>
          <w:sz w:val="40"/>
          <w:szCs w:val="40"/>
        </w:rPr>
        <w:lastRenderedPageBreak/>
        <w:t>Chapter One | Introduction</w:t>
      </w:r>
      <w:bookmarkEnd w:id="0"/>
      <w:bookmarkEnd w:id="1"/>
      <w:bookmarkEnd w:id="2"/>
    </w:p>
    <w:p w14:paraId="7B1560F8" w14:textId="77777777" w:rsidR="00542D64" w:rsidRDefault="00542D64" w:rsidP="00542D64">
      <w:pPr>
        <w:rPr>
          <w:rFonts w:ascii="Times New Roman" w:hAnsi="Times New Roman" w:cs="Times New Roman"/>
          <w:sz w:val="29"/>
          <w:szCs w:val="29"/>
        </w:rPr>
      </w:pPr>
    </w:p>
    <w:p w14:paraId="7E35F78F" w14:textId="77777777" w:rsidR="00542D64" w:rsidRDefault="00542D64" w:rsidP="00542D64">
      <w:pPr>
        <w:pStyle w:val="Heading2"/>
        <w:numPr>
          <w:ilvl w:val="1"/>
          <w:numId w:val="36"/>
        </w:numPr>
        <w:rPr>
          <w:rFonts w:ascii="Times New Roman" w:hAnsi="Times New Roman" w:cs="Times New Roman"/>
          <w:b/>
          <w:bCs/>
          <w:i w:val="0"/>
          <w:iCs w:val="0"/>
          <w:color w:val="000000" w:themeColor="text1"/>
          <w:sz w:val="36"/>
          <w:szCs w:val="36"/>
        </w:rPr>
      </w:pPr>
      <w:r>
        <w:rPr>
          <w:rFonts w:ascii="Times New Roman" w:hAnsi="Times New Roman" w:cs="Times New Roman"/>
          <w:b/>
          <w:bCs/>
          <w:i w:val="0"/>
          <w:iCs w:val="0"/>
          <w:color w:val="000000" w:themeColor="text1"/>
          <w:sz w:val="36"/>
          <w:szCs w:val="36"/>
        </w:rPr>
        <w:t>Purpose</w:t>
      </w:r>
    </w:p>
    <w:p w14:paraId="776737AF" w14:textId="77777777" w:rsidR="00542D64" w:rsidRDefault="00542D64" w:rsidP="00542D64">
      <w:pPr>
        <w:autoSpaceDE w:val="0"/>
        <w:autoSpaceDN w:val="0"/>
        <w:adjustRightInd w:val="0"/>
        <w:spacing w:after="0" w:line="240" w:lineRule="auto"/>
        <w:ind w:left="720" w:firstLine="720"/>
        <w:rPr>
          <w:rFonts w:ascii="TimesNewRomanPSMT" w:hAnsi="TimesNewRomanPSMT" w:cs="TimesNewRomanPSMT"/>
          <w:sz w:val="24"/>
          <w:szCs w:val="24"/>
        </w:rPr>
      </w:pPr>
      <w:r>
        <w:rPr>
          <w:rFonts w:ascii="TimesNewRomanPSMT" w:hAnsi="TimesNewRomanPSMT" w:cs="TimesNewRomanPSMT"/>
          <w:sz w:val="24"/>
          <w:szCs w:val="24"/>
        </w:rPr>
        <w:t>The purpose of this Software Requirement Specification (SRS) is used to describe the functional requirement. The functional requirement depends on the stakeholder e.g. Lecturer, Student. They have current problems that meet. The requirements in this document explain how to use the system. This docum</w:t>
      </w:r>
      <w:r w:rsidR="007641FB">
        <w:rPr>
          <w:rFonts w:ascii="TimesNewRomanPSMT" w:hAnsi="TimesNewRomanPSMT" w:cs="TimesNewRomanPSMT"/>
          <w:sz w:val="24"/>
          <w:szCs w:val="24"/>
        </w:rPr>
        <w:t>ent will encourage the users,</w:t>
      </w:r>
      <w:r>
        <w:rPr>
          <w:rFonts w:ascii="TimesNewRomanPSMT" w:hAnsi="TimesNewRomanPSMT" w:cs="TimesNewRomanPSMT"/>
          <w:sz w:val="24"/>
          <w:szCs w:val="24"/>
        </w:rPr>
        <w:t xml:space="preserve"> developers</w:t>
      </w:r>
      <w:r w:rsidR="007641FB">
        <w:rPr>
          <w:rFonts w:ascii="TimesNewRomanPSMT" w:hAnsi="TimesNewRomanPSMT" w:cs="TimesNewRomanPSMT"/>
          <w:sz w:val="24"/>
          <w:szCs w:val="24"/>
        </w:rPr>
        <w:t>, and who read this document</w:t>
      </w:r>
      <w:r>
        <w:rPr>
          <w:rFonts w:ascii="TimesNewRomanPSMT" w:hAnsi="TimesNewRomanPSMT" w:cs="TimesNewRomanPSMT"/>
          <w:sz w:val="24"/>
          <w:szCs w:val="24"/>
        </w:rPr>
        <w:t xml:space="preserve"> to understand </w:t>
      </w:r>
      <w:r w:rsidR="007641FB">
        <w:rPr>
          <w:rFonts w:ascii="TimesNewRomanPSMT" w:hAnsi="TimesNewRomanPSMT" w:cs="TimesNewRomanPSMT"/>
          <w:sz w:val="24"/>
          <w:szCs w:val="24"/>
        </w:rPr>
        <w:t>the detail of each requirement.</w:t>
      </w:r>
    </w:p>
    <w:p w14:paraId="4DD035D3" w14:textId="77777777" w:rsidR="00542D64" w:rsidRDefault="00542D64" w:rsidP="00542D64">
      <w:pPr>
        <w:autoSpaceDE w:val="0"/>
        <w:autoSpaceDN w:val="0"/>
        <w:adjustRightInd w:val="0"/>
        <w:spacing w:after="0" w:line="240" w:lineRule="auto"/>
        <w:rPr>
          <w:rFonts w:ascii="TimesNewRomanPSMT" w:hAnsi="TimesNewRomanPSMT" w:cs="TimesNewRomanPSMT"/>
          <w:sz w:val="24"/>
          <w:szCs w:val="24"/>
        </w:rPr>
      </w:pPr>
    </w:p>
    <w:p w14:paraId="47ADC63B" w14:textId="77777777" w:rsidR="00542D64" w:rsidRDefault="00542D64" w:rsidP="00542D64">
      <w:pPr>
        <w:autoSpaceDE w:val="0"/>
        <w:autoSpaceDN w:val="0"/>
        <w:adjustRightInd w:val="0"/>
        <w:spacing w:after="0" w:line="240" w:lineRule="auto"/>
        <w:rPr>
          <w:rFonts w:ascii="TimesNewRomanPSMT" w:hAnsi="TimesNewRomanPSMT" w:cs="TimesNewRomanPSMT"/>
          <w:sz w:val="24"/>
          <w:szCs w:val="24"/>
        </w:rPr>
      </w:pPr>
    </w:p>
    <w:p w14:paraId="709A9275" w14:textId="77777777" w:rsidR="00542D64" w:rsidRDefault="00542D64" w:rsidP="00542D64">
      <w:pPr>
        <w:pStyle w:val="Heading2"/>
        <w:numPr>
          <w:ilvl w:val="1"/>
          <w:numId w:val="36"/>
        </w:numPr>
        <w:rPr>
          <w:rFonts w:ascii="Times New Roman" w:hAnsi="Times New Roman" w:cs="Times New Roman"/>
          <w:b/>
          <w:bCs/>
          <w:i w:val="0"/>
          <w:iCs w:val="0"/>
          <w:color w:val="000000" w:themeColor="text1"/>
          <w:sz w:val="36"/>
          <w:szCs w:val="36"/>
        </w:rPr>
      </w:pPr>
      <w:r>
        <w:rPr>
          <w:rFonts w:ascii="Times New Roman" w:hAnsi="Times New Roman" w:cs="Times New Roman"/>
          <w:b/>
          <w:bCs/>
          <w:i w:val="0"/>
          <w:iCs w:val="0"/>
          <w:color w:val="000000" w:themeColor="text1"/>
          <w:sz w:val="36"/>
          <w:szCs w:val="36"/>
        </w:rPr>
        <w:t>Software Scope</w:t>
      </w:r>
    </w:p>
    <w:p w14:paraId="74F18837" w14:textId="77777777" w:rsidR="007957B9" w:rsidRDefault="007641FB" w:rsidP="007641FB">
      <w:pPr>
        <w:ind w:left="720" w:firstLine="720"/>
        <w:rPr>
          <w:rFonts w:ascii="Times New Roman" w:hAnsi="Times New Roman" w:cs="Times New Roman"/>
          <w:sz w:val="24"/>
          <w:szCs w:val="24"/>
        </w:rPr>
      </w:pPr>
      <w:r>
        <w:rPr>
          <w:rFonts w:ascii="TimesNewRomanPSMT" w:hAnsi="TimesNewRomanPSMT" w:cs="TimesNewRomanPSMT"/>
          <w:sz w:val="24"/>
          <w:szCs w:val="24"/>
        </w:rPr>
        <w:t>The scope of application use designated by the user’s requirements.</w:t>
      </w:r>
      <w:r>
        <w:rPr>
          <w:rStyle w:val="adverbadjectives"/>
          <w:rFonts w:ascii="Times New Roman" w:hAnsi="Times New Roman" w:cs="Times New Roman"/>
          <w:sz w:val="24"/>
          <w:szCs w:val="24"/>
        </w:rPr>
        <w:t xml:space="preserve"> </w:t>
      </w:r>
      <w:r w:rsidRPr="002344D6">
        <w:rPr>
          <w:rStyle w:val="adverbadjectives"/>
          <w:rFonts w:ascii="Times New Roman" w:hAnsi="Times New Roman" w:cs="Times New Roman"/>
          <w:sz w:val="24"/>
          <w:szCs w:val="24"/>
        </w:rPr>
        <w:t xml:space="preserve">Smart course management system in the cloud </w:t>
      </w:r>
      <w:r>
        <w:rPr>
          <w:rStyle w:val="adverbadjectives"/>
          <w:rFonts w:ascii="Times New Roman" w:hAnsi="Times New Roman" w:cs="Times New Roman"/>
          <w:sz w:val="24"/>
          <w:szCs w:val="24"/>
        </w:rPr>
        <w:t>that</w:t>
      </w:r>
      <w:r w:rsidRPr="002344D6">
        <w:rPr>
          <w:rStyle w:val="adverbadjectives"/>
          <w:rFonts w:ascii="Times New Roman" w:hAnsi="Times New Roman" w:cs="Times New Roman"/>
          <w:sz w:val="24"/>
          <w:szCs w:val="24"/>
        </w:rPr>
        <w:t xml:space="preserve"> supports both </w:t>
      </w:r>
      <w:r>
        <w:rPr>
          <w:rStyle w:val="adverbadjectives"/>
          <w:rFonts w:ascii="Times New Roman" w:hAnsi="Times New Roman" w:cs="Times New Roman"/>
          <w:sz w:val="24"/>
          <w:szCs w:val="24"/>
        </w:rPr>
        <w:t>iOS technology and web browser</w:t>
      </w:r>
      <w:r w:rsidRPr="002344D6">
        <w:rPr>
          <w:rStyle w:val="adverbadjectives"/>
          <w:rFonts w:ascii="Times New Roman" w:hAnsi="Times New Roman" w:cs="Times New Roman"/>
          <w:sz w:val="24"/>
          <w:szCs w:val="24"/>
        </w:rPr>
        <w:t xml:space="preserve"> in order to provide convenient to lectures and student.</w:t>
      </w:r>
      <w:r>
        <w:rPr>
          <w:rStyle w:val="adverbadjectives"/>
          <w:rFonts w:ascii="Times New Roman" w:hAnsi="Times New Roman" w:cs="Times New Roman"/>
          <w:sz w:val="24"/>
          <w:szCs w:val="24"/>
        </w:rPr>
        <w:t xml:space="preserve"> Moreover we</w:t>
      </w:r>
      <w:r>
        <w:rPr>
          <w:rFonts w:ascii="Times New Roman" w:hAnsi="Times New Roman" w:cs="Times New Roman"/>
          <w:sz w:val="24"/>
          <w:szCs w:val="24"/>
        </w:rPr>
        <w:t>b browser can provide convenient to Administrator.</w:t>
      </w:r>
      <w:r w:rsidRPr="002344D6">
        <w:rPr>
          <w:rFonts w:ascii="Times New Roman" w:hAnsi="Times New Roman" w:cs="Times New Roman"/>
          <w:sz w:val="24"/>
          <w:szCs w:val="24"/>
        </w:rPr>
        <w:t xml:space="preserve"> </w:t>
      </w:r>
      <w:r w:rsidR="007957B9">
        <w:rPr>
          <w:rFonts w:ascii="Times New Roman" w:hAnsi="Times New Roman" w:cs="Times New Roman"/>
          <w:sz w:val="24"/>
          <w:szCs w:val="24"/>
        </w:rPr>
        <w:t xml:space="preserve">Working of the system can divide by 3 users: </w:t>
      </w:r>
    </w:p>
    <w:p w14:paraId="71038D9B" w14:textId="77777777" w:rsidR="00542D64" w:rsidRDefault="007957B9" w:rsidP="007957B9">
      <w:pPr>
        <w:numPr>
          <w:ilvl w:val="0"/>
          <w:numId w:val="38"/>
        </w:numPr>
      </w:pPr>
      <w:r w:rsidRPr="007957B9">
        <w:rPr>
          <w:rFonts w:ascii="Times New Roman" w:hAnsi="Times New Roman" w:cs="Times New Roman"/>
          <w:sz w:val="24"/>
          <w:szCs w:val="24"/>
        </w:rPr>
        <w:t>Administrator</w:t>
      </w:r>
      <w:r>
        <w:rPr>
          <w:rFonts w:ascii="Times New Roman" w:hAnsi="Times New Roman" w:cs="Times New Roman"/>
          <w:sz w:val="24"/>
          <w:szCs w:val="24"/>
        </w:rPr>
        <w:t xml:space="preserve"> handle </w:t>
      </w:r>
      <w:del w:id="3" w:author="rimi park" w:date="2014-05-18T22:53:00Z">
        <w:r w:rsidDel="009C5FFD">
          <w:rPr>
            <w:rFonts w:ascii="Times New Roman" w:hAnsi="Times New Roman" w:cs="Times New Roman"/>
            <w:sz w:val="24"/>
            <w:szCs w:val="24"/>
          </w:rPr>
          <w:delText>about</w:delText>
        </w:r>
        <w:r w:rsidRPr="007957B9" w:rsidDel="009C5FFD">
          <w:rPr>
            <w:rFonts w:ascii="Times New Roman" w:hAnsi="Times New Roman" w:cs="Times New Roman"/>
            <w:sz w:val="24"/>
            <w:szCs w:val="24"/>
          </w:rPr>
          <w:delText xml:space="preserve"> </w:delText>
        </w:r>
      </w:del>
      <w:r>
        <w:rPr>
          <w:rFonts w:ascii="Times New Roman" w:hAnsi="Times New Roman" w:cs="Times New Roman"/>
          <w:sz w:val="24"/>
          <w:szCs w:val="24"/>
        </w:rPr>
        <w:t xml:space="preserve">user registration and </w:t>
      </w:r>
      <w:r w:rsidRPr="007957B9">
        <w:rPr>
          <w:rFonts w:ascii="Times New Roman" w:hAnsi="Times New Roman" w:cs="Times New Roman"/>
          <w:sz w:val="24"/>
          <w:szCs w:val="24"/>
        </w:rPr>
        <w:t xml:space="preserve">course management (e.g. create courses, add </w:t>
      </w:r>
      <w:r w:rsidR="002B21AB">
        <w:rPr>
          <w:rFonts w:ascii="Times New Roman" w:hAnsi="Times New Roman" w:cs="Times New Roman"/>
          <w:sz w:val="24"/>
          <w:szCs w:val="24"/>
        </w:rPr>
        <w:t xml:space="preserve">a lecturer and </w:t>
      </w:r>
      <w:r w:rsidRPr="007957B9">
        <w:rPr>
          <w:rFonts w:ascii="Times New Roman" w:hAnsi="Times New Roman" w:cs="Times New Roman"/>
          <w:sz w:val="24"/>
          <w:szCs w:val="24"/>
        </w:rPr>
        <w:t>students in the course</w:t>
      </w:r>
      <w:r w:rsidR="002B21AB">
        <w:rPr>
          <w:rFonts w:ascii="Times New Roman" w:hAnsi="Times New Roman" w:cs="Times New Roman"/>
          <w:sz w:val="24"/>
          <w:szCs w:val="24"/>
        </w:rPr>
        <w:t xml:space="preserve">, </w:t>
      </w:r>
      <w:r w:rsidRPr="007957B9">
        <w:rPr>
          <w:rFonts w:ascii="Times New Roman" w:hAnsi="Times New Roman" w:cs="Times New Roman"/>
          <w:sz w:val="24"/>
          <w:szCs w:val="24"/>
        </w:rPr>
        <w:t>and create semester</w:t>
      </w:r>
      <w:r w:rsidR="002B21AB">
        <w:rPr>
          <w:rFonts w:ascii="Times New Roman" w:hAnsi="Times New Roman" w:cs="Times New Roman"/>
          <w:sz w:val="24"/>
          <w:szCs w:val="24"/>
        </w:rPr>
        <w:t>s</w:t>
      </w:r>
      <w:r w:rsidRPr="007957B9">
        <w:rPr>
          <w:rFonts w:ascii="Times New Roman" w:hAnsi="Times New Roman" w:cs="Times New Roman"/>
          <w:sz w:val="24"/>
          <w:szCs w:val="24"/>
        </w:rPr>
        <w:t>)</w:t>
      </w:r>
      <w:r>
        <w:t>.</w:t>
      </w:r>
    </w:p>
    <w:p w14:paraId="305C553E" w14:textId="77777777" w:rsidR="007957B9" w:rsidRDefault="007957B9" w:rsidP="007957B9">
      <w:pPr>
        <w:numPr>
          <w:ilvl w:val="0"/>
          <w:numId w:val="38"/>
        </w:numPr>
        <w:rPr>
          <w:rFonts w:ascii="Times New Roman" w:hAnsi="Times New Roman" w:cs="Times New Roman"/>
          <w:sz w:val="24"/>
          <w:szCs w:val="24"/>
        </w:rPr>
      </w:pPr>
      <w:r>
        <w:rPr>
          <w:rFonts w:ascii="Times New Roman" w:hAnsi="Times New Roman" w:cs="Times New Roman"/>
          <w:sz w:val="24"/>
          <w:szCs w:val="24"/>
        </w:rPr>
        <w:t xml:space="preserve">Lecturer handle </w:t>
      </w:r>
      <w:del w:id="4" w:author="rimi park" w:date="2014-05-18T22:53:00Z">
        <w:r w:rsidDel="009C5FFD">
          <w:rPr>
            <w:rFonts w:ascii="Times New Roman" w:hAnsi="Times New Roman" w:cs="Times New Roman"/>
            <w:sz w:val="24"/>
            <w:szCs w:val="24"/>
          </w:rPr>
          <w:delText xml:space="preserve">about </w:delText>
        </w:r>
      </w:del>
      <w:r>
        <w:rPr>
          <w:rFonts w:ascii="Times New Roman" w:hAnsi="Times New Roman" w:cs="Times New Roman"/>
          <w:sz w:val="24"/>
          <w:szCs w:val="24"/>
        </w:rPr>
        <w:t>score management, assignment and quiz management, course material sharing, and take to notify to student.</w:t>
      </w:r>
    </w:p>
    <w:p w14:paraId="613EEE95" w14:textId="77777777" w:rsidR="002B21AB" w:rsidRDefault="007957B9" w:rsidP="002B21AB">
      <w:pPr>
        <w:numPr>
          <w:ilvl w:val="0"/>
          <w:numId w:val="38"/>
        </w:numPr>
        <w:rPr>
          <w:rFonts w:ascii="Times New Roman" w:hAnsi="Times New Roman" w:cs="Times New Roman"/>
          <w:sz w:val="24"/>
          <w:szCs w:val="24"/>
        </w:rPr>
      </w:pPr>
      <w:r>
        <w:rPr>
          <w:rFonts w:ascii="Times New Roman" w:hAnsi="Times New Roman" w:cs="Times New Roman"/>
          <w:sz w:val="24"/>
          <w:szCs w:val="24"/>
        </w:rPr>
        <w:t xml:space="preserve">Student handle </w:t>
      </w:r>
      <w:del w:id="5" w:author="rimi park" w:date="2014-05-18T22:53:00Z">
        <w:r w:rsidDel="009C5FFD">
          <w:rPr>
            <w:rFonts w:ascii="Times New Roman" w:hAnsi="Times New Roman" w:cs="Times New Roman"/>
            <w:sz w:val="24"/>
            <w:szCs w:val="24"/>
          </w:rPr>
          <w:delText xml:space="preserve">about </w:delText>
        </w:r>
      </w:del>
      <w:r>
        <w:rPr>
          <w:rFonts w:ascii="Times New Roman" w:hAnsi="Times New Roman" w:cs="Times New Roman"/>
          <w:sz w:val="24"/>
          <w:szCs w:val="24"/>
        </w:rPr>
        <w:t>taking assignment and quiz, viewing score, download course material sharing, and receive notification from Lecturer</w:t>
      </w:r>
      <w:r w:rsidR="002B21AB">
        <w:rPr>
          <w:rFonts w:ascii="Times New Roman" w:hAnsi="Times New Roman" w:cs="Times New Roman"/>
          <w:sz w:val="24"/>
          <w:szCs w:val="24"/>
        </w:rPr>
        <w:t>.</w:t>
      </w:r>
    </w:p>
    <w:p w14:paraId="4653B9C6" w14:textId="77777777" w:rsidR="002B21AB" w:rsidRPr="002B21AB" w:rsidRDefault="002B21AB" w:rsidP="002B21AB">
      <w:pPr>
        <w:ind w:left="720"/>
        <w:rPr>
          <w:rFonts w:ascii="Times New Roman" w:hAnsi="Times New Roman" w:cs="Times New Roman"/>
          <w:sz w:val="24"/>
          <w:szCs w:val="24"/>
        </w:rPr>
      </w:pPr>
      <w:r>
        <w:rPr>
          <w:rFonts w:ascii="Times New Roman" w:hAnsi="Times New Roman" w:cs="Times New Roman"/>
          <w:sz w:val="24"/>
          <w:szCs w:val="24"/>
        </w:rPr>
        <w:t>The users must register before operating the activities in the system. The users who use this system must be the member user of the system. Also, the status of users can be changed when they login to the system via a web application or mobile application.</w:t>
      </w:r>
    </w:p>
    <w:p w14:paraId="150AAD22" w14:textId="77777777" w:rsidR="00542D64" w:rsidRDefault="00542D64" w:rsidP="00542D64"/>
    <w:p w14:paraId="55A0C0C6" w14:textId="77777777" w:rsidR="002B21AB" w:rsidRDefault="002B21AB" w:rsidP="002B21AB">
      <w:pPr>
        <w:pStyle w:val="Heading2"/>
        <w:numPr>
          <w:ilvl w:val="1"/>
          <w:numId w:val="36"/>
        </w:numPr>
        <w:rPr>
          <w:rFonts w:ascii="Times New Roman" w:hAnsi="Times New Roman" w:cs="Times New Roman"/>
          <w:b/>
          <w:bCs/>
          <w:i w:val="0"/>
          <w:iCs w:val="0"/>
          <w:color w:val="000000" w:themeColor="text1"/>
          <w:sz w:val="36"/>
          <w:szCs w:val="36"/>
        </w:rPr>
      </w:pPr>
      <w:r>
        <w:rPr>
          <w:rFonts w:ascii="Times New Roman" w:hAnsi="Times New Roman" w:cs="Times New Roman"/>
          <w:b/>
          <w:bCs/>
          <w:i w:val="0"/>
          <w:iCs w:val="0"/>
          <w:color w:val="000000" w:themeColor="text1"/>
          <w:sz w:val="36"/>
          <w:szCs w:val="36"/>
        </w:rPr>
        <w:t>Operation Environment</w:t>
      </w:r>
    </w:p>
    <w:p w14:paraId="13105A74" w14:textId="77777777" w:rsidR="002B21AB" w:rsidRPr="002B21AB" w:rsidRDefault="002B21AB" w:rsidP="002B21AB">
      <w:pPr>
        <w:ind w:left="720" w:firstLine="720"/>
        <w:rPr>
          <w:rFonts w:ascii="Times New Roman" w:hAnsi="Times New Roman" w:cs="Times New Roman"/>
          <w:sz w:val="24"/>
          <w:szCs w:val="24"/>
        </w:rPr>
      </w:pPr>
      <w:r w:rsidRPr="002344D6">
        <w:rPr>
          <w:rStyle w:val="adverbadjectives"/>
          <w:rFonts w:ascii="Times New Roman" w:hAnsi="Times New Roman" w:cs="Times New Roman"/>
          <w:sz w:val="24"/>
          <w:szCs w:val="24"/>
        </w:rPr>
        <w:t>Smart course management system in the cloud</w:t>
      </w:r>
      <w:r>
        <w:rPr>
          <w:rStyle w:val="adverbadjectives"/>
          <w:rFonts w:ascii="Times New Roman" w:hAnsi="Times New Roman" w:cs="Times New Roman"/>
          <w:sz w:val="24"/>
          <w:szCs w:val="24"/>
        </w:rPr>
        <w:t xml:space="preserve"> is developing in form of web application and iOS mobile application. The users have to connect to the internet and use with Firefox browser or iPhone 5 (iOS 7.1.1)</w:t>
      </w:r>
      <w:r>
        <w:rPr>
          <w:rFonts w:ascii="Times New Roman" w:hAnsi="Times New Roman" w:cs="Times New Roman"/>
          <w:sz w:val="24"/>
          <w:szCs w:val="24"/>
        </w:rPr>
        <w:t>.</w:t>
      </w:r>
    </w:p>
    <w:p w14:paraId="756AC48B" w14:textId="77777777" w:rsidR="00542D64" w:rsidRDefault="00542D64" w:rsidP="00542D64"/>
    <w:p w14:paraId="1C02EF60" w14:textId="77777777" w:rsidR="00542D64" w:rsidRDefault="00542D64" w:rsidP="00542D64"/>
    <w:p w14:paraId="37A5F87D" w14:textId="77777777" w:rsidR="002B21AB" w:rsidRDefault="00AF42D3" w:rsidP="002B21AB">
      <w:pPr>
        <w:pStyle w:val="Heading2"/>
        <w:numPr>
          <w:ilvl w:val="1"/>
          <w:numId w:val="36"/>
        </w:numPr>
        <w:rPr>
          <w:rFonts w:ascii="Times New Roman" w:hAnsi="Times New Roman" w:cs="Times New Roman"/>
          <w:b/>
          <w:bCs/>
          <w:i w:val="0"/>
          <w:iCs w:val="0"/>
          <w:color w:val="000000" w:themeColor="text1"/>
          <w:sz w:val="36"/>
          <w:szCs w:val="36"/>
        </w:rPr>
      </w:pPr>
      <w:r>
        <w:rPr>
          <w:rFonts w:ascii="Times New Roman" w:hAnsi="Times New Roman" w:cs="Times New Roman"/>
          <w:b/>
          <w:bCs/>
          <w:i w:val="0"/>
          <w:iCs w:val="0"/>
          <w:color w:val="000000" w:themeColor="text1"/>
          <w:sz w:val="36"/>
          <w:szCs w:val="36"/>
        </w:rPr>
        <w:lastRenderedPageBreak/>
        <w:t>Defini</w:t>
      </w:r>
      <w:r w:rsidR="002B21AB">
        <w:rPr>
          <w:rFonts w:ascii="Times New Roman" w:hAnsi="Times New Roman" w:cs="Times New Roman"/>
          <w:b/>
          <w:bCs/>
          <w:i w:val="0"/>
          <w:iCs w:val="0"/>
          <w:color w:val="000000" w:themeColor="text1"/>
          <w:sz w:val="36"/>
          <w:szCs w:val="36"/>
        </w:rPr>
        <w:t>tion, Acro</w:t>
      </w:r>
      <w:r>
        <w:rPr>
          <w:rFonts w:ascii="Times New Roman" w:hAnsi="Times New Roman" w:cs="Times New Roman"/>
          <w:b/>
          <w:bCs/>
          <w:i w:val="0"/>
          <w:iCs w:val="0"/>
          <w:color w:val="000000" w:themeColor="text1"/>
          <w:sz w:val="36"/>
          <w:szCs w:val="36"/>
        </w:rPr>
        <w:t>nyms and Abbreviation</w:t>
      </w:r>
    </w:p>
    <w:p w14:paraId="753A993E" w14:textId="77777777" w:rsidR="00AF42D3" w:rsidRDefault="00AF42D3" w:rsidP="00AF42D3">
      <w:pPr>
        <w:pStyle w:val="Heading3"/>
        <w:numPr>
          <w:ilvl w:val="2"/>
          <w:numId w:val="36"/>
        </w:numPr>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Key Definition</w:t>
      </w:r>
    </w:p>
    <w:p w14:paraId="6415C473" w14:textId="77777777" w:rsidR="00AF42D3" w:rsidRPr="00AF42D3" w:rsidRDefault="00AF42D3" w:rsidP="0078740F"/>
    <w:p w14:paraId="321E6365" w14:textId="77777777" w:rsidR="00AF42D3" w:rsidRPr="00AF42D3" w:rsidRDefault="00AF42D3" w:rsidP="00AF42D3">
      <w:pPr>
        <w:autoSpaceDE w:val="0"/>
        <w:autoSpaceDN w:val="0"/>
        <w:adjustRightInd w:val="0"/>
        <w:spacing w:after="0" w:line="240" w:lineRule="auto"/>
        <w:ind w:left="2160"/>
        <w:rPr>
          <w:rFonts w:ascii="Times New Roman" w:hAnsi="Times New Roman" w:cs="Times New Roman"/>
          <w:sz w:val="24"/>
          <w:szCs w:val="24"/>
        </w:rPr>
      </w:pPr>
      <w:r w:rsidRPr="00AF42D3">
        <w:rPr>
          <w:rFonts w:ascii="Times New Roman" w:hAnsi="Times New Roman" w:cs="Times New Roman"/>
          <w:b/>
          <w:bCs/>
          <w:sz w:val="24"/>
          <w:szCs w:val="24"/>
        </w:rPr>
        <w:t xml:space="preserve">Requirement </w:t>
      </w:r>
      <w:r w:rsidRPr="00AF42D3">
        <w:rPr>
          <w:rFonts w:ascii="Times New Roman" w:hAnsi="Times New Roman" w:cs="Times New Roman"/>
          <w:sz w:val="24"/>
          <w:szCs w:val="24"/>
        </w:rPr>
        <w:t>(1) A condition or capability needed by a user to solve a problem or achieve an objective. (2) A condition or capability that must be met or possessed by a system or system component to satisfy a contract, standard, specification, or other formally imposed document. (3) A documented representation of a condition or capability as in definition (1) or (2). [IEEE90]</w:t>
      </w:r>
    </w:p>
    <w:p w14:paraId="52D7D795" w14:textId="77777777" w:rsidR="00AF42D3" w:rsidRDefault="00AF42D3" w:rsidP="00AF42D3">
      <w:pPr>
        <w:autoSpaceDE w:val="0"/>
        <w:autoSpaceDN w:val="0"/>
        <w:adjustRightInd w:val="0"/>
        <w:spacing w:after="0" w:line="240" w:lineRule="auto"/>
        <w:ind w:left="1440" w:firstLine="720"/>
        <w:rPr>
          <w:rFonts w:ascii="Times New Roman" w:hAnsi="Times New Roman" w:cs="Times New Roman"/>
          <w:b/>
          <w:bCs/>
          <w:sz w:val="24"/>
          <w:szCs w:val="24"/>
        </w:rPr>
      </w:pPr>
    </w:p>
    <w:p w14:paraId="3D764A51" w14:textId="77777777" w:rsidR="00AF42D3" w:rsidRPr="00AF42D3" w:rsidRDefault="00AF42D3" w:rsidP="00AF42D3">
      <w:pPr>
        <w:autoSpaceDE w:val="0"/>
        <w:autoSpaceDN w:val="0"/>
        <w:adjustRightInd w:val="0"/>
        <w:spacing w:after="0" w:line="240" w:lineRule="auto"/>
        <w:ind w:left="2160"/>
        <w:rPr>
          <w:rFonts w:ascii="Times New Roman" w:hAnsi="Times New Roman" w:cs="Times New Roman"/>
          <w:sz w:val="24"/>
          <w:szCs w:val="24"/>
        </w:rPr>
      </w:pPr>
      <w:r w:rsidRPr="00AF42D3">
        <w:rPr>
          <w:rFonts w:ascii="Times New Roman" w:hAnsi="Times New Roman" w:cs="Times New Roman"/>
          <w:b/>
          <w:bCs/>
          <w:sz w:val="24"/>
          <w:szCs w:val="24"/>
        </w:rPr>
        <w:t xml:space="preserve">Feature </w:t>
      </w:r>
      <w:r w:rsidRPr="00AF42D3">
        <w:rPr>
          <w:rFonts w:ascii="Times New Roman" w:hAnsi="Times New Roman" w:cs="Times New Roman"/>
          <w:sz w:val="24"/>
          <w:szCs w:val="24"/>
        </w:rPr>
        <w:t>Transformation of input parameters to output parameters based on a specified algorithm. It describes the functionality of a product in the language of the product. Used for requirements analysis, design, coding, testing or maintenance. [IEEE90]</w:t>
      </w:r>
    </w:p>
    <w:p w14:paraId="7E0DE16F" w14:textId="77777777" w:rsidR="00AF42D3" w:rsidRDefault="00AF42D3" w:rsidP="00AF42D3">
      <w:pPr>
        <w:autoSpaceDE w:val="0"/>
        <w:autoSpaceDN w:val="0"/>
        <w:adjustRightInd w:val="0"/>
        <w:spacing w:after="0" w:line="240" w:lineRule="auto"/>
        <w:ind w:left="1440" w:firstLine="720"/>
        <w:rPr>
          <w:rFonts w:ascii="Times New Roman" w:hAnsi="Times New Roman" w:cs="Times New Roman"/>
          <w:b/>
          <w:bCs/>
          <w:sz w:val="24"/>
          <w:szCs w:val="24"/>
        </w:rPr>
      </w:pPr>
    </w:p>
    <w:p w14:paraId="758E619F" w14:textId="77777777" w:rsidR="00AF42D3" w:rsidRDefault="00AF42D3" w:rsidP="00AF42D3">
      <w:pPr>
        <w:autoSpaceDE w:val="0"/>
        <w:autoSpaceDN w:val="0"/>
        <w:adjustRightInd w:val="0"/>
        <w:spacing w:after="0" w:line="240" w:lineRule="auto"/>
        <w:ind w:left="2160"/>
        <w:rPr>
          <w:rFonts w:ascii="Times New Roman" w:hAnsi="Times New Roman" w:cs="Times New Roman"/>
          <w:sz w:val="24"/>
          <w:szCs w:val="24"/>
        </w:rPr>
      </w:pPr>
      <w:r w:rsidRPr="00AF42D3">
        <w:rPr>
          <w:rFonts w:ascii="Times New Roman" w:hAnsi="Times New Roman" w:cs="Times New Roman"/>
          <w:b/>
          <w:bCs/>
          <w:sz w:val="24"/>
          <w:szCs w:val="24"/>
        </w:rPr>
        <w:t xml:space="preserve">Use Case </w:t>
      </w:r>
      <w:r w:rsidRPr="00AF42D3">
        <w:rPr>
          <w:rFonts w:ascii="Times New Roman" w:hAnsi="Times New Roman" w:cs="Times New Roman"/>
          <w:sz w:val="24"/>
          <w:szCs w:val="24"/>
        </w:rPr>
        <w:t>(1) Concept to describe a system based on usage of system resources by its environment. Characterized by an objective set of interactions within and at the borders of that system. (2) Notation from UML for describing a scenario (Usage approach, operational scenario) from the perspective of tis users. [IEEE90]</w:t>
      </w:r>
    </w:p>
    <w:p w14:paraId="72440C2A" w14:textId="77777777" w:rsidR="00AF42D3" w:rsidRDefault="00AF42D3" w:rsidP="00AF42D3">
      <w:pPr>
        <w:autoSpaceDE w:val="0"/>
        <w:autoSpaceDN w:val="0"/>
        <w:adjustRightInd w:val="0"/>
        <w:spacing w:after="0" w:line="240" w:lineRule="auto"/>
        <w:rPr>
          <w:rFonts w:ascii="Times New Roman" w:hAnsi="Times New Roman" w:cs="Times New Roman"/>
          <w:sz w:val="24"/>
          <w:szCs w:val="24"/>
        </w:rPr>
      </w:pPr>
    </w:p>
    <w:p w14:paraId="3793ADC1" w14:textId="77777777" w:rsidR="00AF42D3" w:rsidRDefault="00AF42D3" w:rsidP="00AF42D3">
      <w:pPr>
        <w:autoSpaceDE w:val="0"/>
        <w:autoSpaceDN w:val="0"/>
        <w:adjustRightInd w:val="0"/>
        <w:spacing w:after="0" w:line="240" w:lineRule="auto"/>
        <w:rPr>
          <w:rFonts w:ascii="Times New Roman" w:hAnsi="Times New Roman" w:cs="Times New Roman"/>
          <w:sz w:val="24"/>
          <w:szCs w:val="24"/>
        </w:rPr>
      </w:pPr>
    </w:p>
    <w:p w14:paraId="377DA0C0" w14:textId="77777777" w:rsidR="00AF42D3" w:rsidRDefault="00AF42D3" w:rsidP="00AF42D3">
      <w:pPr>
        <w:pStyle w:val="Heading3"/>
        <w:numPr>
          <w:ilvl w:val="2"/>
          <w:numId w:val="36"/>
        </w:numPr>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Key Acronyms and Abbreviation</w:t>
      </w:r>
    </w:p>
    <w:p w14:paraId="698CC535" w14:textId="77777777" w:rsidR="00AF42D3" w:rsidRDefault="00AF42D3" w:rsidP="00AF42D3">
      <w:pPr>
        <w:ind w:left="1440"/>
      </w:pPr>
    </w:p>
    <w:p w14:paraId="58766BD4" w14:textId="77777777" w:rsidR="0078740F" w:rsidRDefault="0078740F" w:rsidP="0078740F">
      <w:pPr>
        <w:autoSpaceDE w:val="0"/>
        <w:autoSpaceDN w:val="0"/>
        <w:adjustRightInd w:val="0"/>
        <w:spacing w:after="0" w:line="240" w:lineRule="auto"/>
        <w:ind w:left="2160"/>
        <w:rPr>
          <w:rFonts w:ascii="Times New Roman" w:hAnsi="Times New Roman" w:cs="Times New Roman"/>
          <w:sz w:val="24"/>
          <w:szCs w:val="24"/>
        </w:rPr>
      </w:pPr>
      <w:r>
        <w:rPr>
          <w:rFonts w:ascii="Times New Roman" w:hAnsi="Times New Roman" w:cs="Times New Roman"/>
          <w:b/>
          <w:bCs/>
          <w:sz w:val="24"/>
          <w:szCs w:val="24"/>
        </w:rPr>
        <w:t xml:space="preserve">URS </w:t>
      </w:r>
      <w:r w:rsidRPr="00AF42D3">
        <w:rPr>
          <w:rFonts w:ascii="Times New Roman" w:hAnsi="Times New Roman" w:cs="Times New Roman"/>
          <w:b/>
          <w:bCs/>
          <w:sz w:val="24"/>
          <w:szCs w:val="24"/>
        </w:rPr>
        <w:t>XX</w:t>
      </w:r>
      <w:r>
        <w:rPr>
          <w:rFonts w:ascii="Times New Roman" w:hAnsi="Times New Roman" w:cs="Times New Roman"/>
          <w:b/>
          <w:bCs/>
          <w:sz w:val="24"/>
          <w:szCs w:val="24"/>
        </w:rPr>
        <w:t>.Y</w:t>
      </w:r>
      <w:r w:rsidRPr="00AF42D3">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AF42D3">
        <w:rPr>
          <w:rFonts w:ascii="Times New Roman" w:hAnsi="Times New Roman" w:cs="Times New Roman"/>
          <w:sz w:val="24"/>
          <w:szCs w:val="24"/>
        </w:rPr>
        <w:t>User Requirement Specification number XX</w:t>
      </w:r>
      <w:r>
        <w:rPr>
          <w:rFonts w:ascii="Times New Roman" w:hAnsi="Times New Roman" w:cs="Times New Roman"/>
          <w:sz w:val="24"/>
          <w:szCs w:val="24"/>
        </w:rPr>
        <w:t>.Y</w:t>
      </w:r>
    </w:p>
    <w:p w14:paraId="52137B3B" w14:textId="77777777" w:rsidR="0078740F" w:rsidRPr="0078740F" w:rsidRDefault="0078740F" w:rsidP="0078740F">
      <w:pPr>
        <w:autoSpaceDE w:val="0"/>
        <w:autoSpaceDN w:val="0"/>
        <w:adjustRightInd w:val="0"/>
        <w:spacing w:after="0" w:line="240" w:lineRule="auto"/>
        <w:ind w:left="2160"/>
        <w:rPr>
          <w:rFonts w:ascii="Times New Roman" w:hAnsi="Times New Roman" w:cs="Times New Roman"/>
          <w:sz w:val="24"/>
          <w:szCs w:val="24"/>
        </w:rPr>
      </w:pPr>
    </w:p>
    <w:p w14:paraId="506B70C2" w14:textId="77777777" w:rsidR="00AF42D3" w:rsidRPr="00AF42D3" w:rsidRDefault="0078740F" w:rsidP="0078740F">
      <w:pPr>
        <w:autoSpaceDE w:val="0"/>
        <w:autoSpaceDN w:val="0"/>
        <w:adjustRightInd w:val="0"/>
        <w:spacing w:after="0" w:line="240" w:lineRule="auto"/>
        <w:ind w:left="2160"/>
        <w:rPr>
          <w:rFonts w:ascii="Times New Roman" w:hAnsi="Times New Roman" w:cs="Times New Roman"/>
          <w:sz w:val="24"/>
          <w:szCs w:val="24"/>
        </w:rPr>
      </w:pPr>
      <w:r>
        <w:rPr>
          <w:rFonts w:ascii="Times New Roman" w:hAnsi="Times New Roman" w:cs="Times New Roman"/>
          <w:b/>
          <w:bCs/>
          <w:sz w:val="24"/>
          <w:szCs w:val="24"/>
        </w:rPr>
        <w:t xml:space="preserve">SRS </w:t>
      </w:r>
      <w:r w:rsidR="00AF42D3" w:rsidRPr="00AF42D3">
        <w:rPr>
          <w:rFonts w:ascii="Times New Roman" w:hAnsi="Times New Roman" w:cs="Times New Roman"/>
          <w:b/>
          <w:bCs/>
          <w:sz w:val="24"/>
          <w:szCs w:val="24"/>
        </w:rPr>
        <w:t>XX</w:t>
      </w:r>
      <w:r w:rsidR="00AF42D3">
        <w:rPr>
          <w:rFonts w:ascii="Times New Roman" w:hAnsi="Times New Roman" w:cs="Times New Roman"/>
          <w:b/>
          <w:bCs/>
          <w:sz w:val="24"/>
          <w:szCs w:val="24"/>
        </w:rPr>
        <w:t>.Y</w:t>
      </w:r>
      <w:r w:rsidR="00AF42D3">
        <w:rPr>
          <w:rFonts w:ascii="Times New Roman" w:hAnsi="Times New Roman" w:cs="Times New Roman"/>
          <w:b/>
          <w:bCs/>
          <w:sz w:val="24"/>
          <w:szCs w:val="24"/>
        </w:rPr>
        <w:tab/>
      </w:r>
      <w:r w:rsidR="00AF42D3" w:rsidRPr="00AF42D3">
        <w:rPr>
          <w:rFonts w:ascii="Times New Roman" w:hAnsi="Times New Roman" w:cs="Times New Roman"/>
          <w:sz w:val="24"/>
          <w:szCs w:val="24"/>
        </w:rPr>
        <w:t>Software Requirement Specification number XX</w:t>
      </w:r>
      <w:r w:rsidR="00AF42D3">
        <w:rPr>
          <w:rFonts w:ascii="Times New Roman" w:hAnsi="Times New Roman" w:cs="Times New Roman"/>
          <w:sz w:val="24"/>
          <w:szCs w:val="24"/>
        </w:rPr>
        <w:t>.Y</w:t>
      </w:r>
    </w:p>
    <w:p w14:paraId="44D192A6" w14:textId="77777777" w:rsidR="00AF42D3" w:rsidRPr="00AF42D3" w:rsidRDefault="00AF42D3" w:rsidP="00AF42D3">
      <w:pPr>
        <w:autoSpaceDE w:val="0"/>
        <w:autoSpaceDN w:val="0"/>
        <w:adjustRightInd w:val="0"/>
        <w:spacing w:after="0" w:line="240" w:lineRule="auto"/>
        <w:ind w:left="2160"/>
        <w:rPr>
          <w:rFonts w:ascii="Times New Roman" w:hAnsi="Times New Roman" w:cs="Times New Roman"/>
          <w:sz w:val="24"/>
          <w:szCs w:val="24"/>
        </w:rPr>
      </w:pPr>
    </w:p>
    <w:p w14:paraId="36F3D1C8" w14:textId="77777777" w:rsidR="00AF42D3" w:rsidRDefault="00F054A1" w:rsidP="00AF42D3">
      <w:pPr>
        <w:autoSpaceDE w:val="0"/>
        <w:autoSpaceDN w:val="0"/>
        <w:adjustRightInd w:val="0"/>
        <w:spacing w:after="0" w:line="240" w:lineRule="auto"/>
        <w:ind w:left="2160"/>
        <w:rPr>
          <w:rFonts w:ascii="Times New Roman" w:hAnsi="Times New Roman" w:cs="Times New Roman"/>
          <w:sz w:val="24"/>
          <w:szCs w:val="24"/>
        </w:rPr>
      </w:pPr>
      <w:r>
        <w:rPr>
          <w:rFonts w:ascii="Times New Roman" w:hAnsi="Times New Roman" w:cs="Times New Roman"/>
          <w:b/>
          <w:bCs/>
          <w:sz w:val="24"/>
          <w:szCs w:val="24"/>
        </w:rPr>
        <w:t xml:space="preserve">UC </w:t>
      </w:r>
      <w:r w:rsidR="00AF42D3" w:rsidRPr="00AF42D3">
        <w:rPr>
          <w:rFonts w:ascii="Times New Roman" w:hAnsi="Times New Roman" w:cs="Times New Roman"/>
          <w:b/>
          <w:bCs/>
          <w:sz w:val="24"/>
          <w:szCs w:val="24"/>
        </w:rPr>
        <w:t>XX</w:t>
      </w:r>
      <w:r w:rsidR="00AF42D3">
        <w:rPr>
          <w:rFonts w:ascii="Times New Roman" w:hAnsi="Times New Roman" w:cs="Times New Roman"/>
          <w:b/>
          <w:bCs/>
          <w:sz w:val="24"/>
          <w:szCs w:val="24"/>
        </w:rPr>
        <w:t>.Y</w:t>
      </w:r>
      <w:r w:rsidR="00AF42D3" w:rsidRPr="00AF42D3">
        <w:rPr>
          <w:rFonts w:ascii="Times New Roman" w:hAnsi="Times New Roman" w:cs="Times New Roman"/>
          <w:b/>
          <w:bCs/>
          <w:sz w:val="24"/>
          <w:szCs w:val="24"/>
        </w:rPr>
        <w:t xml:space="preserve"> </w:t>
      </w:r>
      <w:r w:rsidR="00AF42D3">
        <w:rPr>
          <w:rFonts w:ascii="Times New Roman" w:hAnsi="Times New Roman" w:cs="Times New Roman"/>
          <w:b/>
          <w:bCs/>
          <w:sz w:val="24"/>
          <w:szCs w:val="24"/>
        </w:rPr>
        <w:tab/>
      </w:r>
      <w:r w:rsidR="00AF42D3" w:rsidRPr="00AF42D3">
        <w:rPr>
          <w:rFonts w:ascii="Times New Roman" w:hAnsi="Times New Roman" w:cs="Times New Roman"/>
          <w:sz w:val="24"/>
          <w:szCs w:val="24"/>
        </w:rPr>
        <w:t>Use Case Description number XX</w:t>
      </w:r>
      <w:r w:rsidR="00AF42D3">
        <w:rPr>
          <w:rFonts w:ascii="Times New Roman" w:hAnsi="Times New Roman" w:cs="Times New Roman"/>
          <w:sz w:val="24"/>
          <w:szCs w:val="24"/>
        </w:rPr>
        <w:t>.Y</w:t>
      </w:r>
    </w:p>
    <w:p w14:paraId="42C3B993" w14:textId="77777777" w:rsidR="00AF42D3" w:rsidRPr="00AF42D3" w:rsidRDefault="00AF42D3" w:rsidP="00AF42D3">
      <w:pPr>
        <w:autoSpaceDE w:val="0"/>
        <w:autoSpaceDN w:val="0"/>
        <w:adjustRightInd w:val="0"/>
        <w:spacing w:after="0" w:line="240" w:lineRule="auto"/>
        <w:ind w:left="2160"/>
        <w:rPr>
          <w:rFonts w:ascii="Times New Roman" w:hAnsi="Times New Roman" w:cs="Times New Roman"/>
          <w:sz w:val="24"/>
          <w:szCs w:val="24"/>
        </w:rPr>
      </w:pPr>
    </w:p>
    <w:p w14:paraId="69B32706" w14:textId="77777777" w:rsidR="00AF42D3" w:rsidRDefault="00F054A1" w:rsidP="00AF42D3">
      <w:pPr>
        <w:ind w:left="1440" w:firstLine="720"/>
        <w:rPr>
          <w:rFonts w:ascii="Times New Roman" w:hAnsi="Times New Roman" w:cs="Times New Roman"/>
        </w:rPr>
      </w:pPr>
      <w:r>
        <w:rPr>
          <w:rFonts w:ascii="Times New Roman" w:hAnsi="Times New Roman" w:cs="Times New Roman"/>
          <w:b/>
          <w:bCs/>
          <w:sz w:val="24"/>
          <w:szCs w:val="24"/>
        </w:rPr>
        <w:t xml:space="preserve">AD </w:t>
      </w:r>
      <w:r w:rsidR="00AF42D3" w:rsidRPr="00AF42D3">
        <w:rPr>
          <w:rFonts w:ascii="Times New Roman" w:hAnsi="Times New Roman" w:cs="Times New Roman"/>
          <w:b/>
          <w:bCs/>
          <w:sz w:val="24"/>
          <w:szCs w:val="24"/>
        </w:rPr>
        <w:t>XX</w:t>
      </w:r>
      <w:r w:rsidR="00AF42D3">
        <w:rPr>
          <w:rFonts w:ascii="Times New Roman" w:hAnsi="Times New Roman" w:cs="Times New Roman"/>
          <w:b/>
          <w:bCs/>
          <w:sz w:val="24"/>
          <w:szCs w:val="24"/>
        </w:rPr>
        <w:t>.Y</w:t>
      </w:r>
      <w:r w:rsidR="00AF42D3" w:rsidRPr="00AF42D3">
        <w:rPr>
          <w:rFonts w:ascii="Times New Roman" w:hAnsi="Times New Roman" w:cs="Times New Roman"/>
          <w:b/>
          <w:bCs/>
          <w:sz w:val="24"/>
          <w:szCs w:val="24"/>
        </w:rPr>
        <w:t xml:space="preserve"> </w:t>
      </w:r>
      <w:r w:rsidR="00AF42D3">
        <w:rPr>
          <w:rFonts w:ascii="Times New Roman" w:hAnsi="Times New Roman" w:cs="Times New Roman"/>
          <w:sz w:val="24"/>
          <w:szCs w:val="24"/>
        </w:rPr>
        <w:tab/>
      </w:r>
      <w:r w:rsidR="00AF42D3" w:rsidRPr="00AF42D3">
        <w:rPr>
          <w:rFonts w:ascii="Times New Roman" w:hAnsi="Times New Roman" w:cs="Times New Roman"/>
          <w:sz w:val="24"/>
          <w:szCs w:val="24"/>
        </w:rPr>
        <w:t>Activity Diagram number XX</w:t>
      </w:r>
      <w:r w:rsidR="00AF42D3">
        <w:rPr>
          <w:rFonts w:ascii="Times New Roman" w:hAnsi="Times New Roman" w:cs="Times New Roman"/>
        </w:rPr>
        <w:t>.Y</w:t>
      </w:r>
    </w:p>
    <w:p w14:paraId="18ECFD3B" w14:textId="77777777" w:rsidR="00AF42D3" w:rsidRDefault="00AF42D3" w:rsidP="00AF42D3">
      <w:pPr>
        <w:ind w:left="1440" w:firstLine="720"/>
        <w:rPr>
          <w:rFonts w:ascii="Times New Roman" w:hAnsi="Times New Roman" w:cs="Times New Roman"/>
        </w:rPr>
      </w:pPr>
    </w:p>
    <w:p w14:paraId="56BB7110" w14:textId="77777777" w:rsidR="00AF42D3" w:rsidRDefault="00AF42D3" w:rsidP="00AF42D3">
      <w:pPr>
        <w:ind w:left="1440" w:firstLine="720"/>
        <w:rPr>
          <w:rFonts w:ascii="Times New Roman" w:hAnsi="Times New Roman" w:cs="Times New Roman"/>
        </w:rPr>
      </w:pPr>
      <w:r>
        <w:rPr>
          <w:rFonts w:ascii="Times New Roman" w:hAnsi="Times New Roman" w:cs="Times New Roman"/>
        </w:rPr>
        <w:t>*** XX is mean the number of items</w:t>
      </w:r>
    </w:p>
    <w:p w14:paraId="6FED483A" w14:textId="77777777" w:rsidR="00AF42D3" w:rsidRDefault="00AF42D3" w:rsidP="0078740F">
      <w:pPr>
        <w:ind w:left="2550"/>
        <w:rPr>
          <w:rFonts w:ascii="Times New Roman" w:hAnsi="Times New Roman" w:cs="Times New Roman"/>
        </w:rPr>
      </w:pPr>
      <w:r>
        <w:rPr>
          <w:rFonts w:ascii="Times New Roman" w:hAnsi="Times New Roman" w:cs="Times New Roman"/>
        </w:rPr>
        <w:t>Y is mean the number of devices. 1 = web</w:t>
      </w:r>
      <w:r w:rsidR="0078740F">
        <w:rPr>
          <w:rFonts w:ascii="Times New Roman" w:hAnsi="Times New Roman" w:cs="Times New Roman"/>
        </w:rPr>
        <w:t xml:space="preserve"> </w:t>
      </w:r>
      <w:r>
        <w:rPr>
          <w:rFonts w:ascii="Times New Roman" w:hAnsi="Times New Roman" w:cs="Times New Roman"/>
        </w:rPr>
        <w:t>application, 2 = mobile application</w:t>
      </w:r>
    </w:p>
    <w:p w14:paraId="7CF8DBF7" w14:textId="77777777" w:rsidR="0078740F" w:rsidRDefault="0078740F" w:rsidP="0078740F">
      <w:pPr>
        <w:ind w:left="2550"/>
        <w:rPr>
          <w:rFonts w:ascii="Times New Roman" w:hAnsi="Times New Roman" w:cs="Times New Roman"/>
        </w:rPr>
      </w:pPr>
    </w:p>
    <w:p w14:paraId="721B9F85" w14:textId="77777777" w:rsidR="0078740F" w:rsidRDefault="0078740F" w:rsidP="0078740F">
      <w:pPr>
        <w:ind w:left="2550"/>
        <w:rPr>
          <w:rFonts w:ascii="Times New Roman" w:hAnsi="Times New Roman" w:cs="Times New Roman"/>
        </w:rPr>
      </w:pPr>
    </w:p>
    <w:p w14:paraId="28C396D9" w14:textId="77777777" w:rsidR="0078740F" w:rsidRDefault="0078740F" w:rsidP="0078740F">
      <w:pPr>
        <w:ind w:left="2550"/>
        <w:rPr>
          <w:rFonts w:ascii="Times New Roman" w:hAnsi="Times New Roman" w:cs="Times New Roman"/>
        </w:rPr>
      </w:pPr>
    </w:p>
    <w:p w14:paraId="727EBB1A" w14:textId="77777777" w:rsidR="0078740F" w:rsidRDefault="0078740F" w:rsidP="00542D64"/>
    <w:p w14:paraId="02DCBE19" w14:textId="77777777" w:rsidR="00AD45FB" w:rsidRPr="00B8585B" w:rsidRDefault="00AD45FB" w:rsidP="00F14C2A">
      <w:pPr>
        <w:pStyle w:val="Heading1"/>
        <w:rPr>
          <w:rFonts w:ascii="Times New Roman" w:hAnsi="Times New Roman" w:cs="Times New Roman"/>
          <w:b/>
          <w:bCs/>
          <w:sz w:val="40"/>
          <w:szCs w:val="40"/>
        </w:rPr>
      </w:pPr>
      <w:bookmarkStart w:id="6" w:name="_Toc388133867"/>
      <w:bookmarkStart w:id="7" w:name="_Toc388134283"/>
      <w:bookmarkStart w:id="8" w:name="_Toc388134565"/>
      <w:r w:rsidRPr="00B8585B">
        <w:rPr>
          <w:rFonts w:ascii="Times New Roman" w:hAnsi="Times New Roman" w:cs="Times New Roman"/>
          <w:b/>
          <w:bCs/>
          <w:sz w:val="40"/>
          <w:szCs w:val="40"/>
        </w:rPr>
        <w:lastRenderedPageBreak/>
        <w:t>Chapter Two | Overall Description &amp; Requirement</w:t>
      </w:r>
      <w:bookmarkEnd w:id="6"/>
      <w:bookmarkEnd w:id="7"/>
      <w:bookmarkEnd w:id="8"/>
    </w:p>
    <w:p w14:paraId="69757D0D" w14:textId="77777777" w:rsidR="00AD45FB" w:rsidRDefault="00AD45FB" w:rsidP="00AD45FB">
      <w:pPr>
        <w:rPr>
          <w:rFonts w:ascii="Times New Roman" w:hAnsi="Times New Roman" w:cs="Times New Roman"/>
          <w:b/>
          <w:bCs/>
          <w:sz w:val="40"/>
          <w:szCs w:val="40"/>
        </w:rPr>
      </w:pPr>
    </w:p>
    <w:p w14:paraId="5B4B4FDD" w14:textId="77777777" w:rsidR="00AD45FB"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2.1 </w:t>
      </w:r>
      <w:r w:rsidRPr="00F14C2A">
        <w:rPr>
          <w:rFonts w:ascii="Times New Roman" w:hAnsi="Times New Roman" w:cs="Times New Roman"/>
          <w:b/>
          <w:bCs/>
          <w:i w:val="0"/>
          <w:iCs w:val="0"/>
          <w:sz w:val="36"/>
          <w:szCs w:val="36"/>
        </w:rPr>
        <w:tab/>
        <w:t>Product Perspective</w:t>
      </w:r>
    </w:p>
    <w:p w14:paraId="7343B097" w14:textId="77777777" w:rsidR="006070D7" w:rsidRDefault="006070D7" w:rsidP="006070D7">
      <w:pPr>
        <w:ind w:left="720" w:firstLine="720"/>
        <w:rPr>
          <w:rFonts w:ascii="Times New Roman" w:hAnsi="Times New Roman" w:cs="Times New Roman"/>
          <w:sz w:val="24"/>
          <w:szCs w:val="24"/>
        </w:rPr>
      </w:pPr>
      <w:r w:rsidRPr="002344D6">
        <w:rPr>
          <w:rStyle w:val="adverbadjectives"/>
          <w:rFonts w:ascii="Times New Roman" w:hAnsi="Times New Roman" w:cs="Times New Roman"/>
          <w:sz w:val="24"/>
          <w:szCs w:val="24"/>
        </w:rPr>
        <w:t xml:space="preserve">Smart course management system in the cloud </w:t>
      </w:r>
      <w:r>
        <w:rPr>
          <w:rStyle w:val="adverbadjectives"/>
          <w:rFonts w:ascii="Times New Roman" w:hAnsi="Times New Roman" w:cs="Times New Roman"/>
          <w:sz w:val="24"/>
          <w:szCs w:val="24"/>
        </w:rPr>
        <w:t>that</w:t>
      </w:r>
      <w:r w:rsidRPr="002344D6">
        <w:rPr>
          <w:rStyle w:val="adverbadjectives"/>
          <w:rFonts w:ascii="Times New Roman" w:hAnsi="Times New Roman" w:cs="Times New Roman"/>
          <w:sz w:val="24"/>
          <w:szCs w:val="24"/>
        </w:rPr>
        <w:t xml:space="preserve"> supports both </w:t>
      </w:r>
      <w:r>
        <w:rPr>
          <w:rStyle w:val="adverbadjectives"/>
          <w:rFonts w:ascii="Times New Roman" w:hAnsi="Times New Roman" w:cs="Times New Roman"/>
          <w:sz w:val="24"/>
          <w:szCs w:val="24"/>
        </w:rPr>
        <w:t>iOS technology and web browser</w:t>
      </w:r>
      <w:r w:rsidRPr="002344D6">
        <w:rPr>
          <w:rStyle w:val="adverbadjectives"/>
          <w:rFonts w:ascii="Times New Roman" w:hAnsi="Times New Roman" w:cs="Times New Roman"/>
          <w:sz w:val="24"/>
          <w:szCs w:val="24"/>
        </w:rPr>
        <w:t xml:space="preserve"> in order to provide convenient to </w:t>
      </w:r>
      <w:r>
        <w:rPr>
          <w:rStyle w:val="adverbadjectives"/>
          <w:rFonts w:ascii="Times New Roman" w:hAnsi="Times New Roman" w:cs="Times New Roman"/>
          <w:sz w:val="24"/>
          <w:szCs w:val="24"/>
        </w:rPr>
        <w:t xml:space="preserve">users. The system is a tool for Lecturer and student </w:t>
      </w:r>
      <w:r>
        <w:rPr>
          <w:rFonts w:ascii="Times New Roman" w:hAnsi="Times New Roman" w:cs="Times New Roman"/>
          <w:sz w:val="24"/>
          <w:szCs w:val="24"/>
        </w:rPr>
        <w:t>interact in studying together.</w:t>
      </w:r>
      <w:r w:rsidR="00B95FCB">
        <w:rPr>
          <w:rFonts w:ascii="Times New Roman" w:hAnsi="Times New Roman" w:cs="Times New Roman"/>
          <w:sz w:val="24"/>
          <w:szCs w:val="24"/>
        </w:rPr>
        <w:t xml:space="preserve"> The system help to Lecturer manage his/her course is easily. Also, it help to Student access to some information or take activities about course is easily. </w:t>
      </w:r>
    </w:p>
    <w:p w14:paraId="06DA92DC" w14:textId="77777777" w:rsidR="0078740F" w:rsidRPr="0078740F" w:rsidRDefault="0078740F" w:rsidP="0078740F">
      <w:pPr>
        <w:rPr>
          <w:rFonts w:ascii="Times New Roman" w:hAnsi="Times New Roman" w:cs="Times New Roman"/>
          <w:sz w:val="24"/>
          <w:szCs w:val="24"/>
        </w:rPr>
      </w:pPr>
    </w:p>
    <w:p w14:paraId="0A40BB19" w14:textId="77777777" w:rsidR="00B95FCB" w:rsidRPr="00B95FCB" w:rsidRDefault="00AD45FB" w:rsidP="00B95FCB">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2.2 </w:t>
      </w:r>
      <w:r w:rsidRPr="00F14C2A">
        <w:rPr>
          <w:rFonts w:ascii="Times New Roman" w:hAnsi="Times New Roman" w:cs="Times New Roman"/>
          <w:b/>
          <w:bCs/>
          <w:i w:val="0"/>
          <w:iCs w:val="0"/>
          <w:sz w:val="36"/>
          <w:szCs w:val="36"/>
        </w:rPr>
        <w:tab/>
        <w:t>User Characteristics</w:t>
      </w:r>
    </w:p>
    <w:p w14:paraId="705651E5" w14:textId="77777777" w:rsidR="00B95FCB" w:rsidRPr="00B95FCB" w:rsidRDefault="00B95FCB" w:rsidP="00B95FCB">
      <w:pPr>
        <w:rPr>
          <w:rFonts w:ascii="Times New Roman" w:hAnsi="Times New Roman" w:cs="Times New Roman"/>
          <w:sz w:val="24"/>
          <w:szCs w:val="24"/>
        </w:rPr>
      </w:pPr>
      <w:r>
        <w:rPr>
          <w:rFonts w:ascii="Times New Roman" w:hAnsi="Times New Roman" w:cs="Times New Roman"/>
          <w:sz w:val="24"/>
          <w:szCs w:val="24"/>
        </w:rPr>
        <w:tab/>
        <w:t>Users have 3 users:</w:t>
      </w:r>
    </w:p>
    <w:p w14:paraId="3A90B7A7" w14:textId="77777777" w:rsidR="00B95FCB" w:rsidRDefault="00B95FCB" w:rsidP="00B95FCB">
      <w:pPr>
        <w:numPr>
          <w:ilvl w:val="0"/>
          <w:numId w:val="41"/>
        </w:numPr>
      </w:pPr>
      <w:r w:rsidRPr="007957B9">
        <w:rPr>
          <w:rFonts w:ascii="Times New Roman" w:hAnsi="Times New Roman" w:cs="Times New Roman"/>
          <w:sz w:val="24"/>
          <w:szCs w:val="24"/>
        </w:rPr>
        <w:t>Administrator</w:t>
      </w:r>
      <w:r>
        <w:rPr>
          <w:rFonts w:ascii="Times New Roman" w:hAnsi="Times New Roman" w:cs="Times New Roman"/>
          <w:sz w:val="24"/>
          <w:szCs w:val="24"/>
        </w:rPr>
        <w:t xml:space="preserve"> handle </w:t>
      </w:r>
      <w:del w:id="9" w:author="rimi park" w:date="2014-05-18T22:57:00Z">
        <w:r w:rsidDel="009C5FFD">
          <w:rPr>
            <w:rFonts w:ascii="Times New Roman" w:hAnsi="Times New Roman" w:cs="Times New Roman"/>
            <w:sz w:val="24"/>
            <w:szCs w:val="24"/>
          </w:rPr>
          <w:delText>about</w:delText>
        </w:r>
        <w:r w:rsidRPr="007957B9" w:rsidDel="009C5FFD">
          <w:rPr>
            <w:rFonts w:ascii="Times New Roman" w:hAnsi="Times New Roman" w:cs="Times New Roman"/>
            <w:sz w:val="24"/>
            <w:szCs w:val="24"/>
          </w:rPr>
          <w:delText xml:space="preserve"> </w:delText>
        </w:r>
      </w:del>
      <w:r>
        <w:rPr>
          <w:rFonts w:ascii="Times New Roman" w:hAnsi="Times New Roman" w:cs="Times New Roman"/>
          <w:sz w:val="24"/>
          <w:szCs w:val="24"/>
        </w:rPr>
        <w:t xml:space="preserve">user registration and </w:t>
      </w:r>
      <w:r w:rsidRPr="007957B9">
        <w:rPr>
          <w:rFonts w:ascii="Times New Roman" w:hAnsi="Times New Roman" w:cs="Times New Roman"/>
          <w:sz w:val="24"/>
          <w:szCs w:val="24"/>
        </w:rPr>
        <w:t xml:space="preserve">course management (e.g. create courses, add </w:t>
      </w:r>
      <w:r>
        <w:rPr>
          <w:rFonts w:ascii="Times New Roman" w:hAnsi="Times New Roman" w:cs="Times New Roman"/>
          <w:sz w:val="24"/>
          <w:szCs w:val="24"/>
        </w:rPr>
        <w:t xml:space="preserve">a lecturer and </w:t>
      </w:r>
      <w:r w:rsidRPr="007957B9">
        <w:rPr>
          <w:rFonts w:ascii="Times New Roman" w:hAnsi="Times New Roman" w:cs="Times New Roman"/>
          <w:sz w:val="24"/>
          <w:szCs w:val="24"/>
        </w:rPr>
        <w:t>students in the course</w:t>
      </w:r>
      <w:r>
        <w:rPr>
          <w:rFonts w:ascii="Times New Roman" w:hAnsi="Times New Roman" w:cs="Times New Roman"/>
          <w:sz w:val="24"/>
          <w:szCs w:val="24"/>
        </w:rPr>
        <w:t xml:space="preserve">, </w:t>
      </w:r>
      <w:r w:rsidRPr="007957B9">
        <w:rPr>
          <w:rFonts w:ascii="Times New Roman" w:hAnsi="Times New Roman" w:cs="Times New Roman"/>
          <w:sz w:val="24"/>
          <w:szCs w:val="24"/>
        </w:rPr>
        <w:t>and create semester</w:t>
      </w:r>
      <w:r>
        <w:rPr>
          <w:rFonts w:ascii="Times New Roman" w:hAnsi="Times New Roman" w:cs="Times New Roman"/>
          <w:sz w:val="24"/>
          <w:szCs w:val="24"/>
        </w:rPr>
        <w:t>s</w:t>
      </w:r>
      <w:r w:rsidRPr="007957B9">
        <w:rPr>
          <w:rFonts w:ascii="Times New Roman" w:hAnsi="Times New Roman" w:cs="Times New Roman"/>
          <w:sz w:val="24"/>
          <w:szCs w:val="24"/>
        </w:rPr>
        <w:t>)</w:t>
      </w:r>
      <w:r>
        <w:t>.</w:t>
      </w:r>
    </w:p>
    <w:p w14:paraId="5CE24613" w14:textId="77777777" w:rsidR="00B95FCB" w:rsidRDefault="00B95FCB" w:rsidP="00B95FCB">
      <w:pPr>
        <w:numPr>
          <w:ilvl w:val="0"/>
          <w:numId w:val="41"/>
        </w:numPr>
        <w:rPr>
          <w:rFonts w:ascii="Times New Roman" w:hAnsi="Times New Roman" w:cs="Times New Roman"/>
          <w:sz w:val="24"/>
          <w:szCs w:val="24"/>
        </w:rPr>
      </w:pPr>
      <w:r>
        <w:rPr>
          <w:rFonts w:ascii="Times New Roman" w:hAnsi="Times New Roman" w:cs="Times New Roman"/>
          <w:sz w:val="24"/>
          <w:szCs w:val="24"/>
        </w:rPr>
        <w:t xml:space="preserve">Lecturer handle </w:t>
      </w:r>
      <w:del w:id="10" w:author="rimi park" w:date="2014-05-18T22:57:00Z">
        <w:r w:rsidDel="009C5FFD">
          <w:rPr>
            <w:rFonts w:ascii="Times New Roman" w:hAnsi="Times New Roman" w:cs="Times New Roman"/>
            <w:sz w:val="24"/>
            <w:szCs w:val="24"/>
          </w:rPr>
          <w:delText xml:space="preserve">about </w:delText>
        </w:r>
      </w:del>
      <w:r>
        <w:rPr>
          <w:rFonts w:ascii="Times New Roman" w:hAnsi="Times New Roman" w:cs="Times New Roman"/>
          <w:sz w:val="24"/>
          <w:szCs w:val="24"/>
        </w:rPr>
        <w:t>score management, assignment and quiz management, course material sharing, and take to notify to student.</w:t>
      </w:r>
    </w:p>
    <w:p w14:paraId="6FA740E2" w14:textId="77777777" w:rsidR="00B95FCB" w:rsidRDefault="00B95FCB" w:rsidP="00B95FCB">
      <w:pPr>
        <w:numPr>
          <w:ilvl w:val="0"/>
          <w:numId w:val="41"/>
        </w:numPr>
        <w:rPr>
          <w:rFonts w:ascii="Times New Roman" w:hAnsi="Times New Roman" w:cs="Times New Roman"/>
          <w:sz w:val="24"/>
          <w:szCs w:val="24"/>
        </w:rPr>
      </w:pPr>
      <w:r>
        <w:rPr>
          <w:rFonts w:ascii="Times New Roman" w:hAnsi="Times New Roman" w:cs="Times New Roman"/>
          <w:sz w:val="24"/>
          <w:szCs w:val="24"/>
        </w:rPr>
        <w:t xml:space="preserve">Student handle </w:t>
      </w:r>
      <w:del w:id="11" w:author="rimi park" w:date="2014-05-18T22:57:00Z">
        <w:r w:rsidDel="009C5FFD">
          <w:rPr>
            <w:rFonts w:ascii="Times New Roman" w:hAnsi="Times New Roman" w:cs="Times New Roman"/>
            <w:sz w:val="24"/>
            <w:szCs w:val="24"/>
          </w:rPr>
          <w:delText xml:space="preserve">about </w:delText>
        </w:r>
      </w:del>
      <w:r>
        <w:rPr>
          <w:rFonts w:ascii="Times New Roman" w:hAnsi="Times New Roman" w:cs="Times New Roman"/>
          <w:sz w:val="24"/>
          <w:szCs w:val="24"/>
        </w:rPr>
        <w:t>taking assignment and quiz, viewing score, download course material sharing, and receive notification from Lecturer.</w:t>
      </w:r>
    </w:p>
    <w:p w14:paraId="7E711336" w14:textId="77777777" w:rsidR="00B95FCB" w:rsidRPr="00B95FCB" w:rsidRDefault="00B95FCB" w:rsidP="00B95FCB"/>
    <w:p w14:paraId="52FAFB39" w14:textId="77777777"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2.3 </w:t>
      </w:r>
      <w:r w:rsidRPr="00F14C2A">
        <w:rPr>
          <w:rFonts w:ascii="Times New Roman" w:hAnsi="Times New Roman" w:cs="Times New Roman"/>
          <w:b/>
          <w:bCs/>
          <w:i w:val="0"/>
          <w:iCs w:val="0"/>
          <w:sz w:val="36"/>
          <w:szCs w:val="36"/>
        </w:rPr>
        <w:tab/>
        <w:t>Features</w:t>
      </w:r>
    </w:p>
    <w:p w14:paraId="0184963F" w14:textId="77777777" w:rsidR="000B5927" w:rsidRPr="000B5927" w:rsidRDefault="000B5927" w:rsidP="000B5927"/>
    <w:p w14:paraId="5684AEE0" w14:textId="77777777" w:rsidR="00AD45FB" w:rsidRPr="008D423E" w:rsidRDefault="00AD45FB" w:rsidP="00AD45FB">
      <w:pPr>
        <w:rPr>
          <w:rFonts w:ascii="Times New Roman" w:hAnsi="Times New Roman" w:cs="Times New Roman"/>
          <w:b/>
          <w:bCs/>
          <w:sz w:val="28"/>
        </w:rPr>
      </w:pPr>
      <w:r>
        <w:tab/>
      </w:r>
      <w:r>
        <w:rPr>
          <w:rFonts w:ascii="Times New Roman" w:hAnsi="Times New Roman" w:cs="Times New Roman"/>
          <w:b/>
          <w:bCs/>
          <w:sz w:val="28"/>
        </w:rPr>
        <w:t>There are three types of users</w:t>
      </w:r>
      <w:r w:rsidRPr="008D423E">
        <w:rPr>
          <w:rFonts w:ascii="Times New Roman" w:hAnsi="Times New Roman" w:cs="Times New Roman"/>
          <w:b/>
          <w:bCs/>
          <w:sz w:val="28"/>
        </w:rPr>
        <w:t>:</w:t>
      </w:r>
    </w:p>
    <w:p w14:paraId="3B35A5DD" w14:textId="77777777"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Administrator</w:t>
      </w:r>
    </w:p>
    <w:p w14:paraId="1428D01A" w14:textId="77777777"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Lecturer</w:t>
      </w:r>
    </w:p>
    <w:p w14:paraId="7CC42D7D" w14:textId="77777777"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Student</w:t>
      </w:r>
    </w:p>
    <w:p w14:paraId="0D120F85" w14:textId="77777777" w:rsidR="00AD45FB" w:rsidRDefault="00AD45FB" w:rsidP="00AD45FB">
      <w:pPr>
        <w:rPr>
          <w:rFonts w:ascii="Times New Roman" w:hAnsi="Times New Roman" w:cs="Times New Roman"/>
          <w:sz w:val="28"/>
        </w:rPr>
      </w:pPr>
    </w:p>
    <w:p w14:paraId="08EA2594" w14:textId="77777777" w:rsidR="00CA6F31" w:rsidRDefault="00CA6F31" w:rsidP="00AD45FB">
      <w:pPr>
        <w:rPr>
          <w:rFonts w:ascii="Times New Roman" w:hAnsi="Times New Roman" w:cs="Times New Roman"/>
          <w:sz w:val="28"/>
        </w:rPr>
      </w:pPr>
    </w:p>
    <w:p w14:paraId="19B06474" w14:textId="77777777" w:rsidR="00CA6F31" w:rsidRDefault="00CA6F31" w:rsidP="00AD45FB">
      <w:pPr>
        <w:rPr>
          <w:rFonts w:ascii="Times New Roman" w:hAnsi="Times New Roman" w:cs="Times New Roman"/>
          <w:sz w:val="28"/>
        </w:rPr>
      </w:pPr>
    </w:p>
    <w:p w14:paraId="1F0A66C5" w14:textId="77777777" w:rsidR="00CA6F31" w:rsidRDefault="00CA6F31" w:rsidP="00AD45FB">
      <w:pPr>
        <w:rPr>
          <w:rFonts w:ascii="Times New Roman" w:hAnsi="Times New Roman" w:cs="Times New Roman"/>
          <w:sz w:val="28"/>
        </w:rPr>
      </w:pPr>
    </w:p>
    <w:p w14:paraId="6D1568FB" w14:textId="77777777"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lastRenderedPageBreak/>
        <w:t xml:space="preserve">Feature#1 User registration </w:t>
      </w:r>
    </w:p>
    <w:p w14:paraId="69696815" w14:textId="77777777" w:rsidR="00AD45FB" w:rsidRPr="003837FB"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B05C46">
        <w:rPr>
          <w:rFonts w:ascii="Times New Roman" w:hAnsi="Times New Roman" w:cs="Times New Roman"/>
          <w:b/>
          <w:bCs/>
          <w:sz w:val="24"/>
          <w:szCs w:val="24"/>
        </w:rPr>
        <w:t>Description:</w:t>
      </w:r>
      <w:r w:rsidRPr="003837FB">
        <w:rPr>
          <w:rFonts w:ascii="Times New Roman" w:hAnsi="Times New Roman" w:cs="Times New Roman"/>
          <w:sz w:val="24"/>
          <w:szCs w:val="24"/>
        </w:rPr>
        <w:t xml:space="preserve">  </w:t>
      </w:r>
      <w:r>
        <w:rPr>
          <w:rFonts w:ascii="Times New Roman" w:hAnsi="Times New Roman" w:cs="Times New Roman"/>
          <w:sz w:val="24"/>
          <w:szCs w:val="24"/>
        </w:rPr>
        <w:t>This feature supports registration of users for using the system.</w:t>
      </w:r>
    </w:p>
    <w:p w14:paraId="0BCAD40F" w14:textId="77777777" w:rsidR="00AD45FB" w:rsidRPr="003837FB"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B05C46">
        <w:rPr>
          <w:rFonts w:ascii="Times New Roman" w:hAnsi="Times New Roman" w:cs="Times New Roman"/>
          <w:b/>
          <w:bCs/>
          <w:sz w:val="24"/>
          <w:szCs w:val="24"/>
        </w:rPr>
        <w:t>Users:</w:t>
      </w:r>
      <w:r w:rsidRPr="003837FB">
        <w:rPr>
          <w:rFonts w:ascii="Times New Roman" w:hAnsi="Times New Roman" w:cs="Times New Roman"/>
          <w:sz w:val="24"/>
          <w:szCs w:val="24"/>
        </w:rPr>
        <w:t xml:space="preserve"> </w:t>
      </w:r>
      <w:r>
        <w:rPr>
          <w:rFonts w:ascii="Times New Roman" w:hAnsi="Times New Roman" w:cs="Times New Roman"/>
          <w:sz w:val="24"/>
          <w:szCs w:val="24"/>
        </w:rPr>
        <w:t>Lecturer, Student, Administrator</w:t>
      </w:r>
    </w:p>
    <w:p w14:paraId="7F360289" w14:textId="77777777"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B05C46">
        <w:rPr>
          <w:rFonts w:ascii="Times New Roman" w:hAnsi="Times New Roman" w:cs="Times New Roman"/>
          <w:b/>
          <w:bCs/>
          <w:sz w:val="24"/>
          <w:szCs w:val="24"/>
        </w:rPr>
        <w:t xml:space="preserve">Details: </w:t>
      </w:r>
    </w:p>
    <w:p w14:paraId="560C3FB9" w14:textId="77777777" w:rsidR="00AD45FB" w:rsidRPr="00B05C46"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1-1 Lecturer/Student: </w:t>
      </w:r>
      <w:r>
        <w:rPr>
          <w:rFonts w:ascii="Times New Roman" w:hAnsi="Times New Roman" w:cs="Times New Roman"/>
          <w:sz w:val="24"/>
          <w:szCs w:val="24"/>
        </w:rPr>
        <w:t>Lecturer/Student can request to register in the system..</w:t>
      </w:r>
      <w:r>
        <w:rPr>
          <w:rFonts w:ascii="Times New Roman" w:hAnsi="Times New Roman" w:cs="Times New Roman"/>
          <w:b/>
          <w:bCs/>
          <w:sz w:val="24"/>
          <w:szCs w:val="24"/>
        </w:rPr>
        <w:t xml:space="preserve"> </w:t>
      </w:r>
    </w:p>
    <w:p w14:paraId="2EF58316" w14:textId="77777777" w:rsidR="00AD45FB" w:rsidRDefault="00AD45FB" w:rsidP="00AD45FB">
      <w:pPr>
        <w:spacing w:before="100" w:after="0"/>
        <w:ind w:left="1440"/>
        <w:rPr>
          <w:rFonts w:ascii="Times New Roman" w:hAnsi="Times New Roman"/>
          <w:sz w:val="24"/>
          <w:szCs w:val="24"/>
        </w:rPr>
      </w:pPr>
      <w:commentRangeStart w:id="12"/>
      <w:r>
        <w:rPr>
          <w:rFonts w:ascii="Times New Roman" w:hAnsi="Times New Roman" w:cs="Times New Roman"/>
          <w:b/>
          <w:bCs/>
          <w:sz w:val="24"/>
          <w:szCs w:val="24"/>
        </w:rPr>
        <w:t xml:space="preserve">1-2 Administrator: </w:t>
      </w:r>
      <w:r>
        <w:rPr>
          <w:rFonts w:ascii="Times New Roman" w:hAnsi="Times New Roman" w:cs="Times New Roman"/>
          <w:sz w:val="24"/>
          <w:szCs w:val="24"/>
        </w:rPr>
        <w:t xml:space="preserve">Administrator can approve registration requests from Lecturers and Students. </w:t>
      </w:r>
      <w:commentRangeEnd w:id="12"/>
      <w:r w:rsidR="00602A97">
        <w:rPr>
          <w:rStyle w:val="CommentReference"/>
        </w:rPr>
        <w:commentReference w:id="12"/>
      </w:r>
    </w:p>
    <w:p w14:paraId="1BB2A588" w14:textId="77777777" w:rsidR="00AD45FB" w:rsidRDefault="00AD45FB" w:rsidP="00AD45FB">
      <w:pPr>
        <w:spacing w:before="100" w:after="0"/>
        <w:rPr>
          <w:rFonts w:ascii="Times New Roman" w:hAnsi="Times New Roman"/>
          <w:sz w:val="24"/>
          <w:szCs w:val="24"/>
        </w:rPr>
      </w:pPr>
      <w:r>
        <w:rPr>
          <w:rFonts w:ascii="Times New Roman" w:hAnsi="Times New Roman" w:hint="cs"/>
          <w:sz w:val="24"/>
          <w:szCs w:val="24"/>
          <w:cs/>
        </w:rPr>
        <w:t xml:space="preserve"> </w:t>
      </w:r>
    </w:p>
    <w:p w14:paraId="2F851146" w14:textId="77777777"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Feature#2 Login to the system</w:t>
      </w:r>
    </w:p>
    <w:p w14:paraId="1EF46D1E" w14:textId="77777777" w:rsidR="00AD45FB" w:rsidRPr="001F562A" w:rsidRDefault="00AD45FB" w:rsidP="00AD45FB">
      <w:pPr>
        <w:spacing w:before="100" w:after="0"/>
        <w:ind w:firstLine="720"/>
        <w:rPr>
          <w:rFonts w:ascii="Times New Roman" w:hAnsi="Times New Roman" w:cs="Times New Roman"/>
          <w:sz w:val="24"/>
          <w:szCs w:val="24"/>
        </w:rPr>
      </w:pPr>
      <w:r w:rsidRPr="004D0F54">
        <w:rPr>
          <w:rFonts w:ascii="Times New Roman" w:hAnsi="Times New Roman" w:cs="Times New Roman"/>
          <w:b/>
          <w:bCs/>
          <w:sz w:val="24"/>
          <w:szCs w:val="24"/>
        </w:rPr>
        <w:t>Description:</w:t>
      </w:r>
      <w:r w:rsidRPr="001F562A">
        <w:rPr>
          <w:rFonts w:ascii="Times New Roman" w:hAnsi="Times New Roman" w:cs="Times New Roman"/>
          <w:sz w:val="24"/>
          <w:szCs w:val="24"/>
        </w:rPr>
        <w:t xml:space="preserve">  </w:t>
      </w:r>
      <w:r>
        <w:rPr>
          <w:rFonts w:ascii="Times New Roman" w:hAnsi="Times New Roman" w:cs="Times New Roman"/>
          <w:sz w:val="24"/>
          <w:szCs w:val="24"/>
        </w:rPr>
        <w:t>This feature supports access to the system.</w:t>
      </w:r>
    </w:p>
    <w:p w14:paraId="220AE4B4" w14:textId="77777777" w:rsidR="00AD45FB" w:rsidRPr="001F562A"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4D0F54">
        <w:rPr>
          <w:rFonts w:ascii="Times New Roman" w:hAnsi="Times New Roman" w:cs="Times New Roman"/>
          <w:b/>
          <w:bCs/>
          <w:sz w:val="24"/>
          <w:szCs w:val="24"/>
        </w:rPr>
        <w:t>Users:</w:t>
      </w:r>
      <w:r w:rsidRPr="001F562A">
        <w:rPr>
          <w:rFonts w:ascii="Times New Roman" w:hAnsi="Times New Roman" w:cs="Times New Roman"/>
          <w:sz w:val="24"/>
          <w:szCs w:val="24"/>
        </w:rPr>
        <w:t xml:space="preserve"> </w:t>
      </w:r>
      <w:r>
        <w:rPr>
          <w:rFonts w:ascii="Times New Roman" w:hAnsi="Times New Roman" w:cs="Times New Roman"/>
          <w:sz w:val="24"/>
          <w:szCs w:val="24"/>
        </w:rPr>
        <w:t>Lecturer, Student, Administrator</w:t>
      </w:r>
    </w:p>
    <w:p w14:paraId="16F487D6" w14:textId="77777777"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4D0F54">
        <w:rPr>
          <w:rFonts w:ascii="Times New Roman" w:hAnsi="Times New Roman" w:cs="Times New Roman"/>
          <w:b/>
          <w:bCs/>
          <w:sz w:val="24"/>
          <w:szCs w:val="24"/>
        </w:rPr>
        <w:t xml:space="preserve">Details: </w:t>
      </w:r>
    </w:p>
    <w:p w14:paraId="3E0BEA4B" w14:textId="77777777" w:rsidR="00AD45FB"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2-1 Lecturer/Student/Administrator: </w:t>
      </w:r>
      <w:r>
        <w:rPr>
          <w:rFonts w:ascii="Times New Roman" w:hAnsi="Times New Roman" w:cs="Times New Roman"/>
          <w:sz w:val="24"/>
          <w:szCs w:val="24"/>
        </w:rPr>
        <w:t>User can login to the system</w:t>
      </w:r>
      <w:r>
        <w:rPr>
          <w:rFonts w:ascii="Times New Roman" w:hAnsi="Times New Roman"/>
          <w:sz w:val="24"/>
          <w:szCs w:val="24"/>
        </w:rPr>
        <w:t xml:space="preserve">. </w:t>
      </w:r>
    </w:p>
    <w:p w14:paraId="6A281902" w14:textId="77777777" w:rsidR="00AD45FB" w:rsidRPr="00B05C46"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2-2 Lecturer/Student/Administrator: </w:t>
      </w:r>
      <w:r>
        <w:rPr>
          <w:rFonts w:ascii="Times New Roman" w:hAnsi="Times New Roman" w:cs="Times New Roman"/>
          <w:sz w:val="24"/>
          <w:szCs w:val="24"/>
        </w:rPr>
        <w:t xml:space="preserve">User </w:t>
      </w:r>
      <w:r>
        <w:rPr>
          <w:rFonts w:ascii="Times New Roman" w:hAnsi="Times New Roman"/>
          <w:sz w:val="24"/>
          <w:szCs w:val="24"/>
        </w:rPr>
        <w:t>can logout from the system.</w:t>
      </w:r>
    </w:p>
    <w:p w14:paraId="1F5452CC" w14:textId="77777777" w:rsidR="00AD45FB" w:rsidRDefault="00AD45FB" w:rsidP="00AD45FB">
      <w:pPr>
        <w:spacing w:before="100" w:after="0"/>
        <w:ind w:firstLine="720"/>
        <w:rPr>
          <w:rFonts w:ascii="Times New Roman" w:hAnsi="Times New Roman" w:cs="Times New Roman"/>
          <w:b/>
          <w:bCs/>
          <w:sz w:val="29"/>
          <w:szCs w:val="29"/>
        </w:rPr>
      </w:pPr>
    </w:p>
    <w:p w14:paraId="00F91343" w14:textId="77777777"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Feature#3 Course management</w:t>
      </w:r>
    </w:p>
    <w:p w14:paraId="6E6498D3" w14:textId="77777777" w:rsidR="00AD45FB" w:rsidRPr="001F562A" w:rsidRDefault="00AD45FB" w:rsidP="00AD45FB">
      <w:pPr>
        <w:spacing w:before="100" w:after="0"/>
        <w:ind w:left="720"/>
        <w:rPr>
          <w:rFonts w:ascii="Times New Roman" w:hAnsi="Times New Roman" w:cs="Times New Roman"/>
          <w:sz w:val="24"/>
          <w:szCs w:val="24"/>
        </w:rPr>
      </w:pPr>
      <w:r w:rsidRPr="0055146C">
        <w:rPr>
          <w:rFonts w:ascii="Times New Roman" w:hAnsi="Times New Roman" w:cs="Times New Roman"/>
          <w:b/>
          <w:bCs/>
          <w:sz w:val="24"/>
          <w:szCs w:val="24"/>
        </w:rPr>
        <w:t>Description:</w:t>
      </w:r>
      <w:r>
        <w:rPr>
          <w:rFonts w:ascii="Times New Roman" w:hAnsi="Times New Roman" w:cs="Times New Roman"/>
          <w:sz w:val="24"/>
          <w:szCs w:val="24"/>
        </w:rPr>
        <w:t xml:space="preserve"> This feature supports managing semesters to respond academic year that change over time by Administrator. Lecturer manages his/her courses offered in each semester. Student accesses course information registered.  </w:t>
      </w:r>
    </w:p>
    <w:p w14:paraId="2447CC4B" w14:textId="77777777" w:rsidR="00AD45FB" w:rsidRPr="001F562A"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55146C">
        <w:rPr>
          <w:rFonts w:ascii="Times New Roman" w:hAnsi="Times New Roman" w:cs="Times New Roman"/>
          <w:b/>
          <w:bCs/>
          <w:sz w:val="24"/>
          <w:szCs w:val="24"/>
        </w:rPr>
        <w:t>Users:</w:t>
      </w:r>
      <w:r w:rsidRPr="001F562A">
        <w:rPr>
          <w:rFonts w:ascii="Times New Roman" w:hAnsi="Times New Roman" w:cs="Times New Roman"/>
          <w:sz w:val="24"/>
          <w:szCs w:val="24"/>
        </w:rPr>
        <w:t xml:space="preserve"> </w:t>
      </w:r>
      <w:r>
        <w:rPr>
          <w:rFonts w:ascii="Times New Roman" w:hAnsi="Times New Roman" w:cs="Times New Roman"/>
          <w:sz w:val="24"/>
          <w:szCs w:val="24"/>
        </w:rPr>
        <w:t>Administrator, Lecturer, Student</w:t>
      </w:r>
    </w:p>
    <w:p w14:paraId="71751F00" w14:textId="77777777" w:rsidR="00AD45FB" w:rsidRPr="0055146C"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55146C">
        <w:rPr>
          <w:rFonts w:ascii="Times New Roman" w:hAnsi="Times New Roman" w:cs="Times New Roman"/>
          <w:b/>
          <w:bCs/>
          <w:sz w:val="24"/>
          <w:szCs w:val="24"/>
        </w:rPr>
        <w:t xml:space="preserve">Details: </w:t>
      </w:r>
    </w:p>
    <w:p w14:paraId="35334753" w14:textId="77777777" w:rsidR="00AD45FB" w:rsidRPr="00801759"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 xml:space="preserve">3-1 </w:t>
      </w:r>
      <w:r w:rsidRPr="000A1837">
        <w:rPr>
          <w:rFonts w:ascii="Times New Roman" w:hAnsi="Times New Roman" w:cs="Times New Roman"/>
          <w:b/>
          <w:bCs/>
          <w:sz w:val="24"/>
          <w:szCs w:val="24"/>
        </w:rPr>
        <w:t>Administrator:</w:t>
      </w:r>
      <w:r>
        <w:rPr>
          <w:rFonts w:ascii="Times New Roman" w:hAnsi="Times New Roman" w:cs="Times New Roman"/>
          <w:b/>
          <w:bCs/>
          <w:sz w:val="24"/>
          <w:szCs w:val="24"/>
        </w:rPr>
        <w:t xml:space="preserve"> </w:t>
      </w:r>
      <w:r>
        <w:rPr>
          <w:rFonts w:ascii="Times New Roman" w:hAnsi="Times New Roman" w:cs="Times New Roman"/>
          <w:sz w:val="24"/>
          <w:szCs w:val="24"/>
        </w:rPr>
        <w:t>Administrator can create, edit, and delete semesters.</w:t>
      </w:r>
    </w:p>
    <w:p w14:paraId="0B440C9A" w14:textId="77777777"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3-2 Administrator: </w:t>
      </w:r>
      <w:r>
        <w:rPr>
          <w:rFonts w:ascii="Times New Roman" w:hAnsi="Times New Roman" w:cs="Times New Roman"/>
          <w:sz w:val="24"/>
          <w:szCs w:val="24"/>
        </w:rPr>
        <w:t>Administrator can create, edit, and delete a course in the semester.</w:t>
      </w:r>
    </w:p>
    <w:p w14:paraId="4CA4346E" w14:textId="77777777" w:rsidR="00AD45FB" w:rsidRPr="00CE303B"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 xml:space="preserve">3-3 Administrator: </w:t>
      </w:r>
      <w:r>
        <w:rPr>
          <w:rFonts w:ascii="Times New Roman" w:hAnsi="Times New Roman" w:cs="Times New Roman"/>
          <w:sz w:val="24"/>
          <w:szCs w:val="24"/>
        </w:rPr>
        <w:t>Administrator can register a list of students to a course.</w:t>
      </w:r>
    </w:p>
    <w:p w14:paraId="527C3A8C" w14:textId="77777777" w:rsidR="00AD45FB" w:rsidRDefault="00AD45FB" w:rsidP="00AD45FB">
      <w:pPr>
        <w:spacing w:before="100" w:after="0"/>
        <w:ind w:left="720" w:firstLine="720"/>
        <w:rPr>
          <w:rFonts w:ascii="Times New Roman" w:hAnsi="Times New Roman" w:cs="Times New Roman"/>
          <w:b/>
          <w:bCs/>
          <w:sz w:val="29"/>
          <w:szCs w:val="29"/>
        </w:rPr>
      </w:pPr>
      <w:r>
        <w:rPr>
          <w:rFonts w:ascii="Times New Roman" w:hAnsi="Times New Roman" w:cs="Times New Roman"/>
          <w:b/>
          <w:bCs/>
          <w:sz w:val="24"/>
          <w:szCs w:val="24"/>
        </w:rPr>
        <w:t>3</w:t>
      </w:r>
      <w:r w:rsidRPr="008D423E">
        <w:rPr>
          <w:rFonts w:ascii="Times New Roman" w:hAnsi="Times New Roman" w:cs="Times New Roman"/>
          <w:b/>
          <w:bCs/>
          <w:sz w:val="24"/>
          <w:szCs w:val="24"/>
        </w:rPr>
        <w:t>-</w:t>
      </w:r>
      <w:r>
        <w:rPr>
          <w:rFonts w:ascii="Times New Roman" w:hAnsi="Times New Roman" w:cs="Times New Roman"/>
          <w:b/>
          <w:bCs/>
          <w:sz w:val="24"/>
          <w:szCs w:val="24"/>
        </w:rPr>
        <w:t xml:space="preserve">4 </w:t>
      </w:r>
      <w:r w:rsidRPr="008D423E">
        <w:rPr>
          <w:rFonts w:ascii="Times New Roman" w:hAnsi="Times New Roman" w:cs="Times New Roman"/>
          <w:b/>
          <w:bCs/>
          <w:sz w:val="24"/>
          <w:szCs w:val="24"/>
        </w:rPr>
        <w:t>Lecturer:</w:t>
      </w:r>
      <w:r>
        <w:rPr>
          <w:rFonts w:ascii="Times New Roman" w:hAnsi="Times New Roman" w:cs="Times New Roman"/>
          <w:sz w:val="24"/>
          <w:szCs w:val="24"/>
        </w:rPr>
        <w:t xml:space="preserve"> Lecturer can access information of his/her course.</w:t>
      </w:r>
    </w:p>
    <w:p w14:paraId="02DEFDDB" w14:textId="77777777" w:rsidR="00AD45FB" w:rsidRDefault="00AD45FB" w:rsidP="00AD45FB">
      <w:pPr>
        <w:spacing w:before="100" w:after="0"/>
        <w:ind w:left="720" w:firstLine="720"/>
        <w:rPr>
          <w:rFonts w:ascii="Times New Roman" w:hAnsi="Times New Roman"/>
          <w:b/>
          <w:bCs/>
          <w:sz w:val="29"/>
          <w:szCs w:val="29"/>
        </w:rPr>
      </w:pPr>
      <w:r>
        <w:rPr>
          <w:rFonts w:ascii="Times New Roman" w:hAnsi="Times New Roman" w:cs="Times New Roman"/>
          <w:b/>
          <w:bCs/>
          <w:sz w:val="24"/>
          <w:szCs w:val="24"/>
        </w:rPr>
        <w:t xml:space="preserve">3-5 Student: </w:t>
      </w:r>
      <w:r>
        <w:rPr>
          <w:rFonts w:ascii="Times New Roman" w:hAnsi="Times New Roman" w:cs="Times New Roman"/>
          <w:sz w:val="24"/>
          <w:szCs w:val="24"/>
        </w:rPr>
        <w:t>Student can see access information of his/her course registered.</w:t>
      </w:r>
    </w:p>
    <w:p w14:paraId="3FBD6ABD" w14:textId="77777777" w:rsidR="00AD45FB" w:rsidRDefault="00AD45FB" w:rsidP="00AD45FB">
      <w:pPr>
        <w:spacing w:before="100" w:after="0"/>
        <w:ind w:left="720" w:firstLine="720"/>
        <w:rPr>
          <w:rFonts w:ascii="Times New Roman" w:hAnsi="Times New Roman"/>
          <w:b/>
          <w:bCs/>
          <w:sz w:val="29"/>
          <w:szCs w:val="29"/>
        </w:rPr>
      </w:pPr>
    </w:p>
    <w:p w14:paraId="60B4A6A2" w14:textId="77777777" w:rsidR="00CA6F31" w:rsidRDefault="00CA6F31" w:rsidP="00AD45FB">
      <w:pPr>
        <w:spacing w:before="100" w:after="0"/>
        <w:ind w:left="720" w:firstLine="720"/>
        <w:rPr>
          <w:rFonts w:ascii="Times New Roman" w:hAnsi="Times New Roman"/>
          <w:b/>
          <w:bCs/>
          <w:sz w:val="29"/>
          <w:szCs w:val="29"/>
        </w:rPr>
      </w:pPr>
    </w:p>
    <w:p w14:paraId="0D697AC2" w14:textId="77777777" w:rsidR="00CA6F31" w:rsidRDefault="00CA6F31" w:rsidP="00AD45FB">
      <w:pPr>
        <w:spacing w:before="100" w:after="0"/>
        <w:ind w:left="720" w:firstLine="720"/>
        <w:rPr>
          <w:rFonts w:ascii="Times New Roman" w:hAnsi="Times New Roman"/>
          <w:b/>
          <w:bCs/>
          <w:sz w:val="29"/>
          <w:szCs w:val="29"/>
        </w:rPr>
      </w:pPr>
    </w:p>
    <w:p w14:paraId="22971927" w14:textId="77777777" w:rsidR="00CA6F31" w:rsidRDefault="00CA6F31" w:rsidP="00AD45FB">
      <w:pPr>
        <w:spacing w:before="100" w:after="0"/>
        <w:ind w:left="720" w:firstLine="720"/>
        <w:rPr>
          <w:rFonts w:ascii="Times New Roman" w:hAnsi="Times New Roman"/>
          <w:b/>
          <w:bCs/>
          <w:sz w:val="29"/>
          <w:szCs w:val="29"/>
        </w:rPr>
      </w:pPr>
    </w:p>
    <w:p w14:paraId="19ACBB3F" w14:textId="77777777" w:rsidR="00CA6F31" w:rsidRDefault="00CA6F31" w:rsidP="00AD45FB">
      <w:pPr>
        <w:spacing w:before="100" w:after="0"/>
        <w:ind w:left="720" w:firstLine="720"/>
        <w:rPr>
          <w:rFonts w:ascii="Times New Roman" w:hAnsi="Times New Roman"/>
          <w:b/>
          <w:bCs/>
          <w:sz w:val="29"/>
          <w:szCs w:val="29"/>
        </w:rPr>
      </w:pPr>
    </w:p>
    <w:p w14:paraId="12981DB5" w14:textId="77777777"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lastRenderedPageBreak/>
        <w:t>Feature#4 Assignment and Quiz management</w:t>
      </w:r>
    </w:p>
    <w:p w14:paraId="70B8569B" w14:textId="77777777" w:rsidR="00AD45FB" w:rsidRPr="0055146C" w:rsidRDefault="00AD45FB" w:rsidP="00AD45FB">
      <w:pPr>
        <w:spacing w:before="100" w:after="0"/>
        <w:ind w:left="720"/>
        <w:rPr>
          <w:rFonts w:ascii="Times New Roman" w:hAnsi="Times New Roman" w:cs="Times New Roman"/>
          <w:b/>
          <w:bCs/>
          <w:sz w:val="24"/>
          <w:szCs w:val="24"/>
        </w:rPr>
      </w:pPr>
      <w:r w:rsidRPr="0055146C">
        <w:rPr>
          <w:rFonts w:ascii="Times New Roman" w:hAnsi="Times New Roman" w:cs="Times New Roman"/>
          <w:b/>
          <w:bCs/>
          <w:sz w:val="24"/>
          <w:szCs w:val="24"/>
        </w:rPr>
        <w:t xml:space="preserve">Description: </w:t>
      </w:r>
      <w:r>
        <w:rPr>
          <w:rFonts w:ascii="Times New Roman" w:hAnsi="Times New Roman" w:cs="Times New Roman"/>
          <w:sz w:val="24"/>
          <w:szCs w:val="24"/>
        </w:rPr>
        <w:t>This feature supports assignment and quiz management by Lecturer. This feature can process Student’s answer to each question of an assignment or quiz and compute the score.</w:t>
      </w:r>
      <w:r w:rsidRPr="00F67EA5">
        <w:rPr>
          <w:rFonts w:ascii="Times New Roman" w:hAnsi="Times New Roman" w:cs="Times New Roman"/>
          <w:sz w:val="24"/>
          <w:szCs w:val="24"/>
        </w:rPr>
        <w:t xml:space="preserve"> </w:t>
      </w:r>
      <w:r>
        <w:rPr>
          <w:rFonts w:ascii="Times New Roman" w:hAnsi="Times New Roman" w:cs="Times New Roman"/>
          <w:sz w:val="24"/>
          <w:szCs w:val="24"/>
        </w:rPr>
        <w:t>Moreover, this feature supports preventing Student from copying assignments or quizzes which are multiple choices and true/ false questions. The system can randomize the order of questions.</w:t>
      </w:r>
    </w:p>
    <w:p w14:paraId="6ADF7ECD" w14:textId="77777777" w:rsidR="00AD45FB" w:rsidRPr="0055146C"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 xml:space="preserve">Users: </w:t>
      </w:r>
      <w:r>
        <w:rPr>
          <w:rFonts w:ascii="Times New Roman" w:hAnsi="Times New Roman" w:cs="Times New Roman"/>
          <w:sz w:val="24"/>
          <w:szCs w:val="24"/>
        </w:rPr>
        <w:t>Lecturer</w:t>
      </w:r>
    </w:p>
    <w:p w14:paraId="1B10807A" w14:textId="77777777"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Details:</w:t>
      </w:r>
    </w:p>
    <w:p w14:paraId="631D817D" w14:textId="77777777"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4-1 Lecturer: </w:t>
      </w:r>
      <w:r>
        <w:rPr>
          <w:rFonts w:ascii="Times New Roman" w:hAnsi="Times New Roman" w:cs="Times New Roman"/>
          <w:sz w:val="24"/>
          <w:szCs w:val="24"/>
        </w:rPr>
        <w:t xml:space="preserve">Lecturer can </w:t>
      </w:r>
      <w:commentRangeStart w:id="13"/>
      <w:r>
        <w:rPr>
          <w:rFonts w:ascii="Times New Roman" w:hAnsi="Times New Roman" w:cs="Times New Roman"/>
          <w:sz w:val="24"/>
          <w:szCs w:val="24"/>
        </w:rPr>
        <w:t>assign</w:t>
      </w:r>
      <w:commentRangeEnd w:id="13"/>
      <w:r w:rsidR="00602A97">
        <w:rPr>
          <w:rStyle w:val="CommentReference"/>
        </w:rPr>
        <w:commentReference w:id="13"/>
      </w:r>
      <w:r>
        <w:rPr>
          <w:rFonts w:ascii="Times New Roman" w:hAnsi="Times New Roman" w:cs="Times New Roman"/>
          <w:sz w:val="24"/>
          <w:szCs w:val="24"/>
        </w:rPr>
        <w:t>, edit and delete assignments or quizzes which are multiple choices, true/false questions, short answers.</w:t>
      </w:r>
    </w:p>
    <w:p w14:paraId="7DFD88F3" w14:textId="77777777" w:rsidR="00AD45FB"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4-2 Lecturer:</w:t>
      </w:r>
      <w:r>
        <w:rPr>
          <w:rFonts w:ascii="Times New Roman" w:hAnsi="Times New Roman" w:cs="Times New Roman"/>
          <w:sz w:val="24"/>
          <w:szCs w:val="24"/>
        </w:rPr>
        <w:t xml:space="preserve"> Lecturer can limit access to the assignment or quiz of authority. </w:t>
      </w:r>
    </w:p>
    <w:p w14:paraId="027BCBBD" w14:textId="77777777"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8D423E">
        <w:rPr>
          <w:rFonts w:ascii="Times New Roman" w:hAnsi="Times New Roman" w:cs="Times New Roman"/>
          <w:b/>
          <w:bCs/>
          <w:sz w:val="24"/>
          <w:szCs w:val="24"/>
        </w:rPr>
        <w:t>-3 Lecturer</w:t>
      </w:r>
      <w:r>
        <w:rPr>
          <w:rFonts w:ascii="Times New Roman" w:hAnsi="Times New Roman" w:cs="Times New Roman"/>
          <w:sz w:val="24"/>
          <w:szCs w:val="24"/>
        </w:rPr>
        <w:t>: Lecturer can review overall student’s answer in each choice of assignment or quiz in chart format.</w:t>
      </w:r>
    </w:p>
    <w:p w14:paraId="6243D611" w14:textId="77777777"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F67EA5">
        <w:rPr>
          <w:rFonts w:ascii="Times New Roman" w:hAnsi="Times New Roman" w:cs="Times New Roman"/>
          <w:b/>
          <w:bCs/>
          <w:sz w:val="24"/>
          <w:szCs w:val="24"/>
        </w:rPr>
        <w:t>-4 Lecturer:</w:t>
      </w:r>
      <w:r>
        <w:rPr>
          <w:rFonts w:ascii="Times New Roman" w:hAnsi="Times New Roman" w:cs="Times New Roman"/>
          <w:sz w:val="24"/>
          <w:szCs w:val="24"/>
        </w:rPr>
        <w:t xml:space="preserve"> Lecturer can post an assignment or quizzes.</w:t>
      </w:r>
    </w:p>
    <w:p w14:paraId="5F784429" w14:textId="77777777"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F67EA5">
        <w:rPr>
          <w:rFonts w:ascii="Times New Roman" w:hAnsi="Times New Roman" w:cs="Times New Roman"/>
          <w:b/>
          <w:bCs/>
          <w:sz w:val="24"/>
          <w:szCs w:val="24"/>
        </w:rPr>
        <w:t>-5 Lecturer:</w:t>
      </w:r>
      <w:r>
        <w:rPr>
          <w:rFonts w:ascii="Times New Roman" w:hAnsi="Times New Roman" w:cs="Times New Roman"/>
          <w:sz w:val="24"/>
          <w:szCs w:val="24"/>
        </w:rPr>
        <w:t xml:space="preserve"> Lecturer can check whether the assignments are submitted in time.</w:t>
      </w:r>
    </w:p>
    <w:p w14:paraId="23DBBEA6" w14:textId="77777777" w:rsidR="00AD45FB" w:rsidRDefault="00AD45FB" w:rsidP="00AD45FB">
      <w:pPr>
        <w:spacing w:before="100" w:after="0"/>
        <w:ind w:left="1440"/>
        <w:rPr>
          <w:rFonts w:ascii="Times New Roman" w:hAnsi="Times New Roman" w:cs="Times New Roman"/>
          <w:b/>
          <w:bCs/>
          <w:sz w:val="29"/>
          <w:szCs w:val="29"/>
        </w:rPr>
      </w:pPr>
      <w:r>
        <w:rPr>
          <w:rFonts w:ascii="Times New Roman" w:hAnsi="Times New Roman" w:cs="Times New Roman"/>
          <w:b/>
          <w:bCs/>
          <w:sz w:val="24"/>
          <w:szCs w:val="24"/>
        </w:rPr>
        <w:t xml:space="preserve">4-6 Lecturer: </w:t>
      </w:r>
      <w:r>
        <w:rPr>
          <w:rFonts w:ascii="Times New Roman" w:hAnsi="Times New Roman" w:cs="Times New Roman"/>
          <w:sz w:val="24"/>
          <w:szCs w:val="24"/>
        </w:rPr>
        <w:t xml:space="preserve">Lecturer can randomize the order of questions in an assignment or a quiz. </w:t>
      </w:r>
    </w:p>
    <w:p w14:paraId="402DB368" w14:textId="77777777" w:rsidR="00AD45FB" w:rsidRDefault="00AD45FB" w:rsidP="00AD45FB">
      <w:pPr>
        <w:spacing w:before="100" w:after="0"/>
        <w:ind w:left="1440"/>
        <w:rPr>
          <w:rFonts w:ascii="Times New Roman" w:hAnsi="Times New Roman" w:cs="Times New Roman"/>
          <w:b/>
          <w:bCs/>
          <w:sz w:val="29"/>
          <w:szCs w:val="29"/>
        </w:rPr>
      </w:pPr>
    </w:p>
    <w:p w14:paraId="3448731A" w14:textId="77777777" w:rsidR="00AD45FB" w:rsidRDefault="00AD45FB" w:rsidP="00AD45FB">
      <w:pPr>
        <w:spacing w:before="100" w:after="0"/>
        <w:ind w:left="1440"/>
        <w:rPr>
          <w:rFonts w:ascii="Times New Roman" w:hAnsi="Times New Roman" w:cs="Times New Roman"/>
          <w:b/>
          <w:bCs/>
          <w:sz w:val="29"/>
          <w:szCs w:val="29"/>
        </w:rPr>
      </w:pPr>
    </w:p>
    <w:p w14:paraId="5A746983" w14:textId="77777777" w:rsidR="00AD45FB" w:rsidRDefault="00AD45FB" w:rsidP="00AD45FB">
      <w:pPr>
        <w:spacing w:before="100" w:after="0"/>
        <w:ind w:left="1440"/>
        <w:rPr>
          <w:rFonts w:ascii="Times New Roman" w:hAnsi="Times New Roman" w:cs="Times New Roman"/>
          <w:b/>
          <w:bCs/>
          <w:sz w:val="29"/>
          <w:szCs w:val="29"/>
        </w:rPr>
      </w:pPr>
    </w:p>
    <w:p w14:paraId="3F00A1DA" w14:textId="77777777" w:rsidR="00AD45FB" w:rsidRDefault="00AD45FB" w:rsidP="00AD45FB">
      <w:pPr>
        <w:spacing w:before="100" w:after="0"/>
        <w:ind w:left="1440"/>
        <w:rPr>
          <w:rFonts w:ascii="Times New Roman" w:hAnsi="Times New Roman" w:cs="Times New Roman"/>
          <w:b/>
          <w:bCs/>
          <w:sz w:val="29"/>
          <w:szCs w:val="29"/>
        </w:rPr>
      </w:pPr>
    </w:p>
    <w:p w14:paraId="164E0B2E" w14:textId="77777777" w:rsidR="00AD45FB" w:rsidRDefault="00AD45FB" w:rsidP="00AD45FB">
      <w:pPr>
        <w:spacing w:before="100" w:after="0"/>
        <w:ind w:left="1440"/>
        <w:rPr>
          <w:rFonts w:ascii="Times New Roman" w:hAnsi="Times New Roman" w:cs="Times New Roman"/>
          <w:b/>
          <w:bCs/>
          <w:sz w:val="29"/>
          <w:szCs w:val="29"/>
        </w:rPr>
      </w:pPr>
    </w:p>
    <w:p w14:paraId="4B0F952A" w14:textId="77777777"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 xml:space="preserve">Feature#5 Taking assignments and quizzes </w:t>
      </w:r>
    </w:p>
    <w:p w14:paraId="2FDA419A" w14:textId="77777777" w:rsidR="00AD45FB" w:rsidRPr="00122B97" w:rsidRDefault="00AD45FB" w:rsidP="00AD45FB">
      <w:pPr>
        <w:spacing w:before="100" w:after="0"/>
        <w:ind w:firstLine="720"/>
        <w:rPr>
          <w:rFonts w:ascii="Times New Roman" w:hAnsi="Times New Roman" w:cs="Times New Roman"/>
          <w:sz w:val="24"/>
          <w:szCs w:val="24"/>
        </w:rPr>
      </w:pPr>
      <w:r w:rsidRPr="0055146C">
        <w:rPr>
          <w:rFonts w:ascii="Times New Roman" w:hAnsi="Times New Roman" w:cs="Times New Roman"/>
          <w:b/>
          <w:bCs/>
          <w:sz w:val="24"/>
          <w:szCs w:val="24"/>
        </w:rPr>
        <w:t xml:space="preserve">Description:  </w:t>
      </w:r>
      <w:r>
        <w:rPr>
          <w:rFonts w:ascii="Times New Roman" w:hAnsi="Times New Roman" w:cs="Times New Roman"/>
          <w:sz w:val="24"/>
          <w:szCs w:val="24"/>
        </w:rPr>
        <w:t>This feature supports taking assignments and quizzes by student.</w:t>
      </w:r>
    </w:p>
    <w:p w14:paraId="63138683" w14:textId="77777777" w:rsidR="00AD45FB" w:rsidRPr="00122B97"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 xml:space="preserve">Users: </w:t>
      </w:r>
      <w:r>
        <w:rPr>
          <w:rFonts w:ascii="Times New Roman" w:hAnsi="Times New Roman" w:cs="Times New Roman"/>
          <w:sz w:val="24"/>
          <w:szCs w:val="24"/>
        </w:rPr>
        <w:t>Student</w:t>
      </w:r>
    </w:p>
    <w:p w14:paraId="7F1C3A0F" w14:textId="77777777"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Details:</w:t>
      </w:r>
      <w:r>
        <w:rPr>
          <w:rFonts w:ascii="Times New Roman" w:hAnsi="Times New Roman" w:cs="Times New Roman"/>
          <w:b/>
          <w:bCs/>
          <w:sz w:val="24"/>
          <w:szCs w:val="24"/>
        </w:rPr>
        <w:t xml:space="preserve"> </w:t>
      </w:r>
    </w:p>
    <w:p w14:paraId="78EC55EB" w14:textId="77777777" w:rsidR="00AD45FB" w:rsidRPr="00122B97"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5-1 Student: </w:t>
      </w:r>
      <w:r>
        <w:rPr>
          <w:rFonts w:ascii="Times New Roman" w:hAnsi="Times New Roman" w:cs="Times New Roman"/>
          <w:sz w:val="24"/>
          <w:szCs w:val="24"/>
        </w:rPr>
        <w:t>Student can take assignments or quizzes which are multiple choices, true/false questions, short answers</w:t>
      </w:r>
    </w:p>
    <w:p w14:paraId="1DA91DF8" w14:textId="77777777" w:rsidR="000B5927" w:rsidRDefault="000B5927" w:rsidP="00AD45FB">
      <w:pPr>
        <w:rPr>
          <w:rFonts w:ascii="Times New Roman" w:hAnsi="Times New Roman" w:cs="Times New Roman"/>
          <w:sz w:val="36"/>
          <w:szCs w:val="36"/>
        </w:rPr>
      </w:pPr>
    </w:p>
    <w:p w14:paraId="7BEF87D6" w14:textId="77777777" w:rsidR="00CA6F31" w:rsidRDefault="00CA6F31" w:rsidP="00AD45FB">
      <w:pPr>
        <w:rPr>
          <w:rFonts w:ascii="Times New Roman" w:hAnsi="Times New Roman" w:cs="Times New Roman"/>
          <w:sz w:val="36"/>
          <w:szCs w:val="36"/>
        </w:rPr>
      </w:pPr>
    </w:p>
    <w:p w14:paraId="2F3B074B" w14:textId="77777777" w:rsidR="00CA6F31" w:rsidRPr="00AD45FB" w:rsidRDefault="00CA6F31" w:rsidP="00AD45FB">
      <w:pPr>
        <w:rPr>
          <w:rFonts w:ascii="Times New Roman" w:hAnsi="Times New Roman" w:cs="Times New Roman"/>
          <w:sz w:val="36"/>
          <w:szCs w:val="36"/>
        </w:rPr>
      </w:pPr>
    </w:p>
    <w:p w14:paraId="0693871D" w14:textId="77777777"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lastRenderedPageBreak/>
        <w:t xml:space="preserve">2.4 </w:t>
      </w:r>
      <w:r w:rsidRPr="00F14C2A">
        <w:rPr>
          <w:rFonts w:ascii="Times New Roman" w:hAnsi="Times New Roman" w:cs="Times New Roman"/>
          <w:b/>
          <w:bCs/>
          <w:i w:val="0"/>
          <w:iCs w:val="0"/>
          <w:sz w:val="36"/>
          <w:szCs w:val="36"/>
        </w:rPr>
        <w:tab/>
        <w:t>Functional &amp;</w:t>
      </w:r>
      <w:r w:rsidR="000B5927" w:rsidRPr="00F14C2A">
        <w:rPr>
          <w:rFonts w:ascii="Times New Roman" w:hAnsi="Times New Roman" w:cs="Times New Roman"/>
          <w:b/>
          <w:bCs/>
          <w:i w:val="0"/>
          <w:iCs w:val="0"/>
          <w:sz w:val="36"/>
          <w:szCs w:val="36"/>
        </w:rPr>
        <w:t xml:space="preserve"> User Requirement</w:t>
      </w:r>
    </w:p>
    <w:p w14:paraId="64B32638" w14:textId="77777777" w:rsidR="00A526AC" w:rsidRPr="00F14C2A" w:rsidRDefault="0078740F" w:rsidP="00F14C2A">
      <w:pPr>
        <w:pStyle w:val="Heading3"/>
        <w:rPr>
          <w:rFonts w:ascii="Times New Roman" w:hAnsi="Times New Roman" w:cs="Times New Roman"/>
          <w:b/>
          <w:bCs/>
          <w:color w:val="000000" w:themeColor="text1"/>
          <w:sz w:val="29"/>
          <w:szCs w:val="29"/>
        </w:rPr>
      </w:pPr>
      <w:commentRangeStart w:id="14"/>
      <w:r>
        <w:rPr>
          <w:rFonts w:ascii="Times New Roman" w:hAnsi="Times New Roman" w:cs="Times New Roman"/>
          <w:b/>
          <w:bCs/>
          <w:color w:val="000000" w:themeColor="text1"/>
          <w:sz w:val="29"/>
          <w:szCs w:val="29"/>
        </w:rPr>
        <w:t xml:space="preserve">URS </w:t>
      </w:r>
      <w:r w:rsidR="00A526AC" w:rsidRPr="00F14C2A">
        <w:rPr>
          <w:rFonts w:ascii="Times New Roman" w:hAnsi="Times New Roman" w:cs="Times New Roman"/>
          <w:b/>
          <w:bCs/>
          <w:color w:val="000000" w:themeColor="text1"/>
          <w:sz w:val="29"/>
          <w:szCs w:val="29"/>
        </w:rPr>
        <w:t>1.</w:t>
      </w:r>
      <w:r>
        <w:rPr>
          <w:rFonts w:ascii="Times New Roman" w:hAnsi="Times New Roman" w:cs="Times New Roman"/>
          <w:b/>
          <w:bCs/>
          <w:color w:val="000000" w:themeColor="text1"/>
          <w:sz w:val="29"/>
          <w:szCs w:val="29"/>
        </w:rPr>
        <w:t>2</w:t>
      </w:r>
      <w:r w:rsidR="00A526AC" w:rsidRPr="00F14C2A">
        <w:rPr>
          <w:rFonts w:ascii="Times New Roman" w:hAnsi="Times New Roman" w:cs="Times New Roman"/>
          <w:b/>
          <w:bCs/>
          <w:color w:val="000000" w:themeColor="text1"/>
          <w:sz w:val="29"/>
          <w:szCs w:val="29"/>
        </w:rPr>
        <w:t xml:space="preserve"> Lecturer can register to the system</w:t>
      </w:r>
      <w:commentRangeEnd w:id="14"/>
      <w:r w:rsidR="00602A97">
        <w:rPr>
          <w:rStyle w:val="CommentReference"/>
          <w:rFonts w:asciiTheme="minorHAnsi" w:eastAsiaTheme="minorHAnsi" w:hAnsiTheme="minorHAnsi" w:cstheme="minorBidi"/>
          <w:color w:val="auto"/>
        </w:rPr>
        <w:commentReference w:id="14"/>
      </w:r>
    </w:p>
    <w:p w14:paraId="47CE2582" w14:textId="77777777" w:rsidR="00A526AC" w:rsidRPr="005613F3" w:rsidRDefault="0078740F" w:rsidP="00A526AC">
      <w:pPr>
        <w:ind w:left="720"/>
        <w:rPr>
          <w:rFonts w:ascii="Times New Roman" w:hAnsi="Times New Roman" w:cs="Times New Roman"/>
          <w:sz w:val="24"/>
          <w:szCs w:val="24"/>
        </w:rPr>
      </w:pPr>
      <w:commentRangeStart w:id="15"/>
      <w:r>
        <w:rPr>
          <w:rFonts w:ascii="Times New Roman" w:hAnsi="Times New Roman" w:cs="Times New Roman"/>
          <w:b/>
          <w:bCs/>
          <w:sz w:val="24"/>
          <w:szCs w:val="24"/>
        </w:rPr>
        <w:t>SRS 1-</w:t>
      </w:r>
      <w:r w:rsidR="00A526AC">
        <w:rPr>
          <w:rFonts w:ascii="Times New Roman" w:hAnsi="Times New Roman" w:cs="Times New Roman"/>
          <w:b/>
          <w:bCs/>
          <w:sz w:val="24"/>
          <w:szCs w:val="24"/>
        </w:rPr>
        <w:t>1</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Lecturer registration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14:paraId="4A81CD09" w14:textId="77777777" w:rsidR="00A526AC"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SRS 1-</w:t>
      </w:r>
      <w:r w:rsidR="00A526AC">
        <w:rPr>
          <w:rFonts w:ascii="Times New Roman" w:hAnsi="Times New Roman" w:cs="Times New Roman"/>
          <w:b/>
          <w:bCs/>
          <w:sz w:val="24"/>
          <w:szCs w:val="24"/>
        </w:rPr>
        <w:t>2</w:t>
      </w:r>
      <w:r w:rsidR="0078740F">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Lecture main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14:paraId="70A39FD1"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w:t>
      </w:r>
      <w:r w:rsidR="00A526AC">
        <w:rPr>
          <w:rStyle w:val="Heading2Char"/>
          <w:rFonts w:ascii="Times New Roman" w:hAnsi="Times New Roman" w:cs="Times New Roman"/>
          <w:b/>
          <w:bCs/>
          <w:i w:val="0"/>
          <w:iCs w:val="0"/>
          <w:color w:val="000000" w:themeColor="text1"/>
          <w:sz w:val="24"/>
          <w:szCs w:val="24"/>
        </w:rPr>
        <w:t>-3</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provide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 including lecturer ID, lecturer username, lecturer password, lecturer name, lecturer faculty, lecturer department, </w:t>
      </w:r>
      <w:r w:rsidR="005D44D7">
        <w:rPr>
          <w:rFonts w:ascii="Times New Roman" w:hAnsi="Times New Roman" w:cs="Times New Roman"/>
          <w:sz w:val="24"/>
          <w:szCs w:val="24"/>
        </w:rPr>
        <w:t xml:space="preserve">lecturer email, </w:t>
      </w:r>
      <w:r w:rsidR="00A526AC" w:rsidRPr="005613F3">
        <w:rPr>
          <w:rFonts w:ascii="Times New Roman" w:hAnsi="Times New Roman" w:cs="Times New Roman"/>
          <w:sz w:val="24"/>
          <w:szCs w:val="24"/>
        </w:rPr>
        <w:t>and lecturer tel for Lecturer register to the system.</w:t>
      </w:r>
    </w:p>
    <w:p w14:paraId="5037150D"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1-4</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store the Lecturer personal information into the system after Lecturer submitted his/her register information from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w:t>
      </w:r>
    </w:p>
    <w:p w14:paraId="6C2F84F0"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1-5</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“Registration Successful” message when Lecturer registered the Lecturer account in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w:t>
      </w:r>
    </w:p>
    <w:p w14:paraId="760BD6A2"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1-6.2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validate the format of the Lecturer personal information after the Lecturer submitted his/her information from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w:t>
      </w:r>
    </w:p>
    <w:p w14:paraId="3F35F0F9" w14:textId="77777777" w:rsidR="00A526AC" w:rsidRPr="005613F3" w:rsidRDefault="00F054A1" w:rsidP="00A526AC">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1-7</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Style w:val="Heading2Char"/>
          <w:rFonts w:ascii="Times New Roman" w:hAnsi="Times New Roman" w:cs="Times New Roman"/>
          <w:i w:val="0"/>
          <w:iCs w:val="0"/>
          <w:color w:val="000000" w:themeColor="text1"/>
          <w:sz w:val="24"/>
          <w:szCs w:val="24"/>
        </w:rPr>
        <w:t xml:space="preserve"> The system shall display “The Lecturer ID must be the number only” when the lecturer ID format is wrong. </w:t>
      </w:r>
    </w:p>
    <w:p w14:paraId="136A5E7F"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1-8.2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“The Lecturer’s username must be only 4-16 alphabet characters” when the lecturer username format is wrong.</w:t>
      </w:r>
    </w:p>
    <w:p w14:paraId="72B7E009"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1-9</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“The Lecturer’s password must be only 4-16 characters” when the lecturer password format is wrong.</w:t>
      </w:r>
    </w:p>
    <w:p w14:paraId="131AB86D"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1-10</w:t>
      </w:r>
      <w:r>
        <w:rPr>
          <w:rStyle w:val="Heading2Char"/>
          <w:rFonts w:ascii="Times New Roman" w:hAnsi="Times New Roman" w:cs="Times New Roman"/>
          <w:b/>
          <w:bCs/>
          <w:i w:val="0"/>
          <w:iCs w:val="0"/>
          <w:color w:val="000000" w:themeColor="text1"/>
          <w:sz w:val="24"/>
          <w:szCs w:val="24"/>
        </w:rPr>
        <w:t>.2</w:t>
      </w:r>
      <w:r w:rsidR="00A526AC" w:rsidRPr="005613F3">
        <w:rPr>
          <w:rStyle w:val="Heading2Char"/>
          <w:rFonts w:ascii="Times New Roman" w:hAnsi="Times New Roman" w:cs="Times New Roman"/>
          <w:i w:val="0"/>
          <w:iCs w:val="0"/>
          <w:color w:val="000000" w:themeColor="text1"/>
          <w:sz w:val="24"/>
          <w:szCs w:val="24"/>
        </w:rPr>
        <w:t>:</w:t>
      </w:r>
      <w:r w:rsidR="00A526AC" w:rsidRPr="005613F3">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0321EA85"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1-11</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“The Lecturer’s tel must be number only” when the lecturer tel format is wrong.</w:t>
      </w:r>
    </w:p>
    <w:p w14:paraId="472E9747" w14:textId="77777777" w:rsidR="00A526AC" w:rsidRPr="005613F3"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1-12</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validate the duplication of the lecturer username after Lecturer submitted his/her information from Lecturer registration interface on the </w:t>
      </w:r>
      <w:r w:rsidR="00A526AC">
        <w:rPr>
          <w:rFonts w:ascii="Times New Roman" w:hAnsi="Times New Roman" w:cs="Times New Roman"/>
          <w:sz w:val="24"/>
          <w:szCs w:val="24"/>
        </w:rPr>
        <w:t>mobile</w:t>
      </w:r>
      <w:r w:rsidR="00A526AC" w:rsidRPr="005613F3">
        <w:rPr>
          <w:rFonts w:ascii="Times New Roman" w:hAnsi="Times New Roman" w:cs="Times New Roman"/>
          <w:sz w:val="24"/>
          <w:szCs w:val="24"/>
        </w:rPr>
        <w:t xml:space="preserve"> application.</w:t>
      </w:r>
    </w:p>
    <w:p w14:paraId="616E6A04" w14:textId="77777777"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1-13</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5613F3">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commentRangeEnd w:id="15"/>
      <w:r w:rsidR="00602A97">
        <w:rPr>
          <w:rStyle w:val="CommentReference"/>
        </w:rPr>
        <w:commentReference w:id="15"/>
      </w:r>
    </w:p>
    <w:p w14:paraId="63E60985" w14:textId="77777777" w:rsidR="00A526AC" w:rsidRDefault="00A526AC" w:rsidP="00A526AC">
      <w:pPr>
        <w:ind w:left="720"/>
        <w:rPr>
          <w:rFonts w:ascii="Times New Roman" w:hAnsi="Times New Roman" w:cs="Times New Roman"/>
          <w:sz w:val="24"/>
          <w:szCs w:val="24"/>
        </w:rPr>
      </w:pPr>
    </w:p>
    <w:p w14:paraId="0B082D01" w14:textId="77777777" w:rsidR="00A526AC" w:rsidRPr="00FA2497" w:rsidRDefault="00F054A1" w:rsidP="00F14C2A">
      <w:pPr>
        <w:pStyle w:val="Heading3"/>
        <w:rPr>
          <w:rFonts w:ascii="Times New Roman" w:hAnsi="Times New Roman" w:cs="Times New Roman"/>
          <w:b/>
          <w:bCs/>
          <w:color w:val="000000" w:themeColor="text1"/>
          <w:sz w:val="29"/>
          <w:szCs w:val="29"/>
        </w:rPr>
      </w:pPr>
      <w:r w:rsidRPr="00FA2497">
        <w:rPr>
          <w:rFonts w:ascii="Times New Roman" w:hAnsi="Times New Roman" w:cs="Times New Roman"/>
          <w:b/>
          <w:bCs/>
          <w:color w:val="000000" w:themeColor="text1"/>
          <w:sz w:val="29"/>
          <w:szCs w:val="29"/>
        </w:rPr>
        <w:lastRenderedPageBreak/>
        <w:t xml:space="preserve">URS </w:t>
      </w:r>
      <w:r w:rsidR="00A526AC" w:rsidRPr="00FA2497">
        <w:rPr>
          <w:rFonts w:ascii="Times New Roman" w:hAnsi="Times New Roman" w:cs="Times New Roman"/>
          <w:b/>
          <w:bCs/>
          <w:color w:val="000000" w:themeColor="text1"/>
          <w:sz w:val="29"/>
          <w:szCs w:val="29"/>
        </w:rPr>
        <w:t>2.</w:t>
      </w:r>
      <w:r w:rsidRPr="00FA2497">
        <w:rPr>
          <w:rFonts w:ascii="Times New Roman" w:hAnsi="Times New Roman" w:cs="Times New Roman"/>
          <w:b/>
          <w:bCs/>
          <w:color w:val="000000" w:themeColor="text1"/>
          <w:sz w:val="29"/>
          <w:szCs w:val="29"/>
        </w:rPr>
        <w:t>2</w:t>
      </w:r>
      <w:r w:rsidR="00A526AC" w:rsidRPr="00FA2497">
        <w:rPr>
          <w:rFonts w:ascii="Times New Roman" w:hAnsi="Times New Roman" w:cs="Times New Roman"/>
          <w:b/>
          <w:bCs/>
          <w:color w:val="000000" w:themeColor="text1"/>
          <w:sz w:val="29"/>
          <w:szCs w:val="29"/>
        </w:rPr>
        <w:t xml:space="preserve"> Student can register to the system</w:t>
      </w:r>
    </w:p>
    <w:p w14:paraId="53B3323D" w14:textId="77777777" w:rsidR="00A526AC" w:rsidRPr="005613F3"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526AC" w:rsidRPr="0082231B">
        <w:rPr>
          <w:rFonts w:ascii="Times New Roman" w:hAnsi="Times New Roman" w:cs="Times New Roman"/>
          <w:b/>
          <w:bCs/>
          <w:sz w:val="24"/>
          <w:szCs w:val="24"/>
        </w:rPr>
        <w:t>2</w:t>
      </w:r>
      <w:r w:rsidR="00A526AC">
        <w:rPr>
          <w:rFonts w:ascii="Times New Roman" w:hAnsi="Times New Roman" w:cs="Times New Roman"/>
          <w:b/>
          <w:bCs/>
          <w:sz w:val="24"/>
          <w:szCs w:val="24"/>
        </w:rPr>
        <w:t>-1</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w:t>
      </w:r>
      <w:r w:rsidR="00A526AC">
        <w:rPr>
          <w:rFonts w:ascii="Times New Roman" w:hAnsi="Times New Roman" w:cs="Times New Roman"/>
          <w:sz w:val="24"/>
          <w:szCs w:val="24"/>
        </w:rPr>
        <w:t>to Student</w:t>
      </w:r>
      <w:r w:rsidR="00A526AC" w:rsidRPr="005613F3">
        <w:rPr>
          <w:rFonts w:ascii="Times New Roman" w:hAnsi="Times New Roman" w:cs="Times New Roman"/>
          <w:sz w:val="24"/>
          <w:szCs w:val="24"/>
        </w:rPr>
        <w:t xml:space="preserve"> registration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14:paraId="1C9B34D0" w14:textId="77777777"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w:t>
      </w:r>
      <w:r w:rsidR="00F054A1">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sidR="00F054A1">
        <w:rPr>
          <w:rFonts w:ascii="Times New Roman" w:hAnsi="Times New Roman" w:cs="Times New Roman"/>
          <w:b/>
          <w:bCs/>
          <w:sz w:val="24"/>
          <w:szCs w:val="24"/>
        </w:rPr>
        <w:t>.</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0945E390" w14:textId="77777777"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2-3</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provide Student registration interface on the </w:t>
      </w:r>
      <w:r w:rsidR="00A526AC">
        <w:rPr>
          <w:rFonts w:ascii="Times New Roman" w:hAnsi="Times New Roman" w:cs="Times New Roman"/>
          <w:sz w:val="24"/>
          <w:szCs w:val="24"/>
        </w:rPr>
        <w:t>mobile</w:t>
      </w:r>
      <w:r w:rsidR="00A526AC"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sidR="005D44D7">
        <w:rPr>
          <w:rFonts w:ascii="Times New Roman" w:hAnsi="Times New Roman" w:cs="Times New Roman"/>
          <w:sz w:val="24"/>
          <w:szCs w:val="24"/>
        </w:rPr>
        <w:t xml:space="preserve">student email, </w:t>
      </w:r>
      <w:r w:rsidR="00A526AC" w:rsidRPr="0082231B">
        <w:rPr>
          <w:rFonts w:ascii="Times New Roman" w:hAnsi="Times New Roman" w:cs="Times New Roman"/>
          <w:sz w:val="24"/>
          <w:szCs w:val="24"/>
        </w:rPr>
        <w:t>and student tel for Student register to the system.</w:t>
      </w:r>
    </w:p>
    <w:p w14:paraId="5937B02D" w14:textId="77777777"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2-4</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store the Student personal information into the system after Student submitted his/her register information from Student registration interface on the </w:t>
      </w:r>
      <w:r w:rsidR="00A526AC">
        <w:rPr>
          <w:rFonts w:ascii="Times New Roman" w:hAnsi="Times New Roman" w:cs="Times New Roman"/>
          <w:sz w:val="24"/>
          <w:szCs w:val="24"/>
        </w:rPr>
        <w:t>mobile</w:t>
      </w:r>
      <w:r w:rsidR="00A526AC" w:rsidRPr="0082231B">
        <w:rPr>
          <w:rFonts w:ascii="Times New Roman" w:hAnsi="Times New Roman" w:cs="Times New Roman"/>
          <w:sz w:val="24"/>
          <w:szCs w:val="24"/>
        </w:rPr>
        <w:t xml:space="preserve"> application.</w:t>
      </w:r>
    </w:p>
    <w:p w14:paraId="486E9646" w14:textId="77777777"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w:t>
      </w:r>
      <w:r w:rsidR="00F054A1">
        <w:rPr>
          <w:rStyle w:val="Heading2Char"/>
          <w:rFonts w:ascii="Times New Roman" w:hAnsi="Times New Roman" w:cs="Times New Roman"/>
          <w:b/>
          <w:bCs/>
          <w:i w:val="0"/>
          <w:iCs w:val="0"/>
          <w:color w:val="000000" w:themeColor="text1"/>
          <w:sz w:val="24"/>
          <w:szCs w:val="24"/>
        </w:rPr>
        <w:t xml:space="preserve"> </w:t>
      </w:r>
      <w:r>
        <w:rPr>
          <w:rStyle w:val="Heading2Char"/>
          <w:rFonts w:ascii="Times New Roman" w:hAnsi="Times New Roman" w:cs="Times New Roman"/>
          <w:b/>
          <w:bCs/>
          <w:i w:val="0"/>
          <w:iCs w:val="0"/>
          <w:color w:val="000000" w:themeColor="text1"/>
          <w:sz w:val="24"/>
          <w:szCs w:val="24"/>
        </w:rPr>
        <w:t>2-5</w:t>
      </w:r>
      <w:r w:rsidR="00F054A1">
        <w:rPr>
          <w:rStyle w:val="Heading2Char"/>
          <w:rFonts w:ascii="Times New Roman" w:hAnsi="Times New Roman" w:cs="Times New Roman"/>
          <w:b/>
          <w:bCs/>
          <w:i w:val="0"/>
          <w:iCs w:val="0"/>
          <w:color w:val="000000" w:themeColor="text1"/>
          <w:sz w:val="24"/>
          <w:szCs w:val="24"/>
        </w:rPr>
        <w:t>.2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“Registration Successful” message when Student registered the Student account in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14:paraId="5587D2CC" w14:textId="77777777" w:rsidR="00A526AC" w:rsidRPr="0082231B" w:rsidRDefault="00F054A1" w:rsidP="00A526AC">
      <w:pPr>
        <w:ind w:left="720"/>
        <w:rPr>
          <w:rFonts w:ascii="Times New Roman" w:hAnsi="Times New Roman" w:cs="Times New Roman"/>
          <w:i/>
          <w:iCs/>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2-6</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validate the format of the Student information after the Student submitted his/her information from Student registration interface on the </w:t>
      </w:r>
      <w:r w:rsidR="00A526AC">
        <w:rPr>
          <w:rFonts w:ascii="Times New Roman" w:hAnsi="Times New Roman" w:cs="Times New Roman"/>
          <w:sz w:val="24"/>
          <w:szCs w:val="24"/>
        </w:rPr>
        <w:t>mobile</w:t>
      </w:r>
      <w:r w:rsidR="00A526AC" w:rsidRPr="0082231B">
        <w:rPr>
          <w:rFonts w:ascii="Times New Roman" w:hAnsi="Times New Roman" w:cs="Times New Roman"/>
          <w:sz w:val="24"/>
          <w:szCs w:val="24"/>
        </w:rPr>
        <w:t xml:space="preserve"> application.</w:t>
      </w:r>
    </w:p>
    <w:p w14:paraId="56AEAE01" w14:textId="77777777" w:rsidR="00A526AC" w:rsidRPr="0082231B" w:rsidRDefault="00F054A1" w:rsidP="00A526AC">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2-7</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Style w:val="Heading2Char"/>
          <w:rFonts w:ascii="Times New Roman" w:hAnsi="Times New Roman" w:cs="Times New Roman"/>
          <w:i w:val="0"/>
          <w:iCs w:val="0"/>
          <w:color w:val="000000" w:themeColor="text1"/>
          <w:sz w:val="24"/>
          <w:szCs w:val="24"/>
        </w:rPr>
        <w:t xml:space="preserve"> The system shall display “The Student ID must be the number only” when the student ID format is wrong. </w:t>
      </w:r>
    </w:p>
    <w:p w14:paraId="06564AA9" w14:textId="77777777"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2-8</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“The Student’s username must be only 4-16 alphabet characters” when the student username format is wrong.</w:t>
      </w:r>
    </w:p>
    <w:p w14:paraId="377AF742" w14:textId="77777777"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2-9</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“The Student’s password must be only 4-16 characters” when the student password format is wrong.</w:t>
      </w:r>
    </w:p>
    <w:p w14:paraId="036C6BDB" w14:textId="77777777"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2-10</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“The Student’s name must be the combination of alphabet and space only” when the student name format is wrong.</w:t>
      </w:r>
    </w:p>
    <w:p w14:paraId="717271F8" w14:textId="77777777"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2-11</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“The Student’s tel must be number only” when the student tel format is wrong.</w:t>
      </w:r>
    </w:p>
    <w:p w14:paraId="4E8B26E3" w14:textId="77777777" w:rsidR="00A526AC" w:rsidRPr="0082231B"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2-13</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 xml:space="preserve">The system shall validate the duplication of the student username after Student submitted his/her information from Student registration interface on the </w:t>
      </w:r>
      <w:r w:rsidR="00A526AC">
        <w:rPr>
          <w:rFonts w:ascii="Times New Roman" w:hAnsi="Times New Roman" w:cs="Times New Roman"/>
          <w:sz w:val="24"/>
          <w:szCs w:val="24"/>
        </w:rPr>
        <w:t>mobile</w:t>
      </w:r>
      <w:r w:rsidR="00A526AC" w:rsidRPr="0082231B">
        <w:rPr>
          <w:rFonts w:ascii="Times New Roman" w:hAnsi="Times New Roman" w:cs="Times New Roman"/>
          <w:sz w:val="24"/>
          <w:szCs w:val="24"/>
        </w:rPr>
        <w:t xml:space="preserve"> application.</w:t>
      </w:r>
    </w:p>
    <w:p w14:paraId="4B5FAC9A" w14:textId="77777777"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2-14</w:t>
      </w:r>
      <w:r>
        <w:rPr>
          <w:rStyle w:val="Heading2Char"/>
          <w:rFonts w:ascii="Times New Roman" w:hAnsi="Times New Roman" w:cs="Times New Roman"/>
          <w:b/>
          <w:bCs/>
          <w:i w:val="0"/>
          <w:iCs w:val="0"/>
          <w:color w:val="000000" w:themeColor="text1"/>
          <w:sz w:val="24"/>
          <w:szCs w:val="24"/>
        </w:rPr>
        <w:t>.2</w:t>
      </w:r>
      <w:r w:rsidR="00A526AC" w:rsidRPr="0082231B">
        <w:rPr>
          <w:rStyle w:val="Heading2Char"/>
          <w:rFonts w:ascii="Times New Roman" w:hAnsi="Times New Roman" w:cs="Times New Roman"/>
          <w:b/>
          <w:bCs/>
          <w:i w:val="0"/>
          <w:iCs w:val="0"/>
          <w:color w:val="000000" w:themeColor="text1"/>
          <w:sz w:val="24"/>
          <w:szCs w:val="24"/>
        </w:rPr>
        <w:t>:</w:t>
      </w:r>
      <w:r w:rsidR="00A526AC" w:rsidRPr="0082231B">
        <w:rPr>
          <w:rFonts w:ascii="Times New Roman" w:hAnsi="Times New Roman" w:cs="Times New Roman"/>
          <w:i/>
          <w:iCs/>
          <w:sz w:val="24"/>
          <w:szCs w:val="24"/>
        </w:rPr>
        <w:t xml:space="preserve"> </w:t>
      </w:r>
      <w:r w:rsidR="00A526AC" w:rsidRPr="0082231B">
        <w:rPr>
          <w:rFonts w:ascii="Times New Roman" w:hAnsi="Times New Roman" w:cs="Times New Roman"/>
          <w:sz w:val="24"/>
          <w:szCs w:val="24"/>
        </w:rPr>
        <w:t>The system shall display “Existing Student’s username, please using different Student’s username” when the student username duplicates exist student username.</w:t>
      </w:r>
    </w:p>
    <w:p w14:paraId="306D7D7E" w14:textId="77777777" w:rsidR="00A526AC" w:rsidRDefault="00A526AC" w:rsidP="00A526AC">
      <w:pPr>
        <w:ind w:left="720"/>
        <w:rPr>
          <w:rFonts w:ascii="Times New Roman" w:hAnsi="Times New Roman" w:cs="Times New Roman"/>
          <w:sz w:val="24"/>
          <w:szCs w:val="24"/>
        </w:rPr>
      </w:pPr>
    </w:p>
    <w:p w14:paraId="737413AD" w14:textId="77777777" w:rsidR="00A526AC" w:rsidRDefault="00A526AC" w:rsidP="00A526AC">
      <w:pPr>
        <w:ind w:left="720"/>
        <w:rPr>
          <w:rFonts w:ascii="Times New Roman" w:hAnsi="Times New Roman" w:cs="Times New Roman"/>
          <w:sz w:val="24"/>
          <w:szCs w:val="24"/>
        </w:rPr>
      </w:pPr>
    </w:p>
    <w:p w14:paraId="4723C9EF" w14:textId="77777777" w:rsidR="00A526AC"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A526AC" w:rsidRPr="00F14C2A">
        <w:rPr>
          <w:rFonts w:ascii="Times New Roman" w:hAnsi="Times New Roman" w:cs="Times New Roman"/>
          <w:b/>
          <w:bCs/>
          <w:color w:val="000000" w:themeColor="text1"/>
          <w:sz w:val="29"/>
          <w:szCs w:val="29"/>
        </w:rPr>
        <w:t>3.</w:t>
      </w:r>
      <w:r>
        <w:rPr>
          <w:rFonts w:ascii="Times New Roman" w:hAnsi="Times New Roman" w:cs="Times New Roman"/>
          <w:b/>
          <w:bCs/>
          <w:color w:val="000000" w:themeColor="text1"/>
          <w:sz w:val="29"/>
          <w:szCs w:val="29"/>
        </w:rPr>
        <w:t>2</w:t>
      </w:r>
      <w:r w:rsidR="00A526AC" w:rsidRPr="00F14C2A">
        <w:rPr>
          <w:rFonts w:ascii="Times New Roman" w:hAnsi="Times New Roman" w:cs="Times New Roman"/>
          <w:b/>
          <w:bCs/>
          <w:color w:val="000000" w:themeColor="text1"/>
          <w:sz w:val="29"/>
          <w:szCs w:val="29"/>
        </w:rPr>
        <w:t xml:space="preserve"> Lecturer can edit his/her personal information. </w:t>
      </w:r>
    </w:p>
    <w:p w14:paraId="4306B9DB" w14:textId="77777777" w:rsidR="00A526AC"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526AC">
        <w:rPr>
          <w:rFonts w:ascii="Times New Roman" w:hAnsi="Times New Roman" w:cs="Times New Roman"/>
          <w:b/>
          <w:bCs/>
          <w:sz w:val="24"/>
          <w:szCs w:val="24"/>
        </w:rPr>
        <w:t>1-2</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Lecture main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14:paraId="7414CCD7" w14:textId="77777777"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Fonts w:ascii="Times New Roman" w:hAnsi="Times New Roman" w:cs="Times New Roman"/>
          <w:b/>
          <w:bCs/>
          <w:sz w:val="24"/>
          <w:szCs w:val="24"/>
        </w:rPr>
        <w:t>3-1</w:t>
      </w:r>
      <w:r>
        <w:rPr>
          <w:rFonts w:ascii="Times New Roman" w:hAnsi="Times New Roman" w:cs="Times New Roman"/>
          <w:b/>
          <w:bCs/>
          <w:sz w:val="24"/>
          <w:szCs w:val="24"/>
        </w:rPr>
        <w:t>.2</w:t>
      </w:r>
      <w:r w:rsidR="00A526AC">
        <w:rPr>
          <w:rFonts w:ascii="Times New Roman" w:hAnsi="Times New Roman" w:cs="Times New Roman"/>
          <w:b/>
          <w:bCs/>
          <w:sz w:val="24"/>
          <w:szCs w:val="24"/>
        </w:rPr>
        <w:t xml:space="preserve">: </w:t>
      </w:r>
      <w:r w:rsidR="00A526AC">
        <w:rPr>
          <w:rFonts w:ascii="Times New Roman" w:hAnsi="Times New Roman" w:cs="Times New Roman"/>
          <w:sz w:val="24"/>
          <w:szCs w:val="24"/>
        </w:rPr>
        <w:t>The system shall redirect to Lecturer personal information interface on the mobile application.</w:t>
      </w:r>
    </w:p>
    <w:p w14:paraId="5D033C7B" w14:textId="77777777"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3-2</w:t>
      </w:r>
      <w:r>
        <w:rPr>
          <w:rStyle w:val="Heading2Char"/>
          <w:rFonts w:ascii="Times New Roman" w:hAnsi="Times New Roman" w:cs="Times New Roman"/>
          <w:b/>
          <w:bCs/>
          <w:i w:val="0"/>
          <w:iCs w:val="0"/>
          <w:color w:val="000000" w:themeColor="text1"/>
          <w:sz w:val="24"/>
          <w:szCs w:val="24"/>
        </w:rPr>
        <w:t>.2</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provide</w:t>
      </w:r>
      <w:r w:rsidR="00A526AC">
        <w:rPr>
          <w:rFonts w:ascii="Times New Roman" w:hAnsi="Times New Roman" w:cs="Times New Roman"/>
          <w:sz w:val="24"/>
          <w:szCs w:val="24"/>
        </w:rPr>
        <w:t xml:space="preserve"> </w:t>
      </w:r>
      <w:r w:rsidR="00A526AC" w:rsidRPr="00031398">
        <w:rPr>
          <w:rFonts w:ascii="Times New Roman" w:hAnsi="Times New Roman" w:cs="Times New Roman"/>
          <w:sz w:val="24"/>
          <w:szCs w:val="24"/>
        </w:rPr>
        <w:t>Lecturer personal information interface</w:t>
      </w:r>
      <w:r w:rsidR="00A526AC">
        <w:rPr>
          <w:rFonts w:ascii="Times New Roman" w:hAnsi="Times New Roman" w:cs="Times New Roman"/>
          <w:sz w:val="24"/>
          <w:szCs w:val="24"/>
        </w:rPr>
        <w:t xml:space="preserve"> on the mobile application</w:t>
      </w:r>
      <w:r w:rsidR="00A526AC" w:rsidRPr="00031398">
        <w:rPr>
          <w:rFonts w:ascii="Times New Roman" w:hAnsi="Times New Roman" w:cs="Times New Roman"/>
          <w:sz w:val="24"/>
          <w:szCs w:val="24"/>
        </w:rPr>
        <w:t xml:space="preserve">, including lecturer password, lecturer name, lecturer faculty, lecturer department, </w:t>
      </w:r>
      <w:r w:rsidR="005D44D7">
        <w:rPr>
          <w:rFonts w:ascii="Times New Roman" w:hAnsi="Times New Roman" w:cs="Times New Roman"/>
          <w:sz w:val="24"/>
          <w:szCs w:val="24"/>
        </w:rPr>
        <w:t xml:space="preserve">lecturer email, </w:t>
      </w:r>
      <w:r w:rsidR="00A526AC" w:rsidRPr="00031398">
        <w:rPr>
          <w:rFonts w:ascii="Times New Roman" w:hAnsi="Times New Roman" w:cs="Times New Roman"/>
          <w:sz w:val="24"/>
          <w:szCs w:val="24"/>
        </w:rPr>
        <w:t>and lecturer tel for Lecturer edits his/her personal information into the system.</w:t>
      </w:r>
    </w:p>
    <w:p w14:paraId="60341592" w14:textId="77777777"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3-3</w:t>
      </w:r>
      <w:r>
        <w:rPr>
          <w:rStyle w:val="Heading2Char"/>
          <w:rFonts w:ascii="Times New Roman" w:hAnsi="Times New Roman" w:cs="Times New Roman"/>
          <w:b/>
          <w:bCs/>
          <w:i w:val="0"/>
          <w:iCs w:val="0"/>
          <w:color w:val="000000" w:themeColor="text1"/>
          <w:sz w:val="24"/>
          <w:szCs w:val="24"/>
        </w:rPr>
        <w:t>.2</w:t>
      </w:r>
      <w:r w:rsidR="00A526AC" w:rsidRPr="00031398">
        <w:rPr>
          <w:rStyle w:val="Heading2Char"/>
          <w:rFonts w:ascii="Times New Roman" w:hAnsi="Times New Roman" w:cs="Times New Roman"/>
          <w:b/>
          <w:bCs/>
          <w:color w:val="000000" w:themeColor="text1"/>
          <w:sz w:val="24"/>
          <w:szCs w:val="24"/>
        </w:rPr>
        <w:t>:</w:t>
      </w:r>
      <w:r w:rsidR="00A526AC" w:rsidRPr="00031398">
        <w:rPr>
          <w:rFonts w:ascii="Times New Roman" w:hAnsi="Times New Roman" w:cs="Times New Roman"/>
          <w:sz w:val="24"/>
          <w:szCs w:val="24"/>
        </w:rPr>
        <w:t xml:space="preserve"> The system shall update Lecturer personal information</w:t>
      </w:r>
      <w:r w:rsidR="00A526AC">
        <w:rPr>
          <w:rFonts w:ascii="Times New Roman" w:hAnsi="Times New Roman" w:cs="Times New Roman"/>
          <w:sz w:val="24"/>
          <w:szCs w:val="24"/>
        </w:rPr>
        <w:t xml:space="preserve"> into the system after Lecturer submits to edit his/her personal information from Lecturer </w:t>
      </w:r>
      <w:r w:rsidR="00A526AC" w:rsidRPr="00031398">
        <w:rPr>
          <w:rFonts w:ascii="Times New Roman" w:hAnsi="Times New Roman" w:cs="Times New Roman"/>
          <w:sz w:val="24"/>
          <w:szCs w:val="24"/>
        </w:rPr>
        <w:t>personal information interface</w:t>
      </w:r>
      <w:r w:rsidR="00A526AC">
        <w:rPr>
          <w:rFonts w:ascii="Times New Roman" w:hAnsi="Times New Roman" w:cs="Times New Roman"/>
          <w:sz w:val="24"/>
          <w:szCs w:val="24"/>
        </w:rPr>
        <w:t xml:space="preserve"> on the mobile application. </w:t>
      </w:r>
    </w:p>
    <w:p w14:paraId="492C688A"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3-4</w:t>
      </w:r>
      <w:r>
        <w:rPr>
          <w:rStyle w:val="Heading2Char"/>
          <w:rFonts w:ascii="Times New Roman" w:hAnsi="Times New Roman" w:cs="Times New Roman"/>
          <w:b/>
          <w:bCs/>
          <w:i w:val="0"/>
          <w:iCs w:val="0"/>
          <w:color w:val="000000" w:themeColor="text1"/>
          <w:sz w:val="24"/>
          <w:szCs w:val="24"/>
        </w:rPr>
        <w:t>.2</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w:t>
      </w:r>
      <w:r w:rsidR="00A526AC">
        <w:rPr>
          <w:rFonts w:ascii="Times New Roman" w:hAnsi="Times New Roman" w:cs="Times New Roman"/>
          <w:sz w:val="24"/>
          <w:szCs w:val="24"/>
        </w:rPr>
        <w:t>Editing Information Successful</w:t>
      </w:r>
      <w:r w:rsidR="00A526AC" w:rsidRPr="00031398">
        <w:rPr>
          <w:rFonts w:ascii="Times New Roman" w:hAnsi="Times New Roman" w:cs="Times New Roman"/>
          <w:sz w:val="24"/>
          <w:szCs w:val="24"/>
        </w:rPr>
        <w:t xml:space="preserve">” message when </w:t>
      </w:r>
      <w:r w:rsidR="00A526AC">
        <w:rPr>
          <w:rFonts w:ascii="Times New Roman" w:hAnsi="Times New Roman" w:cs="Times New Roman"/>
          <w:sz w:val="24"/>
          <w:szCs w:val="24"/>
        </w:rPr>
        <w:t>Lecturer</w:t>
      </w:r>
      <w:r w:rsidR="00A526AC" w:rsidRPr="00031398">
        <w:rPr>
          <w:rFonts w:ascii="Times New Roman" w:hAnsi="Times New Roman" w:cs="Times New Roman"/>
          <w:sz w:val="24"/>
          <w:szCs w:val="24"/>
        </w:rPr>
        <w:t xml:space="preserve"> </w:t>
      </w:r>
      <w:r w:rsidR="00A526AC">
        <w:rPr>
          <w:rFonts w:ascii="Times New Roman" w:hAnsi="Times New Roman" w:cs="Times New Roman"/>
          <w:sz w:val="24"/>
          <w:szCs w:val="24"/>
        </w:rPr>
        <w:t>edited</w:t>
      </w:r>
      <w:r w:rsidR="00A526AC" w:rsidRPr="00031398">
        <w:rPr>
          <w:rFonts w:ascii="Times New Roman" w:hAnsi="Times New Roman" w:cs="Times New Roman"/>
          <w:sz w:val="24"/>
          <w:szCs w:val="24"/>
        </w:rPr>
        <w:t xml:space="preserve"> </w:t>
      </w:r>
      <w:r w:rsidR="00A526AC">
        <w:rPr>
          <w:rFonts w:ascii="Times New Roman" w:hAnsi="Times New Roman" w:cs="Times New Roman"/>
          <w:sz w:val="24"/>
          <w:szCs w:val="24"/>
        </w:rPr>
        <w:t xml:space="preserve">the Lecturer personal information </w:t>
      </w:r>
      <w:r w:rsidR="00A526AC" w:rsidRPr="00031398">
        <w:rPr>
          <w:rFonts w:ascii="Times New Roman" w:hAnsi="Times New Roman" w:cs="Times New Roman"/>
          <w:sz w:val="24"/>
          <w:szCs w:val="24"/>
        </w:rPr>
        <w:t xml:space="preserve">in </w:t>
      </w:r>
      <w:r w:rsidR="00A526AC">
        <w:rPr>
          <w:rFonts w:ascii="Times New Roman" w:hAnsi="Times New Roman" w:cs="Times New Roman"/>
          <w:sz w:val="24"/>
          <w:szCs w:val="24"/>
        </w:rPr>
        <w:t xml:space="preserve">Lecturer </w:t>
      </w:r>
      <w:r w:rsidR="00A526AC" w:rsidRPr="00031398">
        <w:rPr>
          <w:rFonts w:ascii="Times New Roman" w:hAnsi="Times New Roman" w:cs="Times New Roman"/>
          <w:sz w:val="24"/>
          <w:szCs w:val="24"/>
        </w:rPr>
        <w:t>personal information interface</w:t>
      </w:r>
      <w:r w:rsidR="00A526AC">
        <w:rPr>
          <w:rFonts w:ascii="Times New Roman" w:hAnsi="Times New Roman" w:cs="Times New Roman"/>
          <w:sz w:val="24"/>
          <w:szCs w:val="24"/>
        </w:rPr>
        <w:t xml:space="preserve"> on the mobile application. </w:t>
      </w:r>
    </w:p>
    <w:p w14:paraId="47B3628E"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3-5</w:t>
      </w:r>
      <w:r>
        <w:rPr>
          <w:rStyle w:val="Heading2Char"/>
          <w:rFonts w:ascii="Times New Roman" w:hAnsi="Times New Roman" w:cs="Times New Roman"/>
          <w:b/>
          <w:bCs/>
          <w:i w:val="0"/>
          <w:iCs w:val="0"/>
          <w:color w:val="000000" w:themeColor="text1"/>
          <w:sz w:val="24"/>
          <w:szCs w:val="24"/>
        </w:rPr>
        <w:t>.2</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validate the format of the </w:t>
      </w:r>
      <w:r w:rsidR="00A526AC">
        <w:rPr>
          <w:rFonts w:ascii="Times New Roman" w:hAnsi="Times New Roman" w:cs="Times New Roman"/>
          <w:sz w:val="24"/>
          <w:szCs w:val="24"/>
        </w:rPr>
        <w:t xml:space="preserve">Lecture </w:t>
      </w:r>
      <w:r w:rsidR="00A526AC" w:rsidRPr="00031398">
        <w:rPr>
          <w:rFonts w:ascii="Times New Roman" w:hAnsi="Times New Roman" w:cs="Times New Roman"/>
          <w:sz w:val="24"/>
          <w:szCs w:val="24"/>
        </w:rPr>
        <w:t>personal information after Lecturer submitted his/her personal information from Lecturer personal information interface</w:t>
      </w:r>
      <w:r w:rsidR="00A526AC">
        <w:rPr>
          <w:rFonts w:ascii="Times New Roman" w:hAnsi="Times New Roman" w:cs="Times New Roman"/>
          <w:sz w:val="24"/>
          <w:szCs w:val="24"/>
        </w:rPr>
        <w:t xml:space="preserve"> on the mobile application</w:t>
      </w:r>
      <w:r w:rsidR="00A526AC" w:rsidRPr="00031398">
        <w:rPr>
          <w:rFonts w:ascii="Times New Roman" w:hAnsi="Times New Roman" w:cs="Times New Roman"/>
          <w:sz w:val="24"/>
          <w:szCs w:val="24"/>
        </w:rPr>
        <w:t>.</w:t>
      </w:r>
    </w:p>
    <w:p w14:paraId="47D8B50E"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3-6</w:t>
      </w:r>
      <w:r>
        <w:rPr>
          <w:rStyle w:val="Heading2Char"/>
          <w:rFonts w:ascii="Times New Roman" w:hAnsi="Times New Roman" w:cs="Times New Roman"/>
          <w:b/>
          <w:bCs/>
          <w:i w:val="0"/>
          <w:iCs w:val="0"/>
          <w:color w:val="000000" w:themeColor="text1"/>
          <w:sz w:val="24"/>
          <w:szCs w:val="24"/>
        </w:rPr>
        <w:t>.2</w:t>
      </w:r>
      <w:r w:rsidR="00A526AC" w:rsidRPr="00031398">
        <w:rPr>
          <w:rStyle w:val="Heading2Char"/>
          <w:rFonts w:ascii="Times New Roman" w:hAnsi="Times New Roman" w:cs="Times New Roman"/>
          <w:b/>
          <w:bCs/>
          <w:color w:val="000000" w:themeColor="text1"/>
          <w:sz w:val="24"/>
          <w:szCs w:val="24"/>
        </w:rPr>
        <w:t>:</w:t>
      </w:r>
      <w:r w:rsidR="00A526AC" w:rsidRPr="00031398">
        <w:rPr>
          <w:rFonts w:ascii="Times New Roman" w:hAnsi="Times New Roman" w:cs="Times New Roman"/>
          <w:sz w:val="24"/>
          <w:szCs w:val="24"/>
        </w:rPr>
        <w:t xml:space="preserve"> The system shall display “The Lecturer’s password must be only 4-16 characters” when the lecturer password format is wrong.</w:t>
      </w:r>
    </w:p>
    <w:p w14:paraId="5FA6C143" w14:textId="77777777" w:rsidR="00A526AC" w:rsidRPr="00031398"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w:t>
      </w:r>
      <w:r w:rsidR="00F054A1">
        <w:rPr>
          <w:rStyle w:val="Heading2Char"/>
          <w:rFonts w:ascii="Times New Roman" w:hAnsi="Times New Roman" w:cs="Times New Roman"/>
          <w:b/>
          <w:bCs/>
          <w:i w:val="0"/>
          <w:iCs w:val="0"/>
          <w:color w:val="000000" w:themeColor="text1"/>
          <w:sz w:val="24"/>
          <w:szCs w:val="24"/>
        </w:rPr>
        <w:t xml:space="preserve">RS </w:t>
      </w:r>
      <w:r>
        <w:rPr>
          <w:rStyle w:val="Heading2Char"/>
          <w:rFonts w:ascii="Times New Roman" w:hAnsi="Times New Roman" w:cs="Times New Roman"/>
          <w:b/>
          <w:bCs/>
          <w:i w:val="0"/>
          <w:iCs w:val="0"/>
          <w:color w:val="000000" w:themeColor="text1"/>
          <w:sz w:val="24"/>
          <w:szCs w:val="24"/>
        </w:rPr>
        <w:t>3-7</w:t>
      </w:r>
      <w:r w:rsidR="00F054A1">
        <w:rPr>
          <w:rStyle w:val="Heading2Char"/>
          <w:rFonts w:ascii="Times New Roman" w:hAnsi="Times New Roman" w:cs="Times New Roman"/>
          <w:b/>
          <w:bCs/>
          <w:i w:val="0"/>
          <w:iCs w:val="0"/>
          <w:color w:val="000000" w:themeColor="text1"/>
          <w:sz w:val="24"/>
          <w:szCs w:val="24"/>
        </w:rPr>
        <w:t>.2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1B5105C1"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3-8</w:t>
      </w:r>
      <w:r>
        <w:rPr>
          <w:rStyle w:val="Heading2Char"/>
          <w:rFonts w:ascii="Times New Roman" w:hAnsi="Times New Roman" w:cs="Times New Roman"/>
          <w:b/>
          <w:bCs/>
          <w:i w:val="0"/>
          <w:iCs w:val="0"/>
          <w:color w:val="000000" w:themeColor="text1"/>
          <w:sz w:val="24"/>
          <w:szCs w:val="24"/>
        </w:rPr>
        <w:t>.2</w:t>
      </w:r>
      <w:r w:rsidR="00A526AC" w:rsidRPr="00031398">
        <w:rPr>
          <w:rStyle w:val="Heading2Char"/>
          <w:rFonts w:ascii="Times New Roman" w:hAnsi="Times New Roman" w:cs="Times New Roman"/>
          <w:b/>
          <w:bCs/>
          <w:color w:val="000000" w:themeColor="text1"/>
          <w:sz w:val="24"/>
          <w:szCs w:val="24"/>
        </w:rPr>
        <w:t>:</w:t>
      </w:r>
      <w:r w:rsidR="00A526AC" w:rsidRPr="00031398">
        <w:rPr>
          <w:rFonts w:ascii="Times New Roman" w:hAnsi="Times New Roman" w:cs="Times New Roman"/>
          <w:sz w:val="24"/>
          <w:szCs w:val="24"/>
        </w:rPr>
        <w:t xml:space="preserve"> The system shall display “The Lecturer’s tel must be number only” when the lecturer tel format is wrong.</w:t>
      </w:r>
    </w:p>
    <w:p w14:paraId="0E566B7F" w14:textId="77777777" w:rsidR="00EA55A4" w:rsidRPr="00031398" w:rsidRDefault="00F054A1"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EA55A4">
        <w:rPr>
          <w:rStyle w:val="Heading2Char"/>
          <w:rFonts w:ascii="Times New Roman" w:hAnsi="Times New Roman" w:cs="Times New Roman"/>
          <w:b/>
          <w:bCs/>
          <w:i w:val="0"/>
          <w:iCs w:val="0"/>
          <w:color w:val="000000" w:themeColor="text1"/>
          <w:sz w:val="24"/>
          <w:szCs w:val="24"/>
        </w:rPr>
        <w:t>3-9</w:t>
      </w:r>
      <w:r>
        <w:rPr>
          <w:rStyle w:val="Heading2Char"/>
          <w:rFonts w:ascii="Times New Roman" w:hAnsi="Times New Roman" w:cs="Times New Roman"/>
          <w:b/>
          <w:bCs/>
          <w:i w:val="0"/>
          <w:iCs w:val="0"/>
          <w:color w:val="000000" w:themeColor="text1"/>
          <w:sz w:val="24"/>
          <w:szCs w:val="24"/>
        </w:rPr>
        <w:t>.2</w:t>
      </w:r>
      <w:r w:rsidR="00EA55A4" w:rsidRPr="00031398">
        <w:rPr>
          <w:rStyle w:val="Heading2Char"/>
          <w:rFonts w:ascii="Times New Roman" w:hAnsi="Times New Roman" w:cs="Times New Roman"/>
          <w:b/>
          <w:bCs/>
          <w:color w:val="000000" w:themeColor="text1"/>
          <w:sz w:val="24"/>
          <w:szCs w:val="24"/>
        </w:rPr>
        <w:t>:</w:t>
      </w:r>
      <w:r w:rsidR="00EA55A4" w:rsidRPr="00031398">
        <w:rPr>
          <w:rFonts w:ascii="Times New Roman" w:hAnsi="Times New Roman" w:cs="Times New Roman"/>
          <w:sz w:val="24"/>
          <w:szCs w:val="24"/>
        </w:rPr>
        <w:t xml:space="preserve"> The system shall display “</w:t>
      </w:r>
      <w:r w:rsidR="00EA55A4">
        <w:rPr>
          <w:rFonts w:ascii="Times New Roman" w:hAnsi="Times New Roman" w:cs="Times New Roman"/>
          <w:sz w:val="24"/>
          <w:szCs w:val="24"/>
        </w:rPr>
        <w:t>The Lecturer’s email</w:t>
      </w:r>
      <w:r w:rsidR="00EA55A4" w:rsidRPr="009F6AB5">
        <w:rPr>
          <w:rFonts w:ascii="Times New Roman" w:hAnsi="Times New Roman" w:cs="Times New Roman"/>
          <w:sz w:val="24"/>
          <w:szCs w:val="24"/>
        </w:rPr>
        <w:t xml:space="preserve"> must be </w:t>
      </w:r>
      <w:r w:rsidR="00EA55A4">
        <w:rPr>
          <w:rFonts w:ascii="Times New Roman" w:hAnsi="Times New Roman" w:cs="Times New Roman"/>
          <w:sz w:val="24"/>
          <w:szCs w:val="24"/>
        </w:rPr>
        <w:t>the character and only one @ symbol</w:t>
      </w:r>
      <w:r w:rsidR="00EA55A4" w:rsidRPr="00031398">
        <w:rPr>
          <w:rFonts w:ascii="Times New Roman" w:hAnsi="Times New Roman" w:cs="Times New Roman"/>
          <w:sz w:val="24"/>
          <w:szCs w:val="24"/>
        </w:rPr>
        <w:t>” when th</w:t>
      </w:r>
      <w:r w:rsidR="00EA55A4">
        <w:rPr>
          <w:rFonts w:ascii="Times New Roman" w:hAnsi="Times New Roman" w:cs="Times New Roman"/>
          <w:sz w:val="24"/>
          <w:szCs w:val="24"/>
        </w:rPr>
        <w:t>e lecturer email format is wrong.</w:t>
      </w:r>
    </w:p>
    <w:p w14:paraId="2466AB53" w14:textId="77777777" w:rsidR="00EA55A4" w:rsidRPr="00031398" w:rsidRDefault="00F054A1"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EA55A4">
        <w:rPr>
          <w:rStyle w:val="Heading2Char"/>
          <w:rFonts w:ascii="Times New Roman" w:hAnsi="Times New Roman" w:cs="Times New Roman"/>
          <w:b/>
          <w:bCs/>
          <w:i w:val="0"/>
          <w:iCs w:val="0"/>
          <w:color w:val="000000" w:themeColor="text1"/>
          <w:sz w:val="24"/>
          <w:szCs w:val="24"/>
        </w:rPr>
        <w:t>3-10</w:t>
      </w:r>
      <w:r>
        <w:rPr>
          <w:rStyle w:val="Heading2Char"/>
          <w:rFonts w:ascii="Times New Roman" w:hAnsi="Times New Roman" w:cs="Times New Roman"/>
          <w:b/>
          <w:bCs/>
          <w:i w:val="0"/>
          <w:iCs w:val="0"/>
          <w:color w:val="000000" w:themeColor="text1"/>
          <w:sz w:val="24"/>
          <w:szCs w:val="24"/>
        </w:rPr>
        <w:t>.2</w:t>
      </w:r>
      <w:r w:rsidR="00EA55A4" w:rsidRPr="00DC3FB2">
        <w:rPr>
          <w:rStyle w:val="Heading2Char"/>
          <w:rFonts w:ascii="Times New Roman" w:hAnsi="Times New Roman" w:cs="Times New Roman"/>
          <w:b/>
          <w:bCs/>
          <w:i w:val="0"/>
          <w:iCs w:val="0"/>
          <w:color w:val="000000" w:themeColor="text1"/>
          <w:sz w:val="24"/>
          <w:szCs w:val="24"/>
        </w:rPr>
        <w:t>:</w:t>
      </w:r>
      <w:r w:rsidR="00EA55A4" w:rsidRPr="00031398">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w:t>
      </w:r>
      <w:r w:rsidR="00EA55A4">
        <w:rPr>
          <w:rFonts w:ascii="Times New Roman" w:hAnsi="Times New Roman" w:cs="Times New Roman"/>
          <w:sz w:val="24"/>
          <w:szCs w:val="24"/>
        </w:rPr>
        <w:t xml:space="preserve"> in the mobile application</w:t>
      </w:r>
      <w:r w:rsidR="00EA55A4" w:rsidRPr="00031398">
        <w:rPr>
          <w:rFonts w:ascii="Times New Roman" w:hAnsi="Times New Roman" w:cs="Times New Roman"/>
          <w:sz w:val="24"/>
          <w:szCs w:val="24"/>
        </w:rPr>
        <w:t>.</w:t>
      </w:r>
    </w:p>
    <w:p w14:paraId="11C74DDF" w14:textId="77777777" w:rsidR="00EA55A4" w:rsidRDefault="00F054A1"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EA55A4">
        <w:rPr>
          <w:rStyle w:val="Heading2Char"/>
          <w:rFonts w:ascii="Times New Roman" w:hAnsi="Times New Roman" w:cs="Times New Roman"/>
          <w:b/>
          <w:bCs/>
          <w:i w:val="0"/>
          <w:iCs w:val="0"/>
          <w:color w:val="000000" w:themeColor="text1"/>
          <w:sz w:val="24"/>
          <w:szCs w:val="24"/>
        </w:rPr>
        <w:t>3-11</w:t>
      </w:r>
      <w:r>
        <w:rPr>
          <w:rStyle w:val="Heading2Char"/>
          <w:rFonts w:ascii="Times New Roman" w:hAnsi="Times New Roman" w:cs="Times New Roman"/>
          <w:b/>
          <w:bCs/>
          <w:i w:val="0"/>
          <w:iCs w:val="0"/>
          <w:color w:val="000000" w:themeColor="text1"/>
          <w:sz w:val="24"/>
          <w:szCs w:val="24"/>
        </w:rPr>
        <w:t>.2</w:t>
      </w:r>
      <w:r w:rsidR="00EA55A4" w:rsidRPr="00DC3FB2">
        <w:rPr>
          <w:rStyle w:val="Heading2Char"/>
          <w:rFonts w:ascii="Times New Roman" w:hAnsi="Times New Roman" w:cs="Times New Roman"/>
          <w:b/>
          <w:bCs/>
          <w:i w:val="0"/>
          <w:iCs w:val="0"/>
          <w:color w:val="000000" w:themeColor="text1"/>
          <w:sz w:val="24"/>
          <w:szCs w:val="24"/>
        </w:rPr>
        <w:t>:</w:t>
      </w:r>
      <w:r w:rsidR="00EA55A4" w:rsidRPr="00031398">
        <w:rPr>
          <w:rFonts w:ascii="Times New Roman" w:hAnsi="Times New Roman" w:cs="Times New Roman"/>
          <w:sz w:val="24"/>
          <w:szCs w:val="24"/>
        </w:rPr>
        <w:t xml:space="preserve"> The system shall display “Password and confirm password is not matched” when password and confirm password is not matched.</w:t>
      </w:r>
    </w:p>
    <w:p w14:paraId="260318C3" w14:textId="77777777" w:rsidR="00A526AC" w:rsidRDefault="00A526AC" w:rsidP="00A526AC">
      <w:pPr>
        <w:ind w:left="720"/>
        <w:rPr>
          <w:rFonts w:ascii="Times New Roman" w:hAnsi="Times New Roman" w:cs="Times New Roman"/>
          <w:sz w:val="24"/>
          <w:szCs w:val="24"/>
        </w:rPr>
      </w:pPr>
    </w:p>
    <w:p w14:paraId="5FD9C5E2" w14:textId="77777777" w:rsidR="00A526AC" w:rsidRDefault="00A526AC" w:rsidP="00A526AC">
      <w:pPr>
        <w:ind w:left="720"/>
        <w:rPr>
          <w:rFonts w:ascii="Times New Roman" w:hAnsi="Times New Roman" w:cs="Times New Roman"/>
          <w:sz w:val="24"/>
          <w:szCs w:val="24"/>
        </w:rPr>
      </w:pPr>
    </w:p>
    <w:p w14:paraId="40894F29" w14:textId="77777777" w:rsidR="00A526AC" w:rsidRDefault="00A526AC" w:rsidP="00A526AC">
      <w:pPr>
        <w:ind w:left="720"/>
        <w:rPr>
          <w:rFonts w:ascii="Times New Roman" w:hAnsi="Times New Roman" w:cs="Times New Roman"/>
          <w:sz w:val="24"/>
          <w:szCs w:val="24"/>
        </w:rPr>
      </w:pPr>
    </w:p>
    <w:p w14:paraId="6EAEAC7C" w14:textId="77777777" w:rsidR="00A526AC" w:rsidRDefault="00A526AC" w:rsidP="00A526AC">
      <w:pPr>
        <w:ind w:left="720"/>
        <w:rPr>
          <w:rFonts w:ascii="Times New Roman" w:hAnsi="Times New Roman" w:cs="Times New Roman"/>
          <w:sz w:val="24"/>
          <w:szCs w:val="24"/>
        </w:rPr>
      </w:pPr>
    </w:p>
    <w:p w14:paraId="3E1C1406" w14:textId="77777777" w:rsidR="00A526AC" w:rsidRDefault="00A526AC" w:rsidP="00EA55A4">
      <w:pPr>
        <w:rPr>
          <w:rFonts w:ascii="Times New Roman" w:hAnsi="Times New Roman" w:cs="Times New Roman"/>
          <w:sz w:val="24"/>
          <w:szCs w:val="24"/>
        </w:rPr>
      </w:pPr>
    </w:p>
    <w:p w14:paraId="5638F123" w14:textId="77777777" w:rsidR="00A526AC"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A526AC" w:rsidRPr="00F14C2A">
        <w:rPr>
          <w:rFonts w:ascii="Times New Roman" w:hAnsi="Times New Roman" w:cs="Times New Roman"/>
          <w:b/>
          <w:bCs/>
          <w:color w:val="000000" w:themeColor="text1"/>
          <w:sz w:val="29"/>
          <w:szCs w:val="29"/>
        </w:rPr>
        <w:t>4.</w:t>
      </w:r>
      <w:r>
        <w:rPr>
          <w:rFonts w:ascii="Times New Roman" w:hAnsi="Times New Roman" w:cs="Times New Roman"/>
          <w:b/>
          <w:bCs/>
          <w:color w:val="000000" w:themeColor="text1"/>
          <w:sz w:val="29"/>
          <w:szCs w:val="29"/>
        </w:rPr>
        <w:t>2</w:t>
      </w:r>
      <w:r w:rsidR="00A526AC" w:rsidRPr="00F14C2A">
        <w:rPr>
          <w:rFonts w:ascii="Times New Roman" w:hAnsi="Times New Roman" w:cs="Times New Roman"/>
          <w:b/>
          <w:bCs/>
          <w:color w:val="000000" w:themeColor="text1"/>
          <w:sz w:val="29"/>
          <w:szCs w:val="29"/>
        </w:rPr>
        <w:t xml:space="preserve"> Student can edit his/her personal information. </w:t>
      </w:r>
    </w:p>
    <w:p w14:paraId="6187A614" w14:textId="77777777" w:rsidR="00A526AC"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526AC" w:rsidRPr="0082231B">
        <w:rPr>
          <w:rFonts w:ascii="Times New Roman" w:hAnsi="Times New Roman" w:cs="Times New Roman"/>
          <w:b/>
          <w:bCs/>
          <w:sz w:val="24"/>
          <w:szCs w:val="24"/>
        </w:rPr>
        <w:t>2</w:t>
      </w:r>
      <w:r w:rsidR="00A526AC">
        <w:rPr>
          <w:rFonts w:ascii="Times New Roman" w:hAnsi="Times New Roman" w:cs="Times New Roman"/>
          <w:b/>
          <w:bCs/>
          <w:sz w:val="24"/>
          <w:szCs w:val="24"/>
        </w:rPr>
        <w:t>-2</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Pr>
          <w:rFonts w:ascii="Times New Roman" w:hAnsi="Times New Roman" w:cs="Times New Roman"/>
          <w:sz w:val="24"/>
          <w:szCs w:val="24"/>
        </w:rPr>
        <w:t>Student</w:t>
      </w:r>
      <w:r w:rsidR="00A526AC" w:rsidRPr="005613F3">
        <w:rPr>
          <w:rFonts w:ascii="Times New Roman" w:hAnsi="Times New Roman" w:cs="Times New Roman"/>
          <w:sz w:val="24"/>
          <w:szCs w:val="24"/>
        </w:rPr>
        <w:t xml:space="preserve"> main 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14:paraId="2BFB295B" w14:textId="77777777" w:rsidR="00A526AC" w:rsidRDefault="00F054A1" w:rsidP="00A526AC">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526AC">
        <w:rPr>
          <w:rFonts w:ascii="Times New Roman" w:hAnsi="Times New Roman" w:cs="Times New Roman"/>
          <w:b/>
          <w:bCs/>
          <w:sz w:val="24"/>
          <w:szCs w:val="24"/>
        </w:rPr>
        <w:t>4-1</w:t>
      </w:r>
      <w:r>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Pr>
          <w:rFonts w:ascii="Times New Roman" w:hAnsi="Times New Roman" w:cs="Times New Roman"/>
          <w:sz w:val="24"/>
          <w:szCs w:val="24"/>
        </w:rPr>
        <w:t xml:space="preserve"> The system shall redirect to Student personal information interface on the mobile application.</w:t>
      </w:r>
    </w:p>
    <w:p w14:paraId="5D6E4499"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4-2</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provide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personal information interface</w:t>
      </w:r>
      <w:r w:rsidR="00A526AC">
        <w:rPr>
          <w:rFonts w:ascii="Times New Roman" w:hAnsi="Times New Roman" w:cs="Times New Roman"/>
          <w:sz w:val="24"/>
          <w:szCs w:val="24"/>
        </w:rPr>
        <w:t xml:space="preserve"> on the mobile application</w:t>
      </w:r>
      <w:r w:rsidR="00A526AC" w:rsidRPr="00031398">
        <w:rPr>
          <w:rFonts w:ascii="Times New Roman" w:hAnsi="Times New Roman" w:cs="Times New Roman"/>
          <w:sz w:val="24"/>
          <w:szCs w:val="24"/>
        </w:rPr>
        <w:t xml:space="preserve">, including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password,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name,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faculty,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department, </w:t>
      </w:r>
      <w:r w:rsidR="00A526AC">
        <w:rPr>
          <w:rFonts w:ascii="Times New Roman" w:hAnsi="Times New Roman" w:cs="Times New Roman"/>
          <w:sz w:val="24"/>
          <w:szCs w:val="24"/>
        </w:rPr>
        <w:t>student address,</w:t>
      </w:r>
      <w:r w:rsidR="005D44D7">
        <w:rPr>
          <w:rFonts w:ascii="Times New Roman" w:hAnsi="Times New Roman" w:cs="Times New Roman"/>
          <w:sz w:val="24"/>
          <w:szCs w:val="24"/>
        </w:rPr>
        <w:t xml:space="preserve"> student email,</w:t>
      </w:r>
      <w:r w:rsidR="00A526AC">
        <w:rPr>
          <w:rFonts w:ascii="Times New Roman" w:hAnsi="Times New Roman" w:cs="Times New Roman"/>
          <w:sz w:val="24"/>
          <w:szCs w:val="24"/>
        </w:rPr>
        <w:t xml:space="preserve"> </w:t>
      </w:r>
      <w:r w:rsidR="00A526AC" w:rsidRPr="00031398">
        <w:rPr>
          <w:rFonts w:ascii="Times New Roman" w:hAnsi="Times New Roman" w:cs="Times New Roman"/>
          <w:sz w:val="24"/>
          <w:szCs w:val="24"/>
        </w:rPr>
        <w:t xml:space="preserve">and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tel for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edits his/her personal information into the system.</w:t>
      </w:r>
    </w:p>
    <w:p w14:paraId="6A4A98CA" w14:textId="77777777" w:rsidR="00A526AC"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4-3</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update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personal information</w:t>
      </w:r>
      <w:r w:rsidR="00A526AC">
        <w:rPr>
          <w:rFonts w:ascii="Times New Roman" w:hAnsi="Times New Roman" w:cs="Times New Roman"/>
          <w:sz w:val="24"/>
          <w:szCs w:val="24"/>
        </w:rPr>
        <w:t xml:space="preserve"> into the system after Student submits to edit his/her personal information from Student </w:t>
      </w:r>
      <w:r w:rsidR="00A526AC" w:rsidRPr="00031398">
        <w:rPr>
          <w:rFonts w:ascii="Times New Roman" w:hAnsi="Times New Roman" w:cs="Times New Roman"/>
          <w:sz w:val="24"/>
          <w:szCs w:val="24"/>
        </w:rPr>
        <w:t>personal information interface</w:t>
      </w:r>
      <w:r w:rsidR="00A526AC">
        <w:rPr>
          <w:rFonts w:ascii="Times New Roman" w:hAnsi="Times New Roman" w:cs="Times New Roman"/>
          <w:sz w:val="24"/>
          <w:szCs w:val="24"/>
        </w:rPr>
        <w:t xml:space="preserve"> on the mobile application. </w:t>
      </w:r>
    </w:p>
    <w:p w14:paraId="4AD47D36"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4-4</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w:t>
      </w:r>
      <w:r w:rsidR="00A526AC">
        <w:rPr>
          <w:rFonts w:ascii="Times New Roman" w:hAnsi="Times New Roman" w:cs="Times New Roman"/>
          <w:sz w:val="24"/>
          <w:szCs w:val="24"/>
        </w:rPr>
        <w:t>Editing Information Successful</w:t>
      </w:r>
      <w:r w:rsidR="00A526AC" w:rsidRPr="00031398">
        <w:rPr>
          <w:rFonts w:ascii="Times New Roman" w:hAnsi="Times New Roman" w:cs="Times New Roman"/>
          <w:sz w:val="24"/>
          <w:szCs w:val="24"/>
        </w:rPr>
        <w:t xml:space="preserve">” message when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w:t>
      </w:r>
      <w:r w:rsidR="00A526AC">
        <w:rPr>
          <w:rFonts w:ascii="Times New Roman" w:hAnsi="Times New Roman" w:cs="Times New Roman"/>
          <w:sz w:val="24"/>
          <w:szCs w:val="24"/>
        </w:rPr>
        <w:t>edited</w:t>
      </w:r>
      <w:r w:rsidR="00A526AC" w:rsidRPr="00031398">
        <w:rPr>
          <w:rFonts w:ascii="Times New Roman" w:hAnsi="Times New Roman" w:cs="Times New Roman"/>
          <w:sz w:val="24"/>
          <w:szCs w:val="24"/>
        </w:rPr>
        <w:t xml:space="preserve"> </w:t>
      </w:r>
      <w:r w:rsidR="00A526AC">
        <w:rPr>
          <w:rFonts w:ascii="Times New Roman" w:hAnsi="Times New Roman" w:cs="Times New Roman"/>
          <w:sz w:val="24"/>
          <w:szCs w:val="24"/>
        </w:rPr>
        <w:t xml:space="preserve">the Student personal information </w:t>
      </w:r>
      <w:r w:rsidR="00A526AC" w:rsidRPr="00031398">
        <w:rPr>
          <w:rFonts w:ascii="Times New Roman" w:hAnsi="Times New Roman" w:cs="Times New Roman"/>
          <w:sz w:val="24"/>
          <w:szCs w:val="24"/>
        </w:rPr>
        <w:t xml:space="preserve">in </w:t>
      </w:r>
      <w:r w:rsidR="00A526AC">
        <w:rPr>
          <w:rFonts w:ascii="Times New Roman" w:hAnsi="Times New Roman" w:cs="Times New Roman"/>
          <w:sz w:val="24"/>
          <w:szCs w:val="24"/>
        </w:rPr>
        <w:t xml:space="preserve">Student </w:t>
      </w:r>
      <w:r w:rsidR="00A526AC" w:rsidRPr="00031398">
        <w:rPr>
          <w:rFonts w:ascii="Times New Roman" w:hAnsi="Times New Roman" w:cs="Times New Roman"/>
          <w:sz w:val="24"/>
          <w:szCs w:val="24"/>
        </w:rPr>
        <w:t>personal information interface</w:t>
      </w:r>
      <w:r w:rsidR="00A526AC">
        <w:rPr>
          <w:rFonts w:ascii="Times New Roman" w:hAnsi="Times New Roman" w:cs="Times New Roman"/>
          <w:sz w:val="24"/>
          <w:szCs w:val="24"/>
        </w:rPr>
        <w:t xml:space="preserve"> on the mobile application. </w:t>
      </w:r>
    </w:p>
    <w:p w14:paraId="54D455CF" w14:textId="77777777" w:rsidR="00A526AC" w:rsidRPr="004C5057"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4-5</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validate the format of the </w:t>
      </w:r>
      <w:r w:rsidR="00A526AC">
        <w:rPr>
          <w:rFonts w:ascii="Times New Roman" w:hAnsi="Times New Roman" w:cs="Times New Roman"/>
          <w:sz w:val="24"/>
          <w:szCs w:val="24"/>
        </w:rPr>
        <w:t xml:space="preserve">Student </w:t>
      </w:r>
      <w:r w:rsidR="00A526AC" w:rsidRPr="00031398">
        <w:rPr>
          <w:rFonts w:ascii="Times New Roman" w:hAnsi="Times New Roman" w:cs="Times New Roman"/>
          <w:sz w:val="24"/>
          <w:szCs w:val="24"/>
        </w:rPr>
        <w:t xml:space="preserve">personal information after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submitted his/her personal information from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personal information interface</w:t>
      </w:r>
      <w:r w:rsidR="00A526AC">
        <w:rPr>
          <w:rFonts w:ascii="Times New Roman" w:hAnsi="Times New Roman" w:cs="Times New Roman"/>
          <w:sz w:val="24"/>
          <w:szCs w:val="24"/>
        </w:rPr>
        <w:t xml:space="preserve"> on the mobile</w:t>
      </w:r>
      <w:r w:rsidR="00A526AC" w:rsidRPr="004C5057">
        <w:rPr>
          <w:rFonts w:ascii="Times New Roman" w:hAnsi="Times New Roman" w:cs="Times New Roman"/>
          <w:sz w:val="24"/>
          <w:szCs w:val="24"/>
        </w:rPr>
        <w:t xml:space="preserve"> application.</w:t>
      </w:r>
    </w:p>
    <w:p w14:paraId="70ECD431"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4-6</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“The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’s password must be only 4-16 characters” when the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password format is wrong.</w:t>
      </w:r>
    </w:p>
    <w:p w14:paraId="48954E84" w14:textId="77777777" w:rsidR="00A526AC" w:rsidRPr="00031398" w:rsidRDefault="00A526AC" w:rsidP="00A526AC">
      <w:pPr>
        <w:ind w:left="720"/>
        <w:rPr>
          <w:rFonts w:ascii="Times New Roman" w:hAnsi="Times New Roman" w:cs="Times New Roman"/>
          <w:sz w:val="24"/>
          <w:szCs w:val="24"/>
        </w:rPr>
      </w:pPr>
      <w:r w:rsidRPr="004C5057">
        <w:rPr>
          <w:rStyle w:val="Heading2Char"/>
          <w:rFonts w:ascii="Times New Roman" w:hAnsi="Times New Roman" w:cs="Times New Roman"/>
          <w:b/>
          <w:bCs/>
          <w:i w:val="0"/>
          <w:iCs w:val="0"/>
          <w:color w:val="000000" w:themeColor="text1"/>
          <w:sz w:val="24"/>
          <w:szCs w:val="24"/>
        </w:rPr>
        <w:t>S</w:t>
      </w:r>
      <w:r w:rsidR="00F054A1">
        <w:rPr>
          <w:rStyle w:val="Heading2Char"/>
          <w:rFonts w:ascii="Times New Roman" w:hAnsi="Times New Roman" w:cs="Times New Roman"/>
          <w:b/>
          <w:bCs/>
          <w:i w:val="0"/>
          <w:iCs w:val="0"/>
          <w:color w:val="000000" w:themeColor="text1"/>
          <w:sz w:val="24"/>
          <w:szCs w:val="24"/>
        </w:rPr>
        <w:t xml:space="preserve">RS </w:t>
      </w:r>
      <w:r>
        <w:rPr>
          <w:rStyle w:val="Heading2Char"/>
          <w:rFonts w:ascii="Times New Roman" w:hAnsi="Times New Roman" w:cs="Times New Roman"/>
          <w:b/>
          <w:bCs/>
          <w:i w:val="0"/>
          <w:iCs w:val="0"/>
          <w:color w:val="000000" w:themeColor="text1"/>
          <w:sz w:val="24"/>
          <w:szCs w:val="24"/>
        </w:rPr>
        <w:t>4-7</w:t>
      </w:r>
      <w:r w:rsidR="00F054A1">
        <w:rPr>
          <w:rStyle w:val="Heading2Char"/>
          <w:rFonts w:ascii="Times New Roman" w:hAnsi="Times New Roman" w:cs="Times New Roman"/>
          <w:b/>
          <w:bCs/>
          <w:i w:val="0"/>
          <w:iCs w:val="0"/>
          <w:color w:val="000000" w:themeColor="text1"/>
          <w:sz w:val="24"/>
          <w:szCs w:val="24"/>
        </w:rPr>
        <w:t>.2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name must be the combination of alphabet and space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format is wrong.</w:t>
      </w:r>
    </w:p>
    <w:p w14:paraId="22F1FB64"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4-8</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w:t>
      </w:r>
      <w:r w:rsidR="00A526AC">
        <w:rPr>
          <w:rFonts w:ascii="Times New Roman" w:hAnsi="Times New Roman" w:cs="Times New Roman"/>
          <w:sz w:val="24"/>
          <w:szCs w:val="24"/>
        </w:rPr>
        <w:t>stem shall display “The Student</w:t>
      </w:r>
      <w:r w:rsidR="00A526AC" w:rsidRPr="00031398">
        <w:rPr>
          <w:rFonts w:ascii="Times New Roman" w:hAnsi="Times New Roman" w:cs="Times New Roman"/>
          <w:sz w:val="24"/>
          <w:szCs w:val="24"/>
        </w:rPr>
        <w:t xml:space="preserve">’s tel must be number only” when the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tel format is wrong.</w:t>
      </w:r>
    </w:p>
    <w:p w14:paraId="3845F236"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4-9</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validate the similarity of password and confirm password after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submitted his/her personal information from </w:t>
      </w:r>
      <w:r w:rsidR="00A526AC">
        <w:rPr>
          <w:rFonts w:ascii="Times New Roman" w:hAnsi="Times New Roman" w:cs="Times New Roman"/>
          <w:sz w:val="24"/>
          <w:szCs w:val="24"/>
        </w:rPr>
        <w:t>Student</w:t>
      </w:r>
      <w:r w:rsidR="00A526AC" w:rsidRPr="00031398">
        <w:rPr>
          <w:rFonts w:ascii="Times New Roman" w:hAnsi="Times New Roman" w:cs="Times New Roman"/>
          <w:sz w:val="24"/>
          <w:szCs w:val="24"/>
        </w:rPr>
        <w:t xml:space="preserve"> personal information interface</w:t>
      </w:r>
      <w:r w:rsidR="00A526AC">
        <w:rPr>
          <w:rFonts w:ascii="Times New Roman" w:hAnsi="Times New Roman" w:cs="Times New Roman"/>
          <w:sz w:val="24"/>
          <w:szCs w:val="24"/>
        </w:rPr>
        <w:t xml:space="preserve"> in the mobile application</w:t>
      </w:r>
      <w:r w:rsidR="00A526AC" w:rsidRPr="00031398">
        <w:rPr>
          <w:rFonts w:ascii="Times New Roman" w:hAnsi="Times New Roman" w:cs="Times New Roman"/>
          <w:sz w:val="24"/>
          <w:szCs w:val="24"/>
        </w:rPr>
        <w:t>.</w:t>
      </w:r>
    </w:p>
    <w:p w14:paraId="6E69D503" w14:textId="77777777" w:rsidR="00A526AC" w:rsidRPr="00031398" w:rsidRDefault="00F054A1"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A526AC">
        <w:rPr>
          <w:rStyle w:val="Heading2Char"/>
          <w:rFonts w:ascii="Times New Roman" w:hAnsi="Times New Roman" w:cs="Times New Roman"/>
          <w:b/>
          <w:bCs/>
          <w:i w:val="0"/>
          <w:iCs w:val="0"/>
          <w:color w:val="000000" w:themeColor="text1"/>
          <w:sz w:val="24"/>
          <w:szCs w:val="24"/>
        </w:rPr>
        <w:t>4-10</w:t>
      </w:r>
      <w:r>
        <w:rPr>
          <w:rStyle w:val="Heading2Char"/>
          <w:rFonts w:ascii="Times New Roman" w:hAnsi="Times New Roman" w:cs="Times New Roman"/>
          <w:b/>
          <w:bCs/>
          <w:i w:val="0"/>
          <w:iCs w:val="0"/>
          <w:color w:val="000000" w:themeColor="text1"/>
          <w:sz w:val="24"/>
          <w:szCs w:val="24"/>
        </w:rPr>
        <w:t>.2</w:t>
      </w:r>
      <w:r w:rsidR="00A526AC" w:rsidRPr="004C5057">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“Password and confirm password is not matched” when password and confirm password is not matched.</w:t>
      </w:r>
    </w:p>
    <w:p w14:paraId="6D1DB44C" w14:textId="77777777" w:rsidR="00A526AC" w:rsidRDefault="00A526AC" w:rsidP="00A526AC">
      <w:pPr>
        <w:ind w:left="720"/>
        <w:rPr>
          <w:rFonts w:ascii="Times New Roman" w:hAnsi="Times New Roman" w:cs="Times New Roman"/>
          <w:sz w:val="24"/>
          <w:szCs w:val="24"/>
        </w:rPr>
      </w:pPr>
    </w:p>
    <w:p w14:paraId="279AAA24" w14:textId="77777777" w:rsidR="00A526AC" w:rsidRDefault="00A526AC" w:rsidP="00A526AC">
      <w:pPr>
        <w:ind w:left="720"/>
        <w:rPr>
          <w:rFonts w:ascii="Times New Roman" w:hAnsi="Times New Roman" w:cs="Times New Roman"/>
          <w:sz w:val="24"/>
          <w:szCs w:val="24"/>
        </w:rPr>
      </w:pPr>
    </w:p>
    <w:p w14:paraId="737DFB85" w14:textId="77777777" w:rsidR="00A526AC" w:rsidRDefault="00A526AC" w:rsidP="00A526AC">
      <w:pPr>
        <w:ind w:left="720"/>
        <w:rPr>
          <w:rFonts w:ascii="Times New Roman" w:hAnsi="Times New Roman" w:cs="Times New Roman"/>
          <w:sz w:val="24"/>
          <w:szCs w:val="24"/>
        </w:rPr>
      </w:pPr>
    </w:p>
    <w:p w14:paraId="4327125B" w14:textId="77777777" w:rsidR="00A526AC" w:rsidRDefault="00A526AC" w:rsidP="00A526AC">
      <w:pPr>
        <w:ind w:left="720"/>
        <w:rPr>
          <w:rFonts w:ascii="Times New Roman" w:hAnsi="Times New Roman" w:cs="Times New Roman"/>
          <w:sz w:val="24"/>
          <w:szCs w:val="24"/>
        </w:rPr>
      </w:pPr>
    </w:p>
    <w:p w14:paraId="4CF7FC68" w14:textId="77777777" w:rsidR="00A526AC" w:rsidRDefault="00A526AC" w:rsidP="00A526AC">
      <w:pPr>
        <w:ind w:left="720"/>
        <w:rPr>
          <w:rFonts w:ascii="Times New Roman" w:hAnsi="Times New Roman" w:cs="Times New Roman"/>
          <w:sz w:val="24"/>
          <w:szCs w:val="24"/>
        </w:rPr>
      </w:pPr>
    </w:p>
    <w:p w14:paraId="609B0955" w14:textId="77777777" w:rsidR="00A526AC" w:rsidRDefault="00A526AC" w:rsidP="00A526AC">
      <w:pPr>
        <w:ind w:left="720"/>
        <w:rPr>
          <w:rFonts w:ascii="Times New Roman" w:hAnsi="Times New Roman" w:cs="Times New Roman"/>
          <w:sz w:val="24"/>
          <w:szCs w:val="24"/>
        </w:rPr>
      </w:pPr>
    </w:p>
    <w:p w14:paraId="36C1DCC5" w14:textId="77777777" w:rsidR="00A526AC"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A526AC" w:rsidRPr="00F14C2A">
        <w:rPr>
          <w:rFonts w:ascii="Times New Roman" w:hAnsi="Times New Roman" w:cs="Times New Roman"/>
          <w:b/>
          <w:bCs/>
          <w:color w:val="000000" w:themeColor="text1"/>
          <w:sz w:val="29"/>
          <w:szCs w:val="29"/>
        </w:rPr>
        <w:t>5.</w:t>
      </w:r>
      <w:r>
        <w:rPr>
          <w:rFonts w:ascii="Times New Roman" w:hAnsi="Times New Roman" w:cs="Times New Roman"/>
          <w:b/>
          <w:bCs/>
          <w:color w:val="000000" w:themeColor="text1"/>
          <w:sz w:val="29"/>
          <w:szCs w:val="29"/>
        </w:rPr>
        <w:t>2</w:t>
      </w:r>
      <w:r w:rsidR="00A526AC" w:rsidRPr="00F14C2A">
        <w:rPr>
          <w:rFonts w:ascii="Times New Roman" w:hAnsi="Times New Roman" w:cs="Times New Roman"/>
          <w:b/>
          <w:bCs/>
          <w:color w:val="000000" w:themeColor="text1"/>
          <w:sz w:val="29"/>
          <w:szCs w:val="29"/>
        </w:rPr>
        <w:t xml:space="preserve"> Lecturer/Student can login to the system. </w:t>
      </w:r>
    </w:p>
    <w:p w14:paraId="463F31B4" w14:textId="77777777" w:rsidR="005F1777" w:rsidRPr="00E941D6"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0162B2D1" w14:textId="77777777" w:rsidR="005F1777" w:rsidRDefault="005F1777" w:rsidP="005F177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4272A908" w14:textId="77777777" w:rsidR="005F1777" w:rsidRPr="00B13768"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B13768">
        <w:rPr>
          <w:rFonts w:ascii="Times New Roman" w:hAnsi="Times New Roman" w:cs="Times New Roman"/>
          <w:b/>
          <w:bCs/>
          <w:sz w:val="24"/>
          <w:szCs w:val="24"/>
        </w:rPr>
        <w:t>5-1</w:t>
      </w:r>
      <w:r>
        <w:rPr>
          <w:rFonts w:ascii="Times New Roman" w:hAnsi="Times New Roman" w:cs="Times New Roman"/>
          <w:b/>
          <w:bCs/>
          <w:sz w:val="24"/>
          <w:szCs w:val="24"/>
        </w:rPr>
        <w:t>.2</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14:paraId="43CB7F15"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Login interface on the mobile application, including username and password for Lecturer/Student</w:t>
      </w:r>
      <w:r w:rsidRPr="00031398">
        <w:rPr>
          <w:rFonts w:ascii="Times New Roman" w:hAnsi="Times New Roman" w:cs="Times New Roman"/>
          <w:sz w:val="24"/>
          <w:szCs w:val="24"/>
        </w:rPr>
        <w:t xml:space="preserve"> </w:t>
      </w:r>
      <w:r>
        <w:rPr>
          <w:rFonts w:ascii="Times New Roman" w:hAnsi="Times New Roman" w:cs="Times New Roman"/>
          <w:sz w:val="24"/>
          <w:szCs w:val="24"/>
        </w:rPr>
        <w:t>login</w:t>
      </w:r>
      <w:r w:rsidRPr="00031398">
        <w:rPr>
          <w:rFonts w:ascii="Times New Roman" w:hAnsi="Times New Roman" w:cs="Times New Roman"/>
          <w:sz w:val="24"/>
          <w:szCs w:val="24"/>
        </w:rPr>
        <w:t xml:space="preserve"> his/her </w:t>
      </w:r>
      <w:r>
        <w:rPr>
          <w:rFonts w:ascii="Times New Roman" w:hAnsi="Times New Roman" w:cs="Times New Roman"/>
          <w:sz w:val="24"/>
          <w:szCs w:val="24"/>
        </w:rPr>
        <w:t xml:space="preserve">account </w:t>
      </w:r>
      <w:r w:rsidRPr="00031398">
        <w:rPr>
          <w:rFonts w:ascii="Times New Roman" w:hAnsi="Times New Roman" w:cs="Times New Roman"/>
          <w:sz w:val="24"/>
          <w:szCs w:val="24"/>
        </w:rPr>
        <w:t>into the system.</w:t>
      </w:r>
    </w:p>
    <w:p w14:paraId="70D73280"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14:paraId="0AB94B98"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5-4.2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“Invalid Username and/or Password</w:t>
      </w:r>
      <w:r w:rsidRPr="00031398">
        <w:rPr>
          <w:rFonts w:ascii="Times New Roman" w:hAnsi="Times New Roman" w:cs="Times New Roman"/>
          <w:sz w:val="24"/>
          <w:szCs w:val="24"/>
        </w:rPr>
        <w:t xml:space="preserve">” when </w:t>
      </w:r>
      <w:r>
        <w:rPr>
          <w:rFonts w:ascii="Times New Roman" w:hAnsi="Times New Roman" w:cs="Times New Roman"/>
          <w:sz w:val="24"/>
          <w:szCs w:val="24"/>
        </w:rPr>
        <w:t>username and password are</w:t>
      </w:r>
      <w:r w:rsidRPr="00031398">
        <w:rPr>
          <w:rFonts w:ascii="Times New Roman" w:hAnsi="Times New Roman" w:cs="Times New Roman"/>
          <w:sz w:val="24"/>
          <w:szCs w:val="24"/>
        </w:rPr>
        <w:t xml:space="preserve"> wrong</w:t>
      </w:r>
      <w:r>
        <w:rPr>
          <w:rFonts w:ascii="Times New Roman" w:hAnsi="Times New Roman" w:cs="Times New Roman"/>
          <w:sz w:val="24"/>
          <w:szCs w:val="24"/>
        </w:rPr>
        <w:t xml:space="preserve"> to Lecturer/Student</w:t>
      </w:r>
      <w:r w:rsidRPr="00031398">
        <w:rPr>
          <w:rFonts w:ascii="Times New Roman" w:hAnsi="Times New Roman" w:cs="Times New Roman"/>
          <w:sz w:val="24"/>
          <w:szCs w:val="24"/>
        </w:rPr>
        <w:t>.</w:t>
      </w:r>
    </w:p>
    <w:p w14:paraId="0195B9B3" w14:textId="77777777" w:rsidR="00A526AC" w:rsidRDefault="00A526AC" w:rsidP="00A526AC">
      <w:pPr>
        <w:ind w:left="720"/>
        <w:rPr>
          <w:rFonts w:ascii="Times New Roman" w:hAnsi="Times New Roman" w:cs="Times New Roman"/>
          <w:sz w:val="24"/>
          <w:szCs w:val="24"/>
        </w:rPr>
      </w:pPr>
    </w:p>
    <w:p w14:paraId="6801B355" w14:textId="77777777" w:rsidR="00337FA7"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337FA7" w:rsidRPr="00F14C2A">
        <w:rPr>
          <w:rFonts w:ascii="Times New Roman" w:hAnsi="Times New Roman" w:cs="Times New Roman"/>
          <w:b/>
          <w:bCs/>
          <w:color w:val="000000" w:themeColor="text1"/>
          <w:sz w:val="29"/>
          <w:szCs w:val="29"/>
        </w:rPr>
        <w:t>6.</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Lecturer/Student can log out from the system. </w:t>
      </w:r>
    </w:p>
    <w:p w14:paraId="2449C3A3" w14:textId="77777777" w:rsidR="00482FD7" w:rsidRPr="00E941D6" w:rsidRDefault="00F054A1" w:rsidP="00482FD7">
      <w:pPr>
        <w:ind w:left="720"/>
        <w:rPr>
          <w:rFonts w:ascii="Times New Roman" w:hAnsi="Times New Roman" w:cs="Times New Roman"/>
          <w:sz w:val="24"/>
          <w:szCs w:val="24"/>
        </w:rPr>
      </w:pPr>
      <w:r>
        <w:rPr>
          <w:rFonts w:ascii="Times New Roman" w:hAnsi="Times New Roman" w:cs="Times New Roman"/>
          <w:b/>
          <w:bCs/>
          <w:sz w:val="24"/>
          <w:szCs w:val="24"/>
        </w:rPr>
        <w:t>SRS 1-</w:t>
      </w:r>
      <w:r w:rsidR="00482FD7">
        <w:rPr>
          <w:rFonts w:ascii="Times New Roman" w:hAnsi="Times New Roman" w:cs="Times New Roman"/>
          <w:b/>
          <w:bCs/>
          <w:sz w:val="24"/>
          <w:szCs w:val="24"/>
        </w:rPr>
        <w:t>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3CE2F78B" w14:textId="77777777" w:rsidR="00482FD7" w:rsidRDefault="00482FD7" w:rsidP="00482FD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sidR="00F054A1">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sidR="00F054A1">
        <w:rPr>
          <w:rFonts w:ascii="Times New Roman" w:hAnsi="Times New Roman" w:cs="Times New Roman"/>
          <w:b/>
          <w:bCs/>
          <w:sz w:val="24"/>
          <w:szCs w:val="24"/>
        </w:rPr>
        <w:t>.</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A3F533B" w14:textId="77777777" w:rsidR="00482FD7" w:rsidRDefault="00482FD7" w:rsidP="00482FD7">
      <w:pPr>
        <w:ind w:left="720"/>
        <w:rPr>
          <w:rFonts w:ascii="Times New Roman" w:hAnsi="Times New Roman" w:cs="Times New Roman"/>
          <w:sz w:val="24"/>
          <w:szCs w:val="24"/>
        </w:rPr>
      </w:pPr>
      <w:r w:rsidRPr="00B13768">
        <w:rPr>
          <w:rFonts w:ascii="Times New Roman" w:hAnsi="Times New Roman" w:cs="Times New Roman"/>
          <w:b/>
          <w:bCs/>
          <w:sz w:val="24"/>
          <w:szCs w:val="24"/>
        </w:rPr>
        <w:t>SRS</w:t>
      </w:r>
      <w:r w:rsidR="00F054A1">
        <w:rPr>
          <w:rFonts w:ascii="Times New Roman" w:hAnsi="Times New Roman" w:cs="Times New Roman"/>
          <w:b/>
          <w:bCs/>
          <w:sz w:val="24"/>
          <w:szCs w:val="24"/>
        </w:rPr>
        <w:t xml:space="preserve"> </w:t>
      </w:r>
      <w:r w:rsidRPr="00B13768">
        <w:rPr>
          <w:rFonts w:ascii="Times New Roman" w:hAnsi="Times New Roman" w:cs="Times New Roman"/>
          <w:b/>
          <w:bCs/>
          <w:sz w:val="24"/>
          <w:szCs w:val="24"/>
        </w:rPr>
        <w:t>5-1</w:t>
      </w:r>
      <w:r w:rsidR="00F054A1">
        <w:rPr>
          <w:rFonts w:ascii="Times New Roman" w:hAnsi="Times New Roman" w:cs="Times New Roman"/>
          <w:b/>
          <w:bCs/>
          <w:sz w:val="24"/>
          <w:szCs w:val="24"/>
        </w:rPr>
        <w:t>.2</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14:paraId="1A68E011" w14:textId="77777777" w:rsidR="00482FD7" w:rsidRDefault="00F054A1"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482FD7">
        <w:rPr>
          <w:rStyle w:val="Heading2Char"/>
          <w:rFonts w:ascii="Times New Roman" w:hAnsi="Times New Roman" w:cs="Times New Roman"/>
          <w:b/>
          <w:bCs/>
          <w:i w:val="0"/>
          <w:iCs w:val="0"/>
          <w:color w:val="000000" w:themeColor="text1"/>
          <w:sz w:val="24"/>
          <w:szCs w:val="24"/>
        </w:rPr>
        <w:t>6</w:t>
      </w:r>
      <w:r w:rsidR="00482FD7" w:rsidRPr="00E941D6">
        <w:rPr>
          <w:rStyle w:val="Heading2Char"/>
          <w:rFonts w:ascii="Times New Roman" w:hAnsi="Times New Roman" w:cs="Times New Roman"/>
          <w:b/>
          <w:bCs/>
          <w:i w:val="0"/>
          <w:iCs w:val="0"/>
          <w:color w:val="000000" w:themeColor="text1"/>
          <w:sz w:val="24"/>
          <w:szCs w:val="24"/>
        </w:rPr>
        <w:t>-1</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Pr>
          <w:rFonts w:ascii="Times New Roman" w:hAnsi="Times New Roman" w:cs="Times New Roman"/>
          <w:sz w:val="24"/>
          <w:szCs w:val="24"/>
        </w:rPr>
        <w:t>provide Log out form in Lecture main page on the mobile application.</w:t>
      </w:r>
    </w:p>
    <w:p w14:paraId="4468B9A7" w14:textId="77777777" w:rsidR="009735CA" w:rsidRDefault="00F054A1" w:rsidP="009735CA">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9735CA">
        <w:rPr>
          <w:rStyle w:val="Heading2Char"/>
          <w:rFonts w:ascii="Times New Roman" w:hAnsi="Times New Roman" w:cs="Times New Roman"/>
          <w:b/>
          <w:bCs/>
          <w:i w:val="0"/>
          <w:iCs w:val="0"/>
          <w:color w:val="000000" w:themeColor="text1"/>
          <w:sz w:val="24"/>
          <w:szCs w:val="24"/>
        </w:rPr>
        <w:t>6-2</w:t>
      </w:r>
      <w:r>
        <w:rPr>
          <w:rStyle w:val="Heading2Char"/>
          <w:rFonts w:ascii="Times New Roman" w:hAnsi="Times New Roman" w:cs="Times New Roman"/>
          <w:b/>
          <w:bCs/>
          <w:i w:val="0"/>
          <w:iCs w:val="0"/>
          <w:color w:val="000000" w:themeColor="text1"/>
          <w:sz w:val="24"/>
          <w:szCs w:val="24"/>
        </w:rPr>
        <w:t>.2</w:t>
      </w:r>
      <w:r w:rsidR="009735CA" w:rsidRPr="00E941D6">
        <w:rPr>
          <w:rStyle w:val="Heading2Char"/>
          <w:rFonts w:ascii="Times New Roman" w:hAnsi="Times New Roman" w:cs="Times New Roman"/>
          <w:b/>
          <w:bCs/>
          <w:i w:val="0"/>
          <w:iCs w:val="0"/>
          <w:color w:val="000000" w:themeColor="text1"/>
          <w:sz w:val="24"/>
          <w:szCs w:val="24"/>
        </w:rPr>
        <w:t>:</w:t>
      </w:r>
      <w:r w:rsidR="009735CA" w:rsidRPr="00031398">
        <w:rPr>
          <w:rFonts w:ascii="Times New Roman" w:hAnsi="Times New Roman" w:cs="Times New Roman"/>
          <w:sz w:val="24"/>
          <w:szCs w:val="24"/>
        </w:rPr>
        <w:t xml:space="preserve"> The system shall </w:t>
      </w:r>
      <w:r w:rsidR="009735CA">
        <w:rPr>
          <w:rFonts w:ascii="Times New Roman" w:hAnsi="Times New Roman" w:cs="Times New Roman"/>
          <w:sz w:val="24"/>
          <w:szCs w:val="24"/>
        </w:rPr>
        <w:t>provide Log out form in Student main page on the mobile application.</w:t>
      </w:r>
    </w:p>
    <w:p w14:paraId="00A70E78" w14:textId="77777777" w:rsidR="00482FD7" w:rsidRDefault="00482FD7" w:rsidP="00482FD7"/>
    <w:p w14:paraId="23E2BA0F" w14:textId="77777777" w:rsidR="00CA6F31" w:rsidRDefault="00CA6F31" w:rsidP="00482FD7"/>
    <w:p w14:paraId="4C088839" w14:textId="77777777" w:rsidR="00CA6F31" w:rsidRDefault="00CA6F31" w:rsidP="00482FD7"/>
    <w:p w14:paraId="7E5ECF94" w14:textId="77777777" w:rsidR="00CA6F31" w:rsidRDefault="00CA6F31" w:rsidP="00482FD7"/>
    <w:p w14:paraId="164E5342" w14:textId="77777777" w:rsidR="00CA6F31" w:rsidRDefault="00CA6F31" w:rsidP="00482FD7"/>
    <w:p w14:paraId="55DCD36E" w14:textId="77777777" w:rsidR="00CA6F31" w:rsidRDefault="00CA6F31" w:rsidP="00482FD7"/>
    <w:p w14:paraId="13A8159B" w14:textId="77777777" w:rsidR="00CA6F31" w:rsidRDefault="00CA6F31" w:rsidP="00482FD7"/>
    <w:p w14:paraId="32518B57" w14:textId="77777777" w:rsidR="00CA6F31" w:rsidRDefault="00CA6F31" w:rsidP="00482FD7"/>
    <w:p w14:paraId="7D5B4CA3" w14:textId="77777777" w:rsidR="00CA6F31" w:rsidRDefault="00CA6F31" w:rsidP="00482FD7"/>
    <w:p w14:paraId="329806B9" w14:textId="77777777" w:rsidR="00CA6F31" w:rsidRPr="00482FD7" w:rsidRDefault="00CA6F31" w:rsidP="00482FD7"/>
    <w:p w14:paraId="0D46A447" w14:textId="77777777" w:rsidR="00482FD7" w:rsidRPr="00F14C2A" w:rsidRDefault="00F054A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337FA7" w:rsidRPr="00F14C2A">
        <w:rPr>
          <w:rFonts w:ascii="Times New Roman" w:hAnsi="Times New Roman" w:cs="Times New Roman"/>
          <w:b/>
          <w:bCs/>
          <w:color w:val="000000" w:themeColor="text1"/>
          <w:sz w:val="29"/>
          <w:szCs w:val="29"/>
        </w:rPr>
        <w:t>7.</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Lecturer can view courses information. </w:t>
      </w:r>
    </w:p>
    <w:p w14:paraId="6A18ECB1" w14:textId="77777777" w:rsidR="00482FD7" w:rsidRPr="00E941D6" w:rsidRDefault="00F054A1"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593D2548" w14:textId="77777777" w:rsidR="00482FD7" w:rsidRDefault="00F054A1"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sidRPr="00A827EA">
        <w:rPr>
          <w:rFonts w:ascii="Times New Roman" w:hAnsi="Times New Roman" w:cs="Times New Roman"/>
          <w:sz w:val="24"/>
          <w:szCs w:val="24"/>
        </w:rPr>
        <w:t>Course managemen</w:t>
      </w:r>
      <w:r w:rsidR="00482FD7">
        <w:rPr>
          <w:rFonts w:ascii="Times New Roman" w:hAnsi="Times New Roman" w:cs="Times New Roman"/>
          <w:sz w:val="24"/>
          <w:szCs w:val="24"/>
        </w:rPr>
        <w:t xml:space="preserve">t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19CC12FA" w14:textId="77777777"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Course management page on the mobile application which were taught by finding from lecturer ID.</w:t>
      </w:r>
    </w:p>
    <w:p w14:paraId="4500AFCD" w14:textId="77777777"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Course main page</w:t>
      </w:r>
      <w:r w:rsidR="00482FD7">
        <w:rPr>
          <w:rFonts w:ascii="Times New Roman" w:hAnsi="Times New Roman" w:cs="Times New Roman"/>
          <w:sz w:val="24"/>
          <w:szCs w:val="24"/>
        </w:rPr>
        <w:t xml:space="preserve"> on the mobile application.</w:t>
      </w:r>
    </w:p>
    <w:p w14:paraId="4665210A" w14:textId="77777777"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7-4</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C</w:t>
      </w:r>
      <w:r w:rsidR="00482FD7" w:rsidRPr="00A827EA">
        <w:rPr>
          <w:rFonts w:ascii="Times New Roman" w:hAnsi="Times New Roman" w:cs="Times New Roman"/>
          <w:sz w:val="24"/>
          <w:szCs w:val="24"/>
        </w:rPr>
        <w:t>ourse information page</w:t>
      </w:r>
      <w:r w:rsidR="00482FD7">
        <w:rPr>
          <w:rFonts w:ascii="Times New Roman" w:hAnsi="Times New Roman" w:cs="Times New Roman"/>
          <w:sz w:val="24"/>
          <w:szCs w:val="24"/>
        </w:rPr>
        <w:t xml:space="preserve"> interface on the mobile application, including </w:t>
      </w:r>
      <w:r w:rsidR="00482FD7" w:rsidRPr="00A827EA">
        <w:rPr>
          <w:rFonts w:ascii="Times New Roman" w:hAnsi="Times New Roman" w:cs="Times New Roman"/>
          <w:sz w:val="24"/>
          <w:szCs w:val="24"/>
        </w:rPr>
        <w:t xml:space="preserve">course name, </w:t>
      </w:r>
      <w:r w:rsidR="00482FD7">
        <w:rPr>
          <w:rFonts w:ascii="Times New Roman" w:hAnsi="Times New Roman" w:cs="Times New Roman"/>
          <w:sz w:val="24"/>
          <w:szCs w:val="24"/>
        </w:rPr>
        <w:t xml:space="preserve">course </w:t>
      </w:r>
      <w:r w:rsidR="00482FD7" w:rsidRPr="00A827EA">
        <w:rPr>
          <w:rFonts w:ascii="Times New Roman" w:hAnsi="Times New Roman" w:cs="Times New Roman"/>
          <w:sz w:val="24"/>
          <w:szCs w:val="24"/>
        </w:rPr>
        <w:t xml:space="preserve">credit, </w:t>
      </w:r>
      <w:r w:rsidR="00482FD7">
        <w:rPr>
          <w:rFonts w:ascii="Times New Roman" w:hAnsi="Times New Roman" w:cs="Times New Roman"/>
          <w:sz w:val="24"/>
          <w:szCs w:val="24"/>
        </w:rPr>
        <w:t xml:space="preserve">course </w:t>
      </w:r>
      <w:r w:rsidR="00482FD7" w:rsidRPr="00A827EA">
        <w:rPr>
          <w:rFonts w:ascii="Times New Roman" w:hAnsi="Times New Roman" w:cs="Times New Roman"/>
          <w:sz w:val="24"/>
          <w:szCs w:val="24"/>
        </w:rPr>
        <w:t>description, lecturer name, a list of students in the course</w:t>
      </w:r>
      <w:r w:rsidR="00482FD7">
        <w:rPr>
          <w:rFonts w:ascii="Times New Roman" w:hAnsi="Times New Roman" w:cs="Times New Roman"/>
          <w:sz w:val="24"/>
          <w:szCs w:val="24"/>
        </w:rPr>
        <w:t>.</w:t>
      </w:r>
    </w:p>
    <w:p w14:paraId="30B1671B" w14:textId="77777777" w:rsidR="00482FD7" w:rsidRDefault="00FA040E"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482FD7">
        <w:rPr>
          <w:rStyle w:val="Heading2Char"/>
          <w:rFonts w:ascii="Times New Roman" w:hAnsi="Times New Roman" w:cs="Times New Roman"/>
          <w:b/>
          <w:bCs/>
          <w:i w:val="0"/>
          <w:iCs w:val="0"/>
          <w:color w:val="000000" w:themeColor="text1"/>
          <w:sz w:val="24"/>
          <w:szCs w:val="24"/>
        </w:rPr>
        <w:t>7-5</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course information from the system to display into Course information page on the mobile application.</w:t>
      </w:r>
    </w:p>
    <w:p w14:paraId="20CD54EC" w14:textId="77777777" w:rsidR="00482FD7" w:rsidRPr="00482FD7" w:rsidRDefault="00482FD7" w:rsidP="00482FD7"/>
    <w:p w14:paraId="003F9A9C" w14:textId="77777777" w:rsidR="00337FA7" w:rsidRPr="00F14C2A" w:rsidRDefault="00FA040E"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337FA7" w:rsidRPr="00F14C2A">
        <w:rPr>
          <w:rFonts w:ascii="Times New Roman" w:hAnsi="Times New Roman" w:cs="Times New Roman"/>
          <w:b/>
          <w:bCs/>
          <w:color w:val="000000" w:themeColor="text1"/>
          <w:sz w:val="29"/>
          <w:szCs w:val="29"/>
        </w:rPr>
        <w:t>8.</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Student can view courses information. </w:t>
      </w:r>
    </w:p>
    <w:p w14:paraId="231B00FB" w14:textId="77777777"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sidRPr="0082231B">
        <w:rPr>
          <w:rFonts w:ascii="Times New Roman" w:hAnsi="Times New Roman" w:cs="Times New Roman"/>
          <w:b/>
          <w:bCs/>
          <w:sz w:val="24"/>
          <w:szCs w:val="24"/>
        </w:rPr>
        <w:t>2</w:t>
      </w:r>
      <w:r w:rsidR="00482FD7">
        <w:rPr>
          <w:rFonts w:ascii="Times New Roman" w:hAnsi="Times New Roman" w:cs="Times New Roman"/>
          <w:b/>
          <w:bCs/>
          <w:sz w:val="24"/>
          <w:szCs w:val="24"/>
        </w:rPr>
        <w:t>-2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Pr>
          <w:rFonts w:ascii="Times New Roman" w:hAnsi="Times New Roman" w:cs="Times New Roman"/>
          <w:sz w:val="24"/>
          <w:szCs w:val="24"/>
        </w:rPr>
        <w:t>Student</w:t>
      </w:r>
      <w:r w:rsidR="00482FD7" w:rsidRPr="005613F3">
        <w:rPr>
          <w:rFonts w:ascii="Times New Roman" w:hAnsi="Times New Roman" w:cs="Times New Roman"/>
          <w:sz w:val="24"/>
          <w:szCs w:val="24"/>
        </w:rPr>
        <w:t xml:space="preserv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5E015A66" w14:textId="77777777"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7-4</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 xml:space="preserve">redirects to </w:t>
      </w:r>
      <w:r w:rsidR="00482FD7">
        <w:rPr>
          <w:rFonts w:ascii="Times New Roman" w:hAnsi="Times New Roman" w:cs="Times New Roman"/>
          <w:sz w:val="24"/>
          <w:szCs w:val="24"/>
        </w:rPr>
        <w:t>C</w:t>
      </w:r>
      <w:r w:rsidR="00482FD7" w:rsidRPr="00A827EA">
        <w:rPr>
          <w:rFonts w:ascii="Times New Roman" w:hAnsi="Times New Roman" w:cs="Times New Roman"/>
          <w:sz w:val="24"/>
          <w:szCs w:val="24"/>
        </w:rPr>
        <w:t>ourse information page</w:t>
      </w:r>
      <w:r w:rsidR="00482FD7">
        <w:rPr>
          <w:rFonts w:ascii="Times New Roman" w:hAnsi="Times New Roman" w:cs="Times New Roman"/>
          <w:sz w:val="24"/>
          <w:szCs w:val="24"/>
        </w:rPr>
        <w:t xml:space="preserve"> interface on the mobile application, including </w:t>
      </w:r>
      <w:r w:rsidR="00482FD7" w:rsidRPr="00A827EA">
        <w:rPr>
          <w:rFonts w:ascii="Times New Roman" w:hAnsi="Times New Roman" w:cs="Times New Roman"/>
          <w:sz w:val="24"/>
          <w:szCs w:val="24"/>
        </w:rPr>
        <w:t xml:space="preserve">course name, </w:t>
      </w:r>
      <w:r w:rsidR="00482FD7">
        <w:rPr>
          <w:rFonts w:ascii="Times New Roman" w:hAnsi="Times New Roman" w:cs="Times New Roman"/>
          <w:sz w:val="24"/>
          <w:szCs w:val="24"/>
        </w:rPr>
        <w:t xml:space="preserve">course </w:t>
      </w:r>
      <w:r w:rsidR="00482FD7" w:rsidRPr="00A827EA">
        <w:rPr>
          <w:rFonts w:ascii="Times New Roman" w:hAnsi="Times New Roman" w:cs="Times New Roman"/>
          <w:sz w:val="24"/>
          <w:szCs w:val="24"/>
        </w:rPr>
        <w:t xml:space="preserve">credit, </w:t>
      </w:r>
      <w:r w:rsidR="00482FD7">
        <w:rPr>
          <w:rFonts w:ascii="Times New Roman" w:hAnsi="Times New Roman" w:cs="Times New Roman"/>
          <w:sz w:val="24"/>
          <w:szCs w:val="24"/>
        </w:rPr>
        <w:t xml:space="preserve">course </w:t>
      </w:r>
      <w:r w:rsidR="00482FD7" w:rsidRPr="00A827EA">
        <w:rPr>
          <w:rFonts w:ascii="Times New Roman" w:hAnsi="Times New Roman" w:cs="Times New Roman"/>
          <w:sz w:val="24"/>
          <w:szCs w:val="24"/>
        </w:rPr>
        <w:t>description, lecturer name, a list of students in the course</w:t>
      </w:r>
      <w:r w:rsidR="00482FD7">
        <w:rPr>
          <w:rFonts w:ascii="Times New Roman" w:hAnsi="Times New Roman" w:cs="Times New Roman"/>
          <w:sz w:val="24"/>
          <w:szCs w:val="24"/>
        </w:rPr>
        <w:t>.</w:t>
      </w:r>
    </w:p>
    <w:p w14:paraId="74F5F2A3" w14:textId="77777777" w:rsidR="00482FD7" w:rsidRDefault="00FA040E"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482FD7">
        <w:rPr>
          <w:rStyle w:val="Heading2Char"/>
          <w:rFonts w:ascii="Times New Roman" w:hAnsi="Times New Roman" w:cs="Times New Roman"/>
          <w:b/>
          <w:bCs/>
          <w:i w:val="0"/>
          <w:iCs w:val="0"/>
          <w:color w:val="000000" w:themeColor="text1"/>
          <w:sz w:val="24"/>
          <w:szCs w:val="24"/>
        </w:rPr>
        <w:t>7-5</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course information from the system to display into Course information page on the mobile application.</w:t>
      </w:r>
    </w:p>
    <w:p w14:paraId="1A6A5386" w14:textId="77777777"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Pr>
          <w:rFonts w:ascii="Times New Roman" w:hAnsi="Times New Roman" w:cs="Times New Roman"/>
          <w:sz w:val="24"/>
          <w:szCs w:val="24"/>
        </w:rPr>
        <w:t xml:space="preserve">Overall course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7C12FC57" w14:textId="77777777"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Overall course page on the mobile application which were studied by finding from student ID.</w:t>
      </w:r>
    </w:p>
    <w:p w14:paraId="7F678C70" w14:textId="77777777" w:rsidR="00482FD7" w:rsidRDefault="00FA040E"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 xml:space="preserve">redirects to Course </w:t>
      </w:r>
      <w:r w:rsidR="00482FD7">
        <w:rPr>
          <w:rFonts w:ascii="Times New Roman" w:hAnsi="Times New Roman" w:cs="Times New Roman"/>
          <w:sz w:val="24"/>
          <w:szCs w:val="24"/>
        </w:rPr>
        <w:t>main</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14:paraId="4283A830" w14:textId="77777777" w:rsidR="00482FD7" w:rsidRDefault="00482FD7" w:rsidP="00482FD7"/>
    <w:p w14:paraId="4FD80AE2" w14:textId="77777777" w:rsidR="00482FD7" w:rsidRDefault="00482FD7" w:rsidP="00482FD7"/>
    <w:p w14:paraId="2E266AF3" w14:textId="77777777" w:rsidR="00482FD7" w:rsidRDefault="00482FD7" w:rsidP="00482FD7"/>
    <w:p w14:paraId="12E1C6DE" w14:textId="77777777" w:rsidR="00482FD7" w:rsidRDefault="00482FD7" w:rsidP="00482FD7"/>
    <w:p w14:paraId="7A96FD46" w14:textId="77777777" w:rsidR="00482FD7" w:rsidRDefault="00482FD7" w:rsidP="00482FD7"/>
    <w:p w14:paraId="0D7F6357" w14:textId="77777777" w:rsidR="00482FD7" w:rsidRDefault="00482FD7" w:rsidP="00482FD7"/>
    <w:p w14:paraId="6B12AC49" w14:textId="77777777" w:rsidR="00482FD7" w:rsidRDefault="00482FD7" w:rsidP="00482FD7"/>
    <w:p w14:paraId="466868C0" w14:textId="77777777" w:rsidR="00CA6F31" w:rsidRPr="00482FD7" w:rsidRDefault="00CA6F31" w:rsidP="00482FD7"/>
    <w:p w14:paraId="2E876DE2" w14:textId="77777777" w:rsidR="00337FA7" w:rsidRPr="00F14C2A" w:rsidRDefault="00FA040E"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337FA7" w:rsidRPr="00F14C2A">
        <w:rPr>
          <w:rFonts w:ascii="Times New Roman" w:hAnsi="Times New Roman" w:cs="Times New Roman"/>
          <w:b/>
          <w:bCs/>
          <w:color w:val="000000" w:themeColor="text1"/>
          <w:sz w:val="29"/>
          <w:szCs w:val="29"/>
        </w:rPr>
        <w:t>9.</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Lecturer can assign assignments or quizzes which are multiple choices question, true/false question, and short answers. </w:t>
      </w:r>
    </w:p>
    <w:p w14:paraId="1C8F52AB" w14:textId="77777777" w:rsidR="00006387" w:rsidRPr="00E941D6"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1-2</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The system shall redirect to Lecture main page</w:t>
      </w:r>
      <w:r w:rsidR="00006387">
        <w:rPr>
          <w:rFonts w:ascii="Times New Roman" w:hAnsi="Times New Roman" w:cs="Times New Roman"/>
          <w:sz w:val="24"/>
          <w:szCs w:val="24"/>
        </w:rPr>
        <w:t xml:space="preserve"> on the mobile application</w:t>
      </w:r>
      <w:r w:rsidR="00006387" w:rsidRPr="005613F3">
        <w:rPr>
          <w:rFonts w:ascii="Times New Roman" w:hAnsi="Times New Roman" w:cs="Times New Roman"/>
          <w:sz w:val="24"/>
          <w:szCs w:val="24"/>
        </w:rPr>
        <w:t>.</w:t>
      </w:r>
    </w:p>
    <w:p w14:paraId="41631C40"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7-1</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The system shall redirect to </w:t>
      </w:r>
      <w:r w:rsidR="00006387" w:rsidRPr="00A827EA">
        <w:rPr>
          <w:rFonts w:ascii="Times New Roman" w:hAnsi="Times New Roman" w:cs="Times New Roman"/>
          <w:sz w:val="24"/>
          <w:szCs w:val="24"/>
        </w:rPr>
        <w:t>Course managemen</w:t>
      </w:r>
      <w:r w:rsidR="00006387">
        <w:rPr>
          <w:rFonts w:ascii="Times New Roman" w:hAnsi="Times New Roman" w:cs="Times New Roman"/>
          <w:sz w:val="24"/>
          <w:szCs w:val="24"/>
        </w:rPr>
        <w:t xml:space="preserve">t </w:t>
      </w:r>
      <w:r w:rsidR="00006387" w:rsidRPr="005613F3">
        <w:rPr>
          <w:rFonts w:ascii="Times New Roman" w:hAnsi="Times New Roman" w:cs="Times New Roman"/>
          <w:sz w:val="24"/>
          <w:szCs w:val="24"/>
        </w:rPr>
        <w:t>page</w:t>
      </w:r>
      <w:r w:rsidR="00006387">
        <w:rPr>
          <w:rFonts w:ascii="Times New Roman" w:hAnsi="Times New Roman" w:cs="Times New Roman"/>
          <w:sz w:val="24"/>
          <w:szCs w:val="24"/>
        </w:rPr>
        <w:t xml:space="preserve"> on the mobile application</w:t>
      </w:r>
      <w:r w:rsidR="00006387" w:rsidRPr="005613F3">
        <w:rPr>
          <w:rFonts w:ascii="Times New Roman" w:hAnsi="Times New Roman" w:cs="Times New Roman"/>
          <w:sz w:val="24"/>
          <w:szCs w:val="24"/>
        </w:rPr>
        <w:t>.</w:t>
      </w:r>
    </w:p>
    <w:p w14:paraId="123F8A96"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7-2</w:t>
      </w:r>
      <w:r>
        <w:rPr>
          <w:rFonts w:ascii="Times New Roman" w:hAnsi="Times New Roman" w:cs="Times New Roman"/>
          <w:b/>
          <w:bCs/>
          <w:sz w:val="24"/>
          <w:szCs w:val="24"/>
        </w:rPr>
        <w:t>.2</w:t>
      </w:r>
      <w:r w:rsidR="00006387">
        <w:rPr>
          <w:rFonts w:ascii="Times New Roman" w:hAnsi="Times New Roman" w:cs="Times New Roman"/>
          <w:b/>
          <w:bCs/>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provide</w:t>
      </w:r>
      <w:r w:rsidR="00006387" w:rsidRPr="00A827EA">
        <w:rPr>
          <w:rFonts w:ascii="Times New Roman" w:hAnsi="Times New Roman" w:cs="Times New Roman"/>
          <w:sz w:val="24"/>
          <w:szCs w:val="24"/>
        </w:rPr>
        <w:t xml:space="preserve"> all courses na</w:t>
      </w:r>
      <w:r w:rsidR="00006387">
        <w:rPr>
          <w:rFonts w:ascii="Times New Roman" w:hAnsi="Times New Roman" w:cs="Times New Roman"/>
          <w:sz w:val="24"/>
          <w:szCs w:val="24"/>
        </w:rPr>
        <w:t>me in Course management page on the mobile application which were taught by finding from lecturer ID.</w:t>
      </w:r>
    </w:p>
    <w:p w14:paraId="2AB44CF9"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7-3</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redirect</w:t>
      </w:r>
      <w:r w:rsidR="00006387" w:rsidRPr="00A827EA">
        <w:rPr>
          <w:rFonts w:ascii="Times New Roman" w:hAnsi="Times New Roman" w:cs="Times New Roman"/>
          <w:sz w:val="24"/>
          <w:szCs w:val="24"/>
        </w:rPr>
        <w:t xml:space="preserve"> to Course main page</w:t>
      </w:r>
      <w:r w:rsidR="00006387">
        <w:rPr>
          <w:rFonts w:ascii="Times New Roman" w:hAnsi="Times New Roman" w:cs="Times New Roman"/>
          <w:sz w:val="24"/>
          <w:szCs w:val="24"/>
        </w:rPr>
        <w:t xml:space="preserve"> on the mobile application.</w:t>
      </w:r>
    </w:p>
    <w:p w14:paraId="61F9B3F0"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The system</w:t>
      </w:r>
      <w:r w:rsidR="00006387">
        <w:rPr>
          <w:rFonts w:ascii="Times New Roman" w:hAnsi="Times New Roman" w:cs="Times New Roman"/>
          <w:sz w:val="24"/>
          <w:szCs w:val="24"/>
        </w:rPr>
        <w:t xml:space="preserve"> shall redirect</w:t>
      </w:r>
      <w:r w:rsidR="00006387" w:rsidRPr="00A827EA">
        <w:rPr>
          <w:rFonts w:ascii="Times New Roman" w:hAnsi="Times New Roman" w:cs="Times New Roman"/>
          <w:sz w:val="24"/>
          <w:szCs w:val="24"/>
        </w:rPr>
        <w:t xml:space="preserve"> to </w:t>
      </w:r>
      <w:r w:rsidR="00006387">
        <w:rPr>
          <w:rFonts w:ascii="Times New Roman" w:hAnsi="Times New Roman" w:cs="Times New Roman"/>
          <w:sz w:val="24"/>
          <w:szCs w:val="24"/>
        </w:rPr>
        <w:t>O</w:t>
      </w:r>
      <w:r w:rsidR="00006387" w:rsidRPr="00A827EA">
        <w:rPr>
          <w:rFonts w:ascii="Times New Roman" w:hAnsi="Times New Roman" w:cs="Times New Roman"/>
          <w:sz w:val="24"/>
          <w:szCs w:val="24"/>
        </w:rPr>
        <w:t>verall testing page</w:t>
      </w:r>
      <w:r w:rsidR="00006387">
        <w:rPr>
          <w:rFonts w:ascii="Times New Roman" w:hAnsi="Times New Roman" w:cs="Times New Roman"/>
          <w:sz w:val="24"/>
          <w:szCs w:val="24"/>
        </w:rPr>
        <w:t xml:space="preserve"> on the mobile application.</w:t>
      </w:r>
    </w:p>
    <w:p w14:paraId="4378E2F7"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9-2</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redirect</w:t>
      </w:r>
      <w:r w:rsidR="00006387" w:rsidRPr="00A827EA">
        <w:rPr>
          <w:rFonts w:ascii="Times New Roman" w:hAnsi="Times New Roman" w:cs="Times New Roman"/>
          <w:sz w:val="24"/>
          <w:szCs w:val="24"/>
        </w:rPr>
        <w:t xml:space="preserve"> to </w:t>
      </w:r>
      <w:r w:rsidR="00006387">
        <w:rPr>
          <w:rFonts w:ascii="Times New Roman" w:hAnsi="Times New Roman" w:cs="Times New Roman"/>
          <w:sz w:val="24"/>
          <w:szCs w:val="24"/>
        </w:rPr>
        <w:t xml:space="preserve">Addition </w:t>
      </w:r>
      <w:r w:rsidR="00006387" w:rsidRPr="00A827EA">
        <w:rPr>
          <w:rFonts w:ascii="Times New Roman" w:hAnsi="Times New Roman" w:cs="Times New Roman"/>
          <w:sz w:val="24"/>
          <w:szCs w:val="24"/>
        </w:rPr>
        <w:t>testing page</w:t>
      </w:r>
      <w:r w:rsidR="00006387">
        <w:rPr>
          <w:rFonts w:ascii="Times New Roman" w:hAnsi="Times New Roman" w:cs="Times New Roman"/>
          <w:sz w:val="24"/>
          <w:szCs w:val="24"/>
        </w:rPr>
        <w:t xml:space="preserve"> on the mobile application.</w:t>
      </w:r>
    </w:p>
    <w:p w14:paraId="0FA80356"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9-3</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031398">
        <w:rPr>
          <w:rFonts w:ascii="Times New Roman" w:hAnsi="Times New Roman" w:cs="Times New Roman"/>
          <w:sz w:val="24"/>
          <w:szCs w:val="24"/>
        </w:rPr>
        <w:t xml:space="preserve">The system shall </w:t>
      </w:r>
      <w:r w:rsidR="00006387">
        <w:rPr>
          <w:rFonts w:ascii="Times New Roman" w:hAnsi="Times New Roman" w:cs="Times New Roman"/>
          <w:sz w:val="24"/>
          <w:szCs w:val="24"/>
        </w:rPr>
        <w:t xml:space="preserve">provide Addition testing page interface on the mobile application, including testing name, a type </w:t>
      </w:r>
      <w:r w:rsidR="00006387" w:rsidRPr="00A827EA">
        <w:rPr>
          <w:rFonts w:ascii="Times New Roman" w:hAnsi="Times New Roman" w:cs="Times New Roman"/>
          <w:sz w:val="24"/>
          <w:szCs w:val="24"/>
        </w:rPr>
        <w:t>of testing, an amount of questions,</w:t>
      </w:r>
      <w:r w:rsidR="00006387">
        <w:rPr>
          <w:rFonts w:ascii="Times New Roman" w:hAnsi="Times New Roman" w:cs="Times New Roman"/>
          <w:sz w:val="24"/>
          <w:szCs w:val="24"/>
        </w:rPr>
        <w:t xml:space="preserve"> a testing score</w:t>
      </w:r>
      <w:r w:rsidR="00006387" w:rsidRPr="00A827EA">
        <w:rPr>
          <w:rFonts w:ascii="Times New Roman" w:hAnsi="Times New Roman" w:cs="Times New Roman"/>
          <w:sz w:val="24"/>
          <w:szCs w:val="24"/>
        </w:rPr>
        <w:t xml:space="preserve"> student name, randomize order of the question status, and posting status</w:t>
      </w:r>
      <w:r w:rsidR="00006387" w:rsidRPr="00031398">
        <w:rPr>
          <w:rFonts w:ascii="Times New Roman" w:hAnsi="Times New Roman" w:cs="Times New Roman"/>
          <w:sz w:val="24"/>
          <w:szCs w:val="24"/>
        </w:rPr>
        <w:t xml:space="preserve"> for </w:t>
      </w:r>
      <w:r w:rsidR="00006387">
        <w:rPr>
          <w:rFonts w:ascii="Times New Roman" w:hAnsi="Times New Roman" w:cs="Times New Roman"/>
          <w:sz w:val="24"/>
          <w:szCs w:val="24"/>
        </w:rPr>
        <w:t>Lecturer adds an assignment or quiz</w:t>
      </w:r>
      <w:r w:rsidR="00006387" w:rsidRPr="00031398">
        <w:rPr>
          <w:rFonts w:ascii="Times New Roman" w:hAnsi="Times New Roman" w:cs="Times New Roman"/>
          <w:sz w:val="24"/>
          <w:szCs w:val="24"/>
        </w:rPr>
        <w:t xml:space="preserve"> into the system</w:t>
      </w:r>
      <w:r w:rsidR="00006387">
        <w:rPr>
          <w:rFonts w:ascii="Times New Roman" w:hAnsi="Times New Roman" w:cs="Times New Roman"/>
          <w:sz w:val="24"/>
          <w:szCs w:val="24"/>
        </w:rPr>
        <w:t>.</w:t>
      </w:r>
    </w:p>
    <w:p w14:paraId="3B94B968"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9-4</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validate</w:t>
      </w:r>
      <w:r w:rsidR="00006387" w:rsidRPr="00A827EA">
        <w:rPr>
          <w:rFonts w:ascii="Times New Roman" w:hAnsi="Times New Roman" w:cs="Times New Roman"/>
          <w:sz w:val="24"/>
          <w:szCs w:val="24"/>
        </w:rPr>
        <w:t xml:space="preserve"> testing information from Lecturer</w:t>
      </w:r>
      <w:r w:rsidR="00006387">
        <w:rPr>
          <w:rFonts w:ascii="Times New Roman" w:hAnsi="Times New Roman" w:cs="Times New Roman"/>
          <w:sz w:val="24"/>
          <w:szCs w:val="24"/>
        </w:rPr>
        <w:t>.</w:t>
      </w:r>
    </w:p>
    <w:p w14:paraId="5399A957"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9-5</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redirect to A</w:t>
      </w:r>
      <w:r w:rsidR="00006387" w:rsidRPr="00A827EA">
        <w:rPr>
          <w:rFonts w:ascii="Times New Roman" w:hAnsi="Times New Roman" w:cs="Times New Roman"/>
          <w:sz w:val="24"/>
          <w:szCs w:val="24"/>
        </w:rPr>
        <w:t>ssigning assignment and quiz page</w:t>
      </w:r>
      <w:r w:rsidR="00006387">
        <w:rPr>
          <w:rFonts w:ascii="Times New Roman" w:hAnsi="Times New Roman" w:cs="Times New Roman"/>
          <w:sz w:val="24"/>
          <w:szCs w:val="24"/>
        </w:rPr>
        <w:t xml:space="preserve"> on the mobile application.</w:t>
      </w:r>
    </w:p>
    <w:p w14:paraId="49025149"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9-6</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provide Assign assignment and quiz page interface on the mobile application, including a </w:t>
      </w:r>
      <w:r w:rsidR="00006387" w:rsidRPr="00A827EA">
        <w:rPr>
          <w:rFonts w:ascii="Times New Roman" w:hAnsi="Times New Roman" w:cs="Times New Roman"/>
          <w:sz w:val="24"/>
          <w:szCs w:val="24"/>
        </w:rPr>
        <w:t>typ</w:t>
      </w:r>
      <w:r w:rsidR="00006387">
        <w:rPr>
          <w:rFonts w:ascii="Times New Roman" w:hAnsi="Times New Roman" w:cs="Times New Roman"/>
          <w:sz w:val="24"/>
          <w:szCs w:val="24"/>
        </w:rPr>
        <w:t>e of question</w:t>
      </w:r>
      <w:r w:rsidR="00006387" w:rsidRPr="00A827EA">
        <w:rPr>
          <w:rFonts w:ascii="Times New Roman" w:hAnsi="Times New Roman" w:cs="Times New Roman"/>
          <w:sz w:val="24"/>
          <w:szCs w:val="24"/>
        </w:rPr>
        <w:t>, question descr</w:t>
      </w:r>
      <w:r w:rsidR="00006387">
        <w:rPr>
          <w:rFonts w:ascii="Times New Roman" w:hAnsi="Times New Roman" w:cs="Times New Roman"/>
          <w:sz w:val="24"/>
          <w:szCs w:val="24"/>
        </w:rPr>
        <w:t xml:space="preserve">iption, choice description, </w:t>
      </w:r>
      <w:r w:rsidR="00006387" w:rsidRPr="00A827EA">
        <w:rPr>
          <w:rFonts w:ascii="Times New Roman" w:hAnsi="Times New Roman" w:cs="Times New Roman"/>
          <w:sz w:val="24"/>
          <w:szCs w:val="24"/>
        </w:rPr>
        <w:t>an answer</w:t>
      </w:r>
      <w:r w:rsidR="00006387">
        <w:rPr>
          <w:rFonts w:ascii="Times New Roman" w:hAnsi="Times New Roman" w:cs="Times New Roman"/>
          <w:sz w:val="24"/>
          <w:szCs w:val="24"/>
        </w:rPr>
        <w:t>, and a question point for Lecturer assigns assignments or quizzes into the system.</w:t>
      </w:r>
    </w:p>
    <w:p w14:paraId="78F53FD3" w14:textId="77777777" w:rsidR="00006387" w:rsidRDefault="00FA040E" w:rsidP="00006387">
      <w:pPr>
        <w:ind w:firstLine="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9-7</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validate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assignment or quiz</w:t>
      </w:r>
      <w:r w:rsidR="00006387" w:rsidRPr="00A827EA">
        <w:rPr>
          <w:rFonts w:ascii="Times New Roman" w:hAnsi="Times New Roman" w:cs="Times New Roman"/>
          <w:sz w:val="24"/>
          <w:szCs w:val="24"/>
        </w:rPr>
        <w:t xml:space="preserve"> information from Lecturer</w:t>
      </w:r>
      <w:r w:rsidR="00006387">
        <w:rPr>
          <w:rFonts w:ascii="Times New Roman" w:hAnsi="Times New Roman" w:cs="Times New Roman"/>
          <w:sz w:val="24"/>
          <w:szCs w:val="24"/>
        </w:rPr>
        <w:t>.</w:t>
      </w:r>
    </w:p>
    <w:p w14:paraId="739E677A"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9-8</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store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 xml:space="preserve">the testing information </w:t>
      </w:r>
      <w:r w:rsidR="00006387" w:rsidRPr="00A827EA">
        <w:rPr>
          <w:rFonts w:ascii="Times New Roman" w:hAnsi="Times New Roman" w:cs="Times New Roman"/>
          <w:sz w:val="24"/>
          <w:szCs w:val="24"/>
        </w:rPr>
        <w:t>from Lecturer</w:t>
      </w:r>
      <w:r w:rsidR="00006387">
        <w:rPr>
          <w:rFonts w:ascii="Times New Roman" w:hAnsi="Times New Roman" w:cs="Times New Roman"/>
          <w:sz w:val="24"/>
          <w:szCs w:val="24"/>
        </w:rPr>
        <w:t xml:space="preserve"> into the system.</w:t>
      </w:r>
    </w:p>
    <w:p w14:paraId="1EF4ADD5"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9-9</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shall store assignment or quiz</w:t>
      </w:r>
      <w:r w:rsidR="00006387" w:rsidRPr="00A827EA">
        <w:rPr>
          <w:rFonts w:ascii="Times New Roman" w:hAnsi="Times New Roman" w:cs="Times New Roman"/>
          <w:sz w:val="24"/>
          <w:szCs w:val="24"/>
        </w:rPr>
        <w:t xml:space="preserve"> information</w:t>
      </w:r>
      <w:r w:rsidR="00006387">
        <w:rPr>
          <w:rFonts w:ascii="Times New Roman" w:hAnsi="Times New Roman" w:cs="Times New Roman"/>
          <w:sz w:val="24"/>
          <w:szCs w:val="24"/>
        </w:rPr>
        <w:t xml:space="preserve"> </w:t>
      </w:r>
      <w:r w:rsidR="00006387" w:rsidRPr="00A827EA">
        <w:rPr>
          <w:rFonts w:ascii="Times New Roman" w:hAnsi="Times New Roman" w:cs="Times New Roman"/>
          <w:sz w:val="24"/>
          <w:szCs w:val="24"/>
        </w:rPr>
        <w:t>from Lecturer</w:t>
      </w:r>
      <w:r w:rsidR="00006387">
        <w:rPr>
          <w:rFonts w:ascii="Times New Roman" w:hAnsi="Times New Roman" w:cs="Times New Roman"/>
          <w:sz w:val="24"/>
          <w:szCs w:val="24"/>
        </w:rPr>
        <w:t xml:space="preserve"> into the system.</w:t>
      </w:r>
    </w:p>
    <w:p w14:paraId="2BBD7742"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9-10</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“Amount of questions must be number only” message</w:t>
      </w:r>
      <w:r w:rsidR="00006387">
        <w:rPr>
          <w:rFonts w:ascii="Times New Roman" w:hAnsi="Times New Roman" w:cs="Times New Roman"/>
          <w:sz w:val="24"/>
          <w:szCs w:val="24"/>
        </w:rPr>
        <w:t xml:space="preserve"> when the</w:t>
      </w:r>
      <w:r w:rsidR="00006387" w:rsidRPr="00A827EA">
        <w:rPr>
          <w:rFonts w:ascii="Times New Roman" w:hAnsi="Times New Roman" w:cs="Times New Roman"/>
          <w:sz w:val="24"/>
          <w:szCs w:val="24"/>
        </w:rPr>
        <w:t xml:space="preserve"> amount of questions format</w:t>
      </w:r>
      <w:r w:rsidR="00006387">
        <w:rPr>
          <w:rFonts w:ascii="Times New Roman" w:hAnsi="Times New Roman" w:cs="Times New Roman"/>
          <w:sz w:val="24"/>
          <w:szCs w:val="24"/>
        </w:rPr>
        <w:t xml:space="preserve"> is wrong.</w:t>
      </w:r>
    </w:p>
    <w:p w14:paraId="1E94DF44" w14:textId="77777777" w:rsidR="00006387" w:rsidRDefault="00FA040E"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9-11</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“Answer must be a, b, c, and d only” message</w:t>
      </w:r>
      <w:r w:rsidR="00006387">
        <w:rPr>
          <w:rFonts w:ascii="Times New Roman" w:hAnsi="Times New Roman" w:cs="Times New Roman"/>
          <w:sz w:val="24"/>
          <w:szCs w:val="24"/>
        </w:rPr>
        <w:t xml:space="preserve"> when the</w:t>
      </w:r>
      <w:r w:rsidR="00006387" w:rsidRPr="00A827EA">
        <w:rPr>
          <w:rFonts w:ascii="Times New Roman" w:hAnsi="Times New Roman" w:cs="Times New Roman"/>
          <w:sz w:val="24"/>
          <w:szCs w:val="24"/>
        </w:rPr>
        <w:t xml:space="preserve"> multiple choices </w:t>
      </w:r>
      <w:r w:rsidR="00006387">
        <w:rPr>
          <w:rFonts w:ascii="Times New Roman" w:hAnsi="Times New Roman" w:cs="Times New Roman"/>
          <w:sz w:val="24"/>
          <w:szCs w:val="24"/>
        </w:rPr>
        <w:t>answer</w:t>
      </w:r>
      <w:r w:rsidR="00006387" w:rsidRPr="00A827EA">
        <w:rPr>
          <w:rFonts w:ascii="Times New Roman" w:hAnsi="Times New Roman" w:cs="Times New Roman"/>
          <w:sz w:val="24"/>
          <w:szCs w:val="24"/>
        </w:rPr>
        <w:t xml:space="preserve"> format</w:t>
      </w:r>
      <w:r w:rsidR="00006387">
        <w:rPr>
          <w:rFonts w:ascii="Times New Roman" w:hAnsi="Times New Roman" w:cs="Times New Roman"/>
          <w:sz w:val="24"/>
          <w:szCs w:val="24"/>
        </w:rPr>
        <w:t xml:space="preserve"> is wrong.</w:t>
      </w:r>
    </w:p>
    <w:p w14:paraId="504607B2" w14:textId="77777777"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9-12</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“Answer must be a</w:t>
      </w:r>
      <w:r w:rsidR="00006387">
        <w:rPr>
          <w:rFonts w:ascii="Times New Roman" w:hAnsi="Times New Roman" w:cs="Times New Roman"/>
          <w:sz w:val="24"/>
          <w:szCs w:val="24"/>
        </w:rPr>
        <w:t xml:space="preserve"> and b</w:t>
      </w:r>
      <w:r w:rsidR="00006387" w:rsidRPr="00A827EA">
        <w:rPr>
          <w:rFonts w:ascii="Times New Roman" w:hAnsi="Times New Roman" w:cs="Times New Roman"/>
          <w:sz w:val="24"/>
          <w:szCs w:val="24"/>
        </w:rPr>
        <w:t xml:space="preserve"> only” message</w:t>
      </w:r>
      <w:r w:rsidR="00006387">
        <w:rPr>
          <w:rFonts w:ascii="Times New Roman" w:hAnsi="Times New Roman" w:cs="Times New Roman"/>
          <w:sz w:val="24"/>
          <w:szCs w:val="24"/>
        </w:rPr>
        <w:t xml:space="preserve"> when the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true/false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answer</w:t>
      </w:r>
      <w:r w:rsidR="00006387" w:rsidRPr="00A827EA">
        <w:rPr>
          <w:rFonts w:ascii="Times New Roman" w:hAnsi="Times New Roman" w:cs="Times New Roman"/>
          <w:sz w:val="24"/>
          <w:szCs w:val="24"/>
        </w:rPr>
        <w:t xml:space="preserve"> format</w:t>
      </w:r>
      <w:r w:rsidR="00006387">
        <w:rPr>
          <w:rFonts w:ascii="Times New Roman" w:hAnsi="Times New Roman" w:cs="Times New Roman"/>
          <w:sz w:val="24"/>
          <w:szCs w:val="24"/>
        </w:rPr>
        <w:t xml:space="preserve"> is wrong.</w:t>
      </w:r>
    </w:p>
    <w:p w14:paraId="29A22942" w14:textId="77777777"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lastRenderedPageBreak/>
        <w:t xml:space="preserve">SRS </w:t>
      </w:r>
      <w:r w:rsidR="00006387">
        <w:rPr>
          <w:rFonts w:ascii="Times New Roman" w:hAnsi="Times New Roman" w:cs="Times New Roman"/>
          <w:b/>
          <w:bCs/>
          <w:sz w:val="24"/>
          <w:szCs w:val="24"/>
        </w:rPr>
        <w:t>9-13</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w:t>
      </w:r>
      <w:r w:rsidR="00006387">
        <w:rPr>
          <w:rFonts w:ascii="Times New Roman" w:hAnsi="Times New Roman" w:cs="Times New Roman"/>
          <w:sz w:val="24"/>
          <w:szCs w:val="24"/>
        </w:rPr>
        <w:t>Testing score</w:t>
      </w:r>
      <w:r w:rsidR="00006387" w:rsidRPr="00A827EA">
        <w:rPr>
          <w:rFonts w:ascii="Times New Roman" w:hAnsi="Times New Roman" w:cs="Times New Roman"/>
          <w:sz w:val="24"/>
          <w:szCs w:val="24"/>
        </w:rPr>
        <w:t xml:space="preserve"> must be number only” message</w:t>
      </w:r>
      <w:r w:rsidR="00006387">
        <w:rPr>
          <w:rFonts w:ascii="Times New Roman" w:hAnsi="Times New Roman" w:cs="Times New Roman"/>
          <w:sz w:val="24"/>
          <w:szCs w:val="24"/>
        </w:rPr>
        <w:t xml:space="preserve"> when the</w:t>
      </w:r>
      <w:r w:rsidR="00006387" w:rsidRPr="00A827EA">
        <w:rPr>
          <w:rFonts w:ascii="Times New Roman" w:hAnsi="Times New Roman" w:cs="Times New Roman"/>
          <w:sz w:val="24"/>
          <w:szCs w:val="24"/>
        </w:rPr>
        <w:t xml:space="preserve"> </w:t>
      </w:r>
      <w:r w:rsidR="00006387">
        <w:rPr>
          <w:rFonts w:ascii="Times New Roman" w:hAnsi="Times New Roman" w:cs="Times New Roman"/>
          <w:sz w:val="24"/>
          <w:szCs w:val="24"/>
        </w:rPr>
        <w:t>testing score</w:t>
      </w:r>
      <w:r w:rsidR="00006387" w:rsidRPr="00A827EA">
        <w:rPr>
          <w:rFonts w:ascii="Times New Roman" w:hAnsi="Times New Roman" w:cs="Times New Roman"/>
          <w:sz w:val="24"/>
          <w:szCs w:val="24"/>
        </w:rPr>
        <w:t xml:space="preserve"> format</w:t>
      </w:r>
      <w:r w:rsidR="00006387">
        <w:rPr>
          <w:rFonts w:ascii="Times New Roman" w:hAnsi="Times New Roman" w:cs="Times New Roman"/>
          <w:sz w:val="24"/>
          <w:szCs w:val="24"/>
        </w:rPr>
        <w:t xml:space="preserve"> is wrong.</w:t>
      </w:r>
    </w:p>
    <w:p w14:paraId="4D158A8A" w14:textId="77777777"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9-14</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w:t>
      </w:r>
      <w:r w:rsidR="00006387">
        <w:rPr>
          <w:rFonts w:ascii="Times New Roman" w:hAnsi="Times New Roman" w:cs="Times New Roman"/>
          <w:sz w:val="24"/>
          <w:szCs w:val="24"/>
        </w:rPr>
        <w:t xml:space="preserve">Question point </w:t>
      </w:r>
      <w:r w:rsidR="00006387" w:rsidRPr="00A827EA">
        <w:rPr>
          <w:rFonts w:ascii="Times New Roman" w:hAnsi="Times New Roman" w:cs="Times New Roman"/>
          <w:sz w:val="24"/>
          <w:szCs w:val="24"/>
        </w:rPr>
        <w:t>must be number only” message</w:t>
      </w:r>
      <w:r w:rsidR="00006387">
        <w:rPr>
          <w:rFonts w:ascii="Times New Roman" w:hAnsi="Times New Roman" w:cs="Times New Roman"/>
          <w:sz w:val="24"/>
          <w:szCs w:val="24"/>
        </w:rPr>
        <w:t xml:space="preserve"> when the question point</w:t>
      </w:r>
      <w:r w:rsidR="00006387" w:rsidRPr="00A827EA">
        <w:rPr>
          <w:rFonts w:ascii="Times New Roman" w:hAnsi="Times New Roman" w:cs="Times New Roman"/>
          <w:sz w:val="24"/>
          <w:szCs w:val="24"/>
        </w:rPr>
        <w:t xml:space="preserve"> format</w:t>
      </w:r>
      <w:r w:rsidR="00006387">
        <w:rPr>
          <w:rFonts w:ascii="Times New Roman" w:hAnsi="Times New Roman" w:cs="Times New Roman"/>
          <w:sz w:val="24"/>
          <w:szCs w:val="24"/>
        </w:rPr>
        <w:t xml:space="preserve"> is wrong.</w:t>
      </w:r>
    </w:p>
    <w:p w14:paraId="4E70A780" w14:textId="77777777"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9-15</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display “Creating Assignment Successful” message</w:t>
      </w:r>
      <w:r w:rsidR="00006387">
        <w:rPr>
          <w:rFonts w:ascii="Times New Roman" w:hAnsi="Times New Roman" w:cs="Times New Roman"/>
          <w:sz w:val="24"/>
          <w:szCs w:val="24"/>
        </w:rPr>
        <w:t xml:space="preserve"> when Lecturer assign an assignment is successful.</w:t>
      </w:r>
    </w:p>
    <w:p w14:paraId="52D6AB65" w14:textId="77777777"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9-16</w:t>
      </w:r>
      <w:r>
        <w:rPr>
          <w:rFonts w:ascii="Times New Roman" w:hAnsi="Times New Roman" w:cs="Times New Roman"/>
          <w:b/>
          <w:bCs/>
          <w:sz w:val="24"/>
          <w:szCs w:val="24"/>
        </w:rPr>
        <w:t>.2</w:t>
      </w:r>
      <w:r w:rsidR="00006387" w:rsidRPr="0082231B">
        <w:rPr>
          <w:rFonts w:ascii="Times New Roman" w:hAnsi="Times New Roman" w:cs="Times New Roman"/>
          <w:b/>
          <w:bCs/>
          <w:sz w:val="24"/>
          <w:szCs w:val="24"/>
        </w:rPr>
        <w:t>:</w:t>
      </w:r>
      <w:r w:rsidR="00006387" w:rsidRPr="005613F3">
        <w:rPr>
          <w:rFonts w:ascii="Times New Roman" w:hAnsi="Times New Roman" w:cs="Times New Roman"/>
          <w:sz w:val="24"/>
          <w:szCs w:val="24"/>
        </w:rPr>
        <w:t xml:space="preserve"> </w:t>
      </w:r>
      <w:r w:rsidR="00006387" w:rsidRPr="00A827EA">
        <w:rPr>
          <w:rFonts w:ascii="Times New Roman" w:hAnsi="Times New Roman" w:cs="Times New Roman"/>
          <w:sz w:val="24"/>
          <w:szCs w:val="24"/>
        </w:rPr>
        <w:t xml:space="preserve">The system </w:t>
      </w:r>
      <w:r w:rsidR="00006387">
        <w:rPr>
          <w:rFonts w:ascii="Times New Roman" w:hAnsi="Times New Roman" w:cs="Times New Roman"/>
          <w:sz w:val="24"/>
          <w:szCs w:val="24"/>
        </w:rPr>
        <w:t xml:space="preserve">shall </w:t>
      </w:r>
      <w:r w:rsidR="00006387" w:rsidRPr="00A827EA">
        <w:rPr>
          <w:rFonts w:ascii="Times New Roman" w:hAnsi="Times New Roman" w:cs="Times New Roman"/>
          <w:sz w:val="24"/>
          <w:szCs w:val="24"/>
        </w:rPr>
        <w:t xml:space="preserve">display “Creating </w:t>
      </w:r>
      <w:r w:rsidR="00006387">
        <w:rPr>
          <w:rFonts w:ascii="Times New Roman" w:hAnsi="Times New Roman" w:cs="Times New Roman"/>
          <w:sz w:val="24"/>
          <w:szCs w:val="24"/>
        </w:rPr>
        <w:t>Quiz</w:t>
      </w:r>
      <w:r w:rsidR="00006387" w:rsidRPr="00A827EA">
        <w:rPr>
          <w:rFonts w:ascii="Times New Roman" w:hAnsi="Times New Roman" w:cs="Times New Roman"/>
          <w:sz w:val="24"/>
          <w:szCs w:val="24"/>
        </w:rPr>
        <w:t xml:space="preserve"> Successful” message</w:t>
      </w:r>
      <w:r w:rsidR="00006387">
        <w:rPr>
          <w:rFonts w:ascii="Times New Roman" w:hAnsi="Times New Roman" w:cs="Times New Roman"/>
          <w:sz w:val="24"/>
          <w:szCs w:val="24"/>
        </w:rPr>
        <w:t xml:space="preserve"> when Lecturer assign a quiz is successful.</w:t>
      </w:r>
    </w:p>
    <w:p w14:paraId="107A2FFD" w14:textId="77777777" w:rsidR="00006387" w:rsidRDefault="00FA2497" w:rsidP="0000638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006387">
        <w:rPr>
          <w:rFonts w:ascii="Times New Roman" w:hAnsi="Times New Roman" w:cs="Times New Roman"/>
          <w:b/>
          <w:bCs/>
          <w:sz w:val="24"/>
          <w:szCs w:val="24"/>
        </w:rPr>
        <w:t>9-17</w:t>
      </w:r>
      <w:r>
        <w:rPr>
          <w:rFonts w:ascii="Times New Roman" w:hAnsi="Times New Roman" w:cs="Times New Roman"/>
          <w:b/>
          <w:bCs/>
          <w:sz w:val="24"/>
          <w:szCs w:val="24"/>
        </w:rPr>
        <w:t>.2</w:t>
      </w:r>
      <w:r w:rsidR="00006387" w:rsidRPr="00F54B5C">
        <w:rPr>
          <w:rFonts w:ascii="Times New Roman" w:hAnsi="Times New Roman" w:cs="Times New Roman"/>
          <w:b/>
          <w:bCs/>
          <w:sz w:val="24"/>
          <w:szCs w:val="24"/>
        </w:rPr>
        <w:t>:</w:t>
      </w:r>
      <w:r w:rsidR="00006387">
        <w:rPr>
          <w:rFonts w:ascii="Times New Roman" w:hAnsi="Times New Roman" w:cs="Times New Roman"/>
          <w:sz w:val="24"/>
          <w:szCs w:val="24"/>
        </w:rPr>
        <w:t xml:space="preserve"> The system shall redirect to confirm creating testing page.</w:t>
      </w:r>
    </w:p>
    <w:p w14:paraId="3A8FBEC6" w14:textId="77777777" w:rsidR="00F54B5C" w:rsidRDefault="00F54B5C" w:rsidP="00482FD7">
      <w:pPr>
        <w:ind w:left="720"/>
        <w:rPr>
          <w:rFonts w:ascii="Times New Roman" w:hAnsi="Times New Roman" w:cs="Times New Roman"/>
          <w:sz w:val="24"/>
          <w:szCs w:val="24"/>
        </w:rPr>
      </w:pPr>
    </w:p>
    <w:p w14:paraId="37967ECF" w14:textId="77777777" w:rsidR="00482FD7" w:rsidRDefault="00482FD7" w:rsidP="00482FD7"/>
    <w:p w14:paraId="238B8C9D" w14:textId="77777777" w:rsidR="00482FD7" w:rsidRDefault="00482FD7" w:rsidP="00482FD7"/>
    <w:p w14:paraId="3B9E2C77" w14:textId="77777777" w:rsidR="00482FD7" w:rsidRDefault="00482FD7" w:rsidP="00482FD7"/>
    <w:p w14:paraId="3E1CAB5F" w14:textId="77777777" w:rsidR="00482FD7" w:rsidRDefault="00482FD7" w:rsidP="00482FD7"/>
    <w:p w14:paraId="6CE722B1" w14:textId="77777777" w:rsidR="00482FD7" w:rsidRDefault="00482FD7" w:rsidP="00482FD7"/>
    <w:p w14:paraId="7A2ACF91" w14:textId="77777777" w:rsidR="00482FD7" w:rsidRDefault="00482FD7" w:rsidP="00482FD7"/>
    <w:p w14:paraId="5769E3D6" w14:textId="77777777" w:rsidR="00482FD7" w:rsidRDefault="00482FD7" w:rsidP="00482FD7"/>
    <w:p w14:paraId="145673D1" w14:textId="77777777" w:rsidR="00482FD7" w:rsidRDefault="00482FD7" w:rsidP="00482FD7"/>
    <w:p w14:paraId="53A5E20E" w14:textId="77777777" w:rsidR="00482FD7" w:rsidRDefault="00482FD7" w:rsidP="00482FD7"/>
    <w:p w14:paraId="1DDE17B8" w14:textId="77777777" w:rsidR="00482FD7" w:rsidRDefault="00482FD7" w:rsidP="00482FD7"/>
    <w:p w14:paraId="6C409F25" w14:textId="77777777" w:rsidR="00482FD7" w:rsidRDefault="00482FD7" w:rsidP="00482FD7"/>
    <w:p w14:paraId="06263C37" w14:textId="77777777" w:rsidR="00482FD7" w:rsidRDefault="00482FD7" w:rsidP="00482FD7"/>
    <w:p w14:paraId="03E0C182" w14:textId="77777777" w:rsidR="00482FD7" w:rsidRDefault="00482FD7" w:rsidP="00482FD7"/>
    <w:p w14:paraId="606C3C31" w14:textId="77777777" w:rsidR="00482FD7" w:rsidRDefault="00482FD7" w:rsidP="00482FD7"/>
    <w:p w14:paraId="334E04D6" w14:textId="77777777" w:rsidR="00482FD7" w:rsidRDefault="00482FD7" w:rsidP="00482FD7"/>
    <w:p w14:paraId="531C41D5" w14:textId="77777777" w:rsidR="00482FD7" w:rsidRDefault="00482FD7" w:rsidP="00482FD7"/>
    <w:p w14:paraId="7E167C24" w14:textId="77777777" w:rsidR="00482FD7" w:rsidRDefault="00482FD7" w:rsidP="00482FD7"/>
    <w:p w14:paraId="3FA56345" w14:textId="77777777" w:rsidR="00482FD7" w:rsidRDefault="00482FD7" w:rsidP="00482FD7"/>
    <w:p w14:paraId="46DE2103" w14:textId="77777777" w:rsidR="00482FD7" w:rsidRDefault="00482FD7" w:rsidP="00482FD7"/>
    <w:p w14:paraId="52A54CDA" w14:textId="77777777" w:rsidR="00482FD7" w:rsidRPr="00482FD7" w:rsidRDefault="00482FD7" w:rsidP="00482FD7"/>
    <w:p w14:paraId="2A821C17" w14:textId="77777777"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U</w:t>
      </w:r>
      <w:r w:rsidR="00FA2497">
        <w:rPr>
          <w:rFonts w:ascii="Times New Roman" w:hAnsi="Times New Roman" w:cs="Times New Roman"/>
          <w:b/>
          <w:bCs/>
          <w:color w:val="000000" w:themeColor="text1"/>
          <w:sz w:val="29"/>
          <w:szCs w:val="29"/>
        </w:rPr>
        <w:t xml:space="preserve">RS </w:t>
      </w:r>
      <w:r w:rsidRPr="00F14C2A">
        <w:rPr>
          <w:rFonts w:ascii="Times New Roman" w:hAnsi="Times New Roman" w:cs="Times New Roman"/>
          <w:b/>
          <w:bCs/>
          <w:color w:val="000000" w:themeColor="text1"/>
          <w:sz w:val="29"/>
          <w:szCs w:val="29"/>
        </w:rPr>
        <w:t>10.</w:t>
      </w:r>
      <w:r w:rsidR="00FA2497">
        <w:rPr>
          <w:rFonts w:ascii="Times New Roman" w:hAnsi="Times New Roman" w:cs="Times New Roman"/>
          <w:b/>
          <w:bCs/>
          <w:color w:val="000000" w:themeColor="text1"/>
          <w:sz w:val="29"/>
          <w:szCs w:val="29"/>
        </w:rPr>
        <w:t>2</w:t>
      </w:r>
      <w:r w:rsidRPr="00F14C2A">
        <w:rPr>
          <w:rFonts w:ascii="Times New Roman" w:hAnsi="Times New Roman" w:cs="Times New Roman"/>
          <w:b/>
          <w:bCs/>
          <w:color w:val="000000" w:themeColor="text1"/>
          <w:sz w:val="29"/>
          <w:szCs w:val="29"/>
        </w:rPr>
        <w:t xml:space="preserve"> Lecturer can edit assignments or quizzes information which are multiple choices question, true/false question, and short answers. </w:t>
      </w:r>
    </w:p>
    <w:p w14:paraId="5C7C707A" w14:textId="77777777" w:rsidR="00AD58A9" w:rsidRPr="00E941D6"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1-2</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The system shall redirect to Lecture main page</w:t>
      </w:r>
      <w:r w:rsidR="00AD58A9">
        <w:rPr>
          <w:rFonts w:ascii="Times New Roman" w:hAnsi="Times New Roman" w:cs="Times New Roman"/>
          <w:sz w:val="24"/>
          <w:szCs w:val="24"/>
        </w:rPr>
        <w:t xml:space="preserve"> on the mobile application</w:t>
      </w:r>
      <w:r w:rsidR="00AD58A9" w:rsidRPr="005613F3">
        <w:rPr>
          <w:rFonts w:ascii="Times New Roman" w:hAnsi="Times New Roman" w:cs="Times New Roman"/>
          <w:sz w:val="24"/>
          <w:szCs w:val="24"/>
        </w:rPr>
        <w:t>.</w:t>
      </w:r>
    </w:p>
    <w:p w14:paraId="2CF3D528"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7-1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The system shall redirect to </w:t>
      </w:r>
      <w:r w:rsidR="00AD58A9" w:rsidRPr="00A827EA">
        <w:rPr>
          <w:rFonts w:ascii="Times New Roman" w:hAnsi="Times New Roman" w:cs="Times New Roman"/>
          <w:sz w:val="24"/>
          <w:szCs w:val="24"/>
        </w:rPr>
        <w:t>Course managemen</w:t>
      </w:r>
      <w:r w:rsidR="00AD58A9">
        <w:rPr>
          <w:rFonts w:ascii="Times New Roman" w:hAnsi="Times New Roman" w:cs="Times New Roman"/>
          <w:sz w:val="24"/>
          <w:szCs w:val="24"/>
        </w:rPr>
        <w:t xml:space="preserve">t </w:t>
      </w:r>
      <w:r w:rsidR="00AD58A9" w:rsidRPr="005613F3">
        <w:rPr>
          <w:rFonts w:ascii="Times New Roman" w:hAnsi="Times New Roman" w:cs="Times New Roman"/>
          <w:sz w:val="24"/>
          <w:szCs w:val="24"/>
        </w:rPr>
        <w:t>page</w:t>
      </w:r>
      <w:r w:rsidR="00AD58A9">
        <w:rPr>
          <w:rFonts w:ascii="Times New Roman" w:hAnsi="Times New Roman" w:cs="Times New Roman"/>
          <w:sz w:val="24"/>
          <w:szCs w:val="24"/>
        </w:rPr>
        <w:t xml:space="preserve"> on the mobile application</w:t>
      </w:r>
      <w:r w:rsidR="00AD58A9" w:rsidRPr="005613F3">
        <w:rPr>
          <w:rFonts w:ascii="Times New Roman" w:hAnsi="Times New Roman" w:cs="Times New Roman"/>
          <w:sz w:val="24"/>
          <w:szCs w:val="24"/>
        </w:rPr>
        <w:t>.</w:t>
      </w:r>
    </w:p>
    <w:p w14:paraId="21453B65"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7-2</w:t>
      </w:r>
      <w:r>
        <w:rPr>
          <w:rFonts w:ascii="Times New Roman" w:hAnsi="Times New Roman" w:cs="Times New Roman"/>
          <w:b/>
          <w:bCs/>
          <w:sz w:val="24"/>
          <w:szCs w:val="24"/>
        </w:rPr>
        <w:t>.2</w:t>
      </w:r>
      <w:r w:rsidR="00AD58A9">
        <w:rPr>
          <w:rFonts w:ascii="Times New Roman" w:hAnsi="Times New Roman" w:cs="Times New Roman"/>
          <w:b/>
          <w:bCs/>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provide</w:t>
      </w:r>
      <w:r w:rsidR="00AD58A9" w:rsidRPr="00A827EA">
        <w:rPr>
          <w:rFonts w:ascii="Times New Roman" w:hAnsi="Times New Roman" w:cs="Times New Roman"/>
          <w:sz w:val="24"/>
          <w:szCs w:val="24"/>
        </w:rPr>
        <w:t xml:space="preserve"> all courses na</w:t>
      </w:r>
      <w:r w:rsidR="00AD58A9">
        <w:rPr>
          <w:rFonts w:ascii="Times New Roman" w:hAnsi="Times New Roman" w:cs="Times New Roman"/>
          <w:sz w:val="24"/>
          <w:szCs w:val="24"/>
        </w:rPr>
        <w:t>me in Course management page on the mobile application which were taught by finding from lecturer ID.</w:t>
      </w:r>
    </w:p>
    <w:p w14:paraId="78045FB0"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7-3</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redirect </w:t>
      </w:r>
      <w:r w:rsidR="00AD58A9" w:rsidRPr="00A827EA">
        <w:rPr>
          <w:rFonts w:ascii="Times New Roman" w:hAnsi="Times New Roman" w:cs="Times New Roman"/>
          <w:sz w:val="24"/>
          <w:szCs w:val="24"/>
        </w:rPr>
        <w:t>to Course main page</w:t>
      </w:r>
      <w:r w:rsidR="00AD58A9">
        <w:rPr>
          <w:rFonts w:ascii="Times New Roman" w:hAnsi="Times New Roman" w:cs="Times New Roman"/>
          <w:sz w:val="24"/>
          <w:szCs w:val="24"/>
        </w:rPr>
        <w:t xml:space="preserve"> on the mobile application.</w:t>
      </w:r>
    </w:p>
    <w:p w14:paraId="5AD7E683"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The system</w:t>
      </w:r>
      <w:r w:rsidR="00AD58A9">
        <w:rPr>
          <w:rFonts w:ascii="Times New Roman" w:hAnsi="Times New Roman" w:cs="Times New Roman"/>
          <w:sz w:val="24"/>
          <w:szCs w:val="24"/>
        </w:rPr>
        <w:t xml:space="preserve"> shall</w:t>
      </w:r>
      <w:r w:rsidR="00AD58A9" w:rsidRPr="00A827EA">
        <w:rPr>
          <w:rFonts w:ascii="Times New Roman" w:hAnsi="Times New Roman" w:cs="Times New Roman"/>
          <w:sz w:val="24"/>
          <w:szCs w:val="24"/>
        </w:rPr>
        <w:t xml:space="preserve"> redirect</w:t>
      </w:r>
      <w:r w:rsidR="00AD58A9">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to </w:t>
      </w:r>
      <w:r w:rsidR="00AD58A9">
        <w:rPr>
          <w:rFonts w:ascii="Times New Roman" w:hAnsi="Times New Roman" w:cs="Times New Roman"/>
          <w:sz w:val="24"/>
          <w:szCs w:val="24"/>
        </w:rPr>
        <w:t>O</w:t>
      </w:r>
      <w:r w:rsidR="00AD58A9" w:rsidRPr="00A827EA">
        <w:rPr>
          <w:rFonts w:ascii="Times New Roman" w:hAnsi="Times New Roman" w:cs="Times New Roman"/>
          <w:sz w:val="24"/>
          <w:szCs w:val="24"/>
        </w:rPr>
        <w:t>verall testing page</w:t>
      </w:r>
      <w:r w:rsidR="00AD58A9">
        <w:rPr>
          <w:rFonts w:ascii="Times New Roman" w:hAnsi="Times New Roman" w:cs="Times New Roman"/>
          <w:sz w:val="24"/>
          <w:szCs w:val="24"/>
        </w:rPr>
        <w:t xml:space="preserve"> on the mobile application.</w:t>
      </w:r>
    </w:p>
    <w:p w14:paraId="27B307EF"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9-4</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validate</w:t>
      </w:r>
      <w:r w:rsidR="00AD58A9" w:rsidRPr="00A827EA">
        <w:rPr>
          <w:rFonts w:ascii="Times New Roman" w:hAnsi="Times New Roman" w:cs="Times New Roman"/>
          <w:sz w:val="24"/>
          <w:szCs w:val="24"/>
        </w:rPr>
        <w:t xml:space="preserve"> testing information from Lecturer</w:t>
      </w:r>
      <w:r w:rsidR="00AD58A9">
        <w:rPr>
          <w:rFonts w:ascii="Times New Roman" w:hAnsi="Times New Roman" w:cs="Times New Roman"/>
          <w:sz w:val="24"/>
          <w:szCs w:val="24"/>
        </w:rPr>
        <w:t>.</w:t>
      </w:r>
    </w:p>
    <w:p w14:paraId="1A441539" w14:textId="77777777" w:rsidR="00AD58A9" w:rsidRDefault="00FA2497" w:rsidP="00AD58A9">
      <w:pPr>
        <w:ind w:firstLine="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9-7</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validate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assignment or quiz</w:t>
      </w:r>
      <w:r w:rsidR="00AD58A9" w:rsidRPr="00A827EA">
        <w:rPr>
          <w:rFonts w:ascii="Times New Roman" w:hAnsi="Times New Roman" w:cs="Times New Roman"/>
          <w:sz w:val="24"/>
          <w:szCs w:val="24"/>
        </w:rPr>
        <w:t xml:space="preserve"> information from Lecturer</w:t>
      </w:r>
      <w:r w:rsidR="00AD58A9">
        <w:rPr>
          <w:rFonts w:ascii="Times New Roman" w:hAnsi="Times New Roman" w:cs="Times New Roman"/>
          <w:sz w:val="24"/>
          <w:szCs w:val="24"/>
        </w:rPr>
        <w:t>.</w:t>
      </w:r>
    </w:p>
    <w:p w14:paraId="40EEE46E"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9-10</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“Amount of questions must be number only” message</w:t>
      </w:r>
      <w:r w:rsidR="00AD58A9">
        <w:rPr>
          <w:rFonts w:ascii="Times New Roman" w:hAnsi="Times New Roman" w:cs="Times New Roman"/>
          <w:sz w:val="24"/>
          <w:szCs w:val="24"/>
        </w:rPr>
        <w:t xml:space="preserve"> when the</w:t>
      </w:r>
      <w:r w:rsidR="00AD58A9" w:rsidRPr="00A827EA">
        <w:rPr>
          <w:rFonts w:ascii="Times New Roman" w:hAnsi="Times New Roman" w:cs="Times New Roman"/>
          <w:sz w:val="24"/>
          <w:szCs w:val="24"/>
        </w:rPr>
        <w:t xml:space="preserve"> amount of questions format</w:t>
      </w:r>
      <w:r w:rsidR="00AD58A9">
        <w:rPr>
          <w:rFonts w:ascii="Times New Roman" w:hAnsi="Times New Roman" w:cs="Times New Roman"/>
          <w:sz w:val="24"/>
          <w:szCs w:val="24"/>
        </w:rPr>
        <w:t xml:space="preserve"> is wrong.</w:t>
      </w:r>
    </w:p>
    <w:p w14:paraId="27BE16B2"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“Answer must be a, b, c, and d only” message</w:t>
      </w:r>
      <w:r w:rsidR="00AD58A9">
        <w:rPr>
          <w:rFonts w:ascii="Times New Roman" w:hAnsi="Times New Roman" w:cs="Times New Roman"/>
          <w:sz w:val="24"/>
          <w:szCs w:val="24"/>
        </w:rPr>
        <w:t xml:space="preserve"> when the</w:t>
      </w:r>
      <w:r w:rsidR="00AD58A9" w:rsidRPr="00A827EA">
        <w:rPr>
          <w:rFonts w:ascii="Times New Roman" w:hAnsi="Times New Roman" w:cs="Times New Roman"/>
          <w:sz w:val="24"/>
          <w:szCs w:val="24"/>
        </w:rPr>
        <w:t xml:space="preserve"> multiple choices </w:t>
      </w:r>
      <w:r w:rsidR="00AD58A9">
        <w:rPr>
          <w:rFonts w:ascii="Times New Roman" w:hAnsi="Times New Roman" w:cs="Times New Roman"/>
          <w:sz w:val="24"/>
          <w:szCs w:val="24"/>
        </w:rPr>
        <w:t>answer</w:t>
      </w:r>
      <w:r w:rsidR="00AD58A9" w:rsidRPr="00A827EA">
        <w:rPr>
          <w:rFonts w:ascii="Times New Roman" w:hAnsi="Times New Roman" w:cs="Times New Roman"/>
          <w:sz w:val="24"/>
          <w:szCs w:val="24"/>
        </w:rPr>
        <w:t xml:space="preserve"> format</w:t>
      </w:r>
      <w:r w:rsidR="00AD58A9">
        <w:rPr>
          <w:rFonts w:ascii="Times New Roman" w:hAnsi="Times New Roman" w:cs="Times New Roman"/>
          <w:sz w:val="24"/>
          <w:szCs w:val="24"/>
        </w:rPr>
        <w:t xml:space="preserve"> is wrong.</w:t>
      </w:r>
    </w:p>
    <w:p w14:paraId="4279701F"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9-12</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“Answer must be a</w:t>
      </w:r>
      <w:r w:rsidR="00AD58A9">
        <w:rPr>
          <w:rFonts w:ascii="Times New Roman" w:hAnsi="Times New Roman" w:cs="Times New Roman"/>
          <w:sz w:val="24"/>
          <w:szCs w:val="24"/>
        </w:rPr>
        <w:t xml:space="preserve"> and b</w:t>
      </w:r>
      <w:r w:rsidR="00AD58A9" w:rsidRPr="00A827EA">
        <w:rPr>
          <w:rFonts w:ascii="Times New Roman" w:hAnsi="Times New Roman" w:cs="Times New Roman"/>
          <w:sz w:val="24"/>
          <w:szCs w:val="24"/>
        </w:rPr>
        <w:t xml:space="preserve"> only” message</w:t>
      </w:r>
      <w:r w:rsidR="00AD58A9">
        <w:rPr>
          <w:rFonts w:ascii="Times New Roman" w:hAnsi="Times New Roman" w:cs="Times New Roman"/>
          <w:sz w:val="24"/>
          <w:szCs w:val="24"/>
        </w:rPr>
        <w:t xml:space="preserve"> when the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true/false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answer</w:t>
      </w:r>
      <w:r w:rsidR="00AD58A9" w:rsidRPr="00A827EA">
        <w:rPr>
          <w:rFonts w:ascii="Times New Roman" w:hAnsi="Times New Roman" w:cs="Times New Roman"/>
          <w:sz w:val="24"/>
          <w:szCs w:val="24"/>
        </w:rPr>
        <w:t xml:space="preserve"> format</w:t>
      </w:r>
      <w:r w:rsidR="00AD58A9">
        <w:rPr>
          <w:rFonts w:ascii="Times New Roman" w:hAnsi="Times New Roman" w:cs="Times New Roman"/>
          <w:sz w:val="24"/>
          <w:szCs w:val="24"/>
        </w:rPr>
        <w:t xml:space="preserve"> is wrong.</w:t>
      </w:r>
    </w:p>
    <w:p w14:paraId="47CF3DB6"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9-13</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w:t>
      </w:r>
      <w:r w:rsidR="00AD58A9">
        <w:rPr>
          <w:rFonts w:ascii="Times New Roman" w:hAnsi="Times New Roman" w:cs="Times New Roman"/>
          <w:sz w:val="24"/>
          <w:szCs w:val="24"/>
        </w:rPr>
        <w:t>Testing score</w:t>
      </w:r>
      <w:r w:rsidR="00AD58A9" w:rsidRPr="00A827EA">
        <w:rPr>
          <w:rFonts w:ascii="Times New Roman" w:hAnsi="Times New Roman" w:cs="Times New Roman"/>
          <w:sz w:val="24"/>
          <w:szCs w:val="24"/>
        </w:rPr>
        <w:t xml:space="preserve"> must be number only” message</w:t>
      </w:r>
      <w:r w:rsidR="00AD58A9">
        <w:rPr>
          <w:rFonts w:ascii="Times New Roman" w:hAnsi="Times New Roman" w:cs="Times New Roman"/>
          <w:sz w:val="24"/>
          <w:szCs w:val="24"/>
        </w:rPr>
        <w:t xml:space="preserve"> when the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testing score</w:t>
      </w:r>
      <w:r w:rsidR="00AD58A9" w:rsidRPr="00A827EA">
        <w:rPr>
          <w:rFonts w:ascii="Times New Roman" w:hAnsi="Times New Roman" w:cs="Times New Roman"/>
          <w:sz w:val="24"/>
          <w:szCs w:val="24"/>
        </w:rPr>
        <w:t xml:space="preserve"> format</w:t>
      </w:r>
      <w:r w:rsidR="00AD58A9">
        <w:rPr>
          <w:rFonts w:ascii="Times New Roman" w:hAnsi="Times New Roman" w:cs="Times New Roman"/>
          <w:sz w:val="24"/>
          <w:szCs w:val="24"/>
        </w:rPr>
        <w:t xml:space="preserve"> is wrong.</w:t>
      </w:r>
    </w:p>
    <w:p w14:paraId="747F50E5" w14:textId="77777777" w:rsidR="00AD58A9" w:rsidRDefault="00FA2497" w:rsidP="00FA249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9-14</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w:t>
      </w:r>
      <w:r w:rsidR="00AD58A9">
        <w:rPr>
          <w:rFonts w:ascii="Times New Roman" w:hAnsi="Times New Roman" w:cs="Times New Roman"/>
          <w:sz w:val="24"/>
          <w:szCs w:val="24"/>
        </w:rPr>
        <w:t xml:space="preserve">Question point </w:t>
      </w:r>
      <w:r w:rsidR="00AD58A9" w:rsidRPr="00A827EA">
        <w:rPr>
          <w:rFonts w:ascii="Times New Roman" w:hAnsi="Times New Roman" w:cs="Times New Roman"/>
          <w:sz w:val="24"/>
          <w:szCs w:val="24"/>
        </w:rPr>
        <w:t>must be number only” message</w:t>
      </w:r>
      <w:r w:rsidR="00AD58A9">
        <w:rPr>
          <w:rFonts w:ascii="Times New Roman" w:hAnsi="Times New Roman" w:cs="Times New Roman"/>
          <w:sz w:val="24"/>
          <w:szCs w:val="24"/>
        </w:rPr>
        <w:t xml:space="preserve"> when the question point</w:t>
      </w:r>
      <w:r w:rsidR="00AD58A9"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534F62F7"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redirect</w:t>
      </w:r>
      <w:r w:rsidR="00AD58A9" w:rsidRPr="00A827EA">
        <w:rPr>
          <w:rFonts w:ascii="Times New Roman" w:hAnsi="Times New Roman" w:cs="Times New Roman"/>
          <w:sz w:val="24"/>
          <w:szCs w:val="24"/>
        </w:rPr>
        <w:t xml:space="preserve"> to </w:t>
      </w:r>
      <w:r w:rsidR="00AD58A9">
        <w:rPr>
          <w:rFonts w:ascii="Times New Roman" w:hAnsi="Times New Roman" w:cs="Times New Roman"/>
          <w:sz w:val="24"/>
          <w:szCs w:val="24"/>
        </w:rPr>
        <w:t xml:space="preserve">Edition </w:t>
      </w:r>
      <w:r w:rsidR="00AD58A9" w:rsidRPr="00A827EA">
        <w:rPr>
          <w:rFonts w:ascii="Times New Roman" w:hAnsi="Times New Roman" w:cs="Times New Roman"/>
          <w:sz w:val="24"/>
          <w:szCs w:val="24"/>
        </w:rPr>
        <w:t>testing page</w:t>
      </w:r>
      <w:r w:rsidR="00AD58A9">
        <w:rPr>
          <w:rFonts w:ascii="Times New Roman" w:hAnsi="Times New Roman" w:cs="Times New Roman"/>
          <w:sz w:val="24"/>
          <w:szCs w:val="24"/>
        </w:rPr>
        <w:t xml:space="preserve"> on the mobile application.</w:t>
      </w:r>
    </w:p>
    <w:p w14:paraId="27948EA6"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10-2</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redirects to Edition</w:t>
      </w:r>
      <w:r w:rsidR="00AD58A9" w:rsidRPr="00A827EA">
        <w:rPr>
          <w:rFonts w:ascii="Times New Roman" w:hAnsi="Times New Roman" w:cs="Times New Roman"/>
          <w:sz w:val="24"/>
          <w:szCs w:val="24"/>
        </w:rPr>
        <w:t xml:space="preserve"> assignment and quiz page</w:t>
      </w:r>
      <w:r w:rsidR="00AD58A9">
        <w:rPr>
          <w:rFonts w:ascii="Times New Roman" w:hAnsi="Times New Roman" w:cs="Times New Roman"/>
          <w:sz w:val="24"/>
          <w:szCs w:val="24"/>
        </w:rPr>
        <w:t xml:space="preserve"> on the mobile application.</w:t>
      </w:r>
    </w:p>
    <w:p w14:paraId="093145E2"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10-3</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7A2153">
        <w:rPr>
          <w:rFonts w:ascii="Times New Roman" w:eastAsia="Pontano Sans" w:hAnsi="Times New Roman" w:cs="Times New Roman"/>
          <w:sz w:val="24"/>
          <w:szCs w:val="24"/>
        </w:rPr>
        <w:t>fetch</w:t>
      </w:r>
      <w:r w:rsidR="00AD58A9">
        <w:rPr>
          <w:rFonts w:ascii="Times New Roman" w:hAnsi="Times New Roman" w:cs="Times New Roman"/>
          <w:sz w:val="24"/>
          <w:szCs w:val="24"/>
        </w:rPr>
        <w:t xml:space="preserve"> the testing information from the system to display on Edition testing page on the mobile application.</w:t>
      </w:r>
    </w:p>
    <w:p w14:paraId="42529ED5"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10-4</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7A2153">
        <w:rPr>
          <w:rFonts w:ascii="Times New Roman" w:eastAsia="Pontano Sans" w:hAnsi="Times New Roman" w:cs="Times New Roman"/>
          <w:sz w:val="24"/>
          <w:szCs w:val="24"/>
        </w:rPr>
        <w:t>fetch</w:t>
      </w:r>
      <w:r w:rsidR="00AD58A9">
        <w:rPr>
          <w:rFonts w:ascii="Times New Roman" w:hAnsi="Times New Roman" w:cs="Times New Roman"/>
          <w:sz w:val="24"/>
          <w:szCs w:val="24"/>
        </w:rPr>
        <w:t xml:space="preserve"> the assignment or quiz information from the system to display on Edition assignment and quiz page on the mobile application.</w:t>
      </w:r>
    </w:p>
    <w:p w14:paraId="76A41FE7"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10-5</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031398">
        <w:rPr>
          <w:rFonts w:ascii="Times New Roman" w:hAnsi="Times New Roman" w:cs="Times New Roman"/>
          <w:sz w:val="24"/>
          <w:szCs w:val="24"/>
        </w:rPr>
        <w:t xml:space="preserve">The system shall </w:t>
      </w:r>
      <w:r w:rsidR="00AD58A9">
        <w:rPr>
          <w:rFonts w:ascii="Times New Roman" w:hAnsi="Times New Roman" w:cs="Times New Roman"/>
          <w:sz w:val="24"/>
          <w:szCs w:val="24"/>
        </w:rPr>
        <w:t xml:space="preserve">provide Edition testing page interface on the mobile application, including testing name, a type </w:t>
      </w:r>
      <w:r w:rsidR="00AD58A9" w:rsidRPr="00A827EA">
        <w:rPr>
          <w:rFonts w:ascii="Times New Roman" w:hAnsi="Times New Roman" w:cs="Times New Roman"/>
          <w:sz w:val="24"/>
          <w:szCs w:val="24"/>
        </w:rPr>
        <w:t>of testing, an amount of questions,</w:t>
      </w:r>
      <w:r w:rsidR="00AD58A9">
        <w:rPr>
          <w:rFonts w:ascii="Times New Roman" w:hAnsi="Times New Roman" w:cs="Times New Roman"/>
          <w:sz w:val="24"/>
          <w:szCs w:val="24"/>
        </w:rPr>
        <w:t xml:space="preserve"> a score testing,</w:t>
      </w:r>
      <w:r w:rsidR="00AD58A9" w:rsidRPr="00A827EA">
        <w:rPr>
          <w:rFonts w:ascii="Times New Roman" w:hAnsi="Times New Roman" w:cs="Times New Roman"/>
          <w:sz w:val="24"/>
          <w:szCs w:val="24"/>
        </w:rPr>
        <w:t xml:space="preserve"> student name, randomize order of the question status, and posting status</w:t>
      </w:r>
      <w:r w:rsidR="00AD58A9" w:rsidRPr="00031398">
        <w:rPr>
          <w:rFonts w:ascii="Times New Roman" w:hAnsi="Times New Roman" w:cs="Times New Roman"/>
          <w:sz w:val="24"/>
          <w:szCs w:val="24"/>
        </w:rPr>
        <w:t xml:space="preserve"> for </w:t>
      </w:r>
      <w:r w:rsidR="00AD58A9">
        <w:rPr>
          <w:rFonts w:ascii="Times New Roman" w:hAnsi="Times New Roman" w:cs="Times New Roman"/>
          <w:sz w:val="24"/>
          <w:szCs w:val="24"/>
        </w:rPr>
        <w:t>Lecturer adds an assignment or quiz</w:t>
      </w:r>
      <w:r w:rsidR="00AD58A9" w:rsidRPr="00031398">
        <w:rPr>
          <w:rFonts w:ascii="Times New Roman" w:hAnsi="Times New Roman" w:cs="Times New Roman"/>
          <w:sz w:val="24"/>
          <w:szCs w:val="24"/>
        </w:rPr>
        <w:t xml:space="preserve"> into the system</w:t>
      </w:r>
      <w:r w:rsidR="00AD58A9">
        <w:rPr>
          <w:rFonts w:ascii="Times New Roman" w:hAnsi="Times New Roman" w:cs="Times New Roman"/>
          <w:sz w:val="24"/>
          <w:szCs w:val="24"/>
        </w:rPr>
        <w:t>.</w:t>
      </w:r>
    </w:p>
    <w:p w14:paraId="1168C88C" w14:textId="77777777" w:rsidR="00FA2497" w:rsidRDefault="00FA2497" w:rsidP="00AD58A9">
      <w:pPr>
        <w:ind w:left="720"/>
        <w:rPr>
          <w:rFonts w:ascii="Times New Roman" w:hAnsi="Times New Roman" w:cs="Times New Roman"/>
          <w:sz w:val="24"/>
          <w:szCs w:val="24"/>
        </w:rPr>
      </w:pPr>
    </w:p>
    <w:p w14:paraId="7BE25E6D"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10-6</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provide Edition assignment and quiz page interface on the mobile application, including a </w:t>
      </w:r>
      <w:r w:rsidR="00AD58A9" w:rsidRPr="00A827EA">
        <w:rPr>
          <w:rFonts w:ascii="Times New Roman" w:hAnsi="Times New Roman" w:cs="Times New Roman"/>
          <w:sz w:val="24"/>
          <w:szCs w:val="24"/>
        </w:rPr>
        <w:t>typ</w:t>
      </w:r>
      <w:r w:rsidR="00AD58A9">
        <w:rPr>
          <w:rFonts w:ascii="Times New Roman" w:hAnsi="Times New Roman" w:cs="Times New Roman"/>
          <w:sz w:val="24"/>
          <w:szCs w:val="24"/>
        </w:rPr>
        <w:t>e of question</w:t>
      </w:r>
      <w:r w:rsidR="00AD58A9" w:rsidRPr="00A827EA">
        <w:rPr>
          <w:rFonts w:ascii="Times New Roman" w:hAnsi="Times New Roman" w:cs="Times New Roman"/>
          <w:sz w:val="24"/>
          <w:szCs w:val="24"/>
        </w:rPr>
        <w:t>, question descr</w:t>
      </w:r>
      <w:r w:rsidR="00AD58A9">
        <w:rPr>
          <w:rFonts w:ascii="Times New Roman" w:hAnsi="Times New Roman" w:cs="Times New Roman"/>
          <w:sz w:val="24"/>
          <w:szCs w:val="24"/>
        </w:rPr>
        <w:t xml:space="preserve">iption, choice description, </w:t>
      </w:r>
      <w:r w:rsidR="00AD58A9" w:rsidRPr="00A827EA">
        <w:rPr>
          <w:rFonts w:ascii="Times New Roman" w:hAnsi="Times New Roman" w:cs="Times New Roman"/>
          <w:sz w:val="24"/>
          <w:szCs w:val="24"/>
        </w:rPr>
        <w:t>an answer</w:t>
      </w:r>
      <w:r w:rsidR="00AD58A9">
        <w:rPr>
          <w:rFonts w:ascii="Times New Roman" w:hAnsi="Times New Roman" w:cs="Times New Roman"/>
          <w:sz w:val="24"/>
          <w:szCs w:val="24"/>
        </w:rPr>
        <w:t>, and a question point for Lecturer assigns assignments or quizzes into the system.</w:t>
      </w:r>
    </w:p>
    <w:p w14:paraId="364D64F3"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10-7</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update</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 xml:space="preserve">the testing information </w:t>
      </w:r>
      <w:r w:rsidR="00AD58A9" w:rsidRPr="00A827EA">
        <w:rPr>
          <w:rFonts w:ascii="Times New Roman" w:hAnsi="Times New Roman" w:cs="Times New Roman"/>
          <w:sz w:val="24"/>
          <w:szCs w:val="24"/>
        </w:rPr>
        <w:t>from Lecturer</w:t>
      </w:r>
      <w:r w:rsidR="00AD58A9">
        <w:rPr>
          <w:rFonts w:ascii="Times New Roman" w:hAnsi="Times New Roman" w:cs="Times New Roman"/>
          <w:sz w:val="24"/>
          <w:szCs w:val="24"/>
        </w:rPr>
        <w:t xml:space="preserve"> into the system.</w:t>
      </w:r>
    </w:p>
    <w:p w14:paraId="522680BD"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10-8</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shall update assignment or quiz</w:t>
      </w:r>
      <w:r w:rsidR="00AD58A9" w:rsidRPr="00A827EA">
        <w:rPr>
          <w:rFonts w:ascii="Times New Roman" w:hAnsi="Times New Roman" w:cs="Times New Roman"/>
          <w:sz w:val="24"/>
          <w:szCs w:val="24"/>
        </w:rPr>
        <w:t xml:space="preserve"> information</w:t>
      </w:r>
      <w:r w:rsidR="00AD58A9">
        <w:rPr>
          <w:rFonts w:ascii="Times New Roman" w:hAnsi="Times New Roman" w:cs="Times New Roman"/>
          <w:sz w:val="24"/>
          <w:szCs w:val="24"/>
        </w:rPr>
        <w:t xml:space="preserve"> </w:t>
      </w:r>
      <w:r w:rsidR="00AD58A9" w:rsidRPr="00A827EA">
        <w:rPr>
          <w:rFonts w:ascii="Times New Roman" w:hAnsi="Times New Roman" w:cs="Times New Roman"/>
          <w:sz w:val="24"/>
          <w:szCs w:val="24"/>
        </w:rPr>
        <w:t>from Lecturer</w:t>
      </w:r>
      <w:r w:rsidR="00AD58A9">
        <w:rPr>
          <w:rFonts w:ascii="Times New Roman" w:hAnsi="Times New Roman" w:cs="Times New Roman"/>
          <w:sz w:val="24"/>
          <w:szCs w:val="24"/>
        </w:rPr>
        <w:t xml:space="preserve"> into the system.</w:t>
      </w:r>
    </w:p>
    <w:p w14:paraId="2A25B0EC"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10-9</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w:t>
      </w:r>
      <w:r w:rsidR="00AD58A9">
        <w:rPr>
          <w:rFonts w:ascii="Times New Roman" w:hAnsi="Times New Roman" w:cs="Times New Roman"/>
          <w:sz w:val="24"/>
          <w:szCs w:val="24"/>
        </w:rPr>
        <w:t>Editing</w:t>
      </w:r>
      <w:r w:rsidR="00AD58A9" w:rsidRPr="00A827EA">
        <w:rPr>
          <w:rFonts w:ascii="Times New Roman" w:hAnsi="Times New Roman" w:cs="Times New Roman"/>
          <w:sz w:val="24"/>
          <w:szCs w:val="24"/>
        </w:rPr>
        <w:t xml:space="preserve"> Assignment Successful” message</w:t>
      </w:r>
      <w:r w:rsidR="00AD58A9">
        <w:rPr>
          <w:rFonts w:ascii="Times New Roman" w:hAnsi="Times New Roman" w:cs="Times New Roman"/>
          <w:sz w:val="24"/>
          <w:szCs w:val="24"/>
        </w:rPr>
        <w:t xml:space="preserve"> when Lecturer edits an assignment is successful.</w:t>
      </w:r>
    </w:p>
    <w:p w14:paraId="0301148C" w14:textId="77777777" w:rsidR="00AD58A9" w:rsidRDefault="00FA2497" w:rsidP="00AD58A9">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10-10</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sidRPr="00A827EA">
        <w:rPr>
          <w:rFonts w:ascii="Times New Roman" w:hAnsi="Times New Roman" w:cs="Times New Roman"/>
          <w:sz w:val="24"/>
          <w:szCs w:val="24"/>
        </w:rPr>
        <w:t xml:space="preserve">The system </w:t>
      </w:r>
      <w:r w:rsidR="00AD58A9">
        <w:rPr>
          <w:rFonts w:ascii="Times New Roman" w:hAnsi="Times New Roman" w:cs="Times New Roman"/>
          <w:sz w:val="24"/>
          <w:szCs w:val="24"/>
        </w:rPr>
        <w:t xml:space="preserve">shall </w:t>
      </w:r>
      <w:r w:rsidR="00AD58A9" w:rsidRPr="00A827EA">
        <w:rPr>
          <w:rFonts w:ascii="Times New Roman" w:hAnsi="Times New Roman" w:cs="Times New Roman"/>
          <w:sz w:val="24"/>
          <w:szCs w:val="24"/>
        </w:rPr>
        <w:t>display “</w:t>
      </w:r>
      <w:r w:rsidR="00AD58A9">
        <w:rPr>
          <w:rFonts w:ascii="Times New Roman" w:hAnsi="Times New Roman" w:cs="Times New Roman"/>
          <w:sz w:val="24"/>
          <w:szCs w:val="24"/>
        </w:rPr>
        <w:t>Editing</w:t>
      </w:r>
      <w:r w:rsidR="00AD58A9" w:rsidRPr="00A827EA">
        <w:rPr>
          <w:rFonts w:ascii="Times New Roman" w:hAnsi="Times New Roman" w:cs="Times New Roman"/>
          <w:sz w:val="24"/>
          <w:szCs w:val="24"/>
        </w:rPr>
        <w:t xml:space="preserve"> </w:t>
      </w:r>
      <w:r w:rsidR="00AD58A9">
        <w:rPr>
          <w:rFonts w:ascii="Times New Roman" w:hAnsi="Times New Roman" w:cs="Times New Roman"/>
          <w:sz w:val="24"/>
          <w:szCs w:val="24"/>
        </w:rPr>
        <w:t>Quiz</w:t>
      </w:r>
      <w:r w:rsidR="00AD58A9" w:rsidRPr="00A827EA">
        <w:rPr>
          <w:rFonts w:ascii="Times New Roman" w:hAnsi="Times New Roman" w:cs="Times New Roman"/>
          <w:sz w:val="24"/>
          <w:szCs w:val="24"/>
        </w:rPr>
        <w:t xml:space="preserve"> Successful” message</w:t>
      </w:r>
      <w:r w:rsidR="00AD58A9">
        <w:rPr>
          <w:rFonts w:ascii="Times New Roman" w:hAnsi="Times New Roman" w:cs="Times New Roman"/>
          <w:sz w:val="24"/>
          <w:szCs w:val="24"/>
        </w:rPr>
        <w:t xml:space="preserve"> when Lecturer edits a quiz is successful.</w:t>
      </w:r>
    </w:p>
    <w:p w14:paraId="5B7DE4EC" w14:textId="77777777" w:rsidR="00AD58A9" w:rsidRPr="00D045E3" w:rsidRDefault="00FA2497" w:rsidP="00AD58A9">
      <w:pPr>
        <w:ind w:left="540" w:firstLine="180"/>
        <w:contextualSpacing/>
        <w:rPr>
          <w:rFonts w:ascii="Times New Roman" w:hAnsi="Times New Roman" w:cs="Times New Roman"/>
          <w:sz w:val="24"/>
          <w:szCs w:val="24"/>
        </w:rPr>
      </w:pPr>
      <w:r>
        <w:rPr>
          <w:rFonts w:ascii="Times New Roman" w:hAnsi="Times New Roman" w:cs="Times New Roman"/>
          <w:b/>
          <w:bCs/>
          <w:sz w:val="24"/>
          <w:szCs w:val="24"/>
        </w:rPr>
        <w:t xml:space="preserve">SRS </w:t>
      </w:r>
      <w:r w:rsidR="00AD58A9">
        <w:rPr>
          <w:rFonts w:ascii="Times New Roman" w:hAnsi="Times New Roman" w:cs="Times New Roman"/>
          <w:b/>
          <w:bCs/>
          <w:sz w:val="24"/>
          <w:szCs w:val="24"/>
        </w:rPr>
        <w:t>10-11</w:t>
      </w:r>
      <w:r>
        <w:rPr>
          <w:rFonts w:ascii="Times New Roman" w:hAnsi="Times New Roman" w:cs="Times New Roman"/>
          <w:b/>
          <w:bCs/>
          <w:sz w:val="24"/>
          <w:szCs w:val="24"/>
        </w:rPr>
        <w:t>.2</w:t>
      </w:r>
      <w:r w:rsidR="00AD58A9" w:rsidRPr="0082231B">
        <w:rPr>
          <w:rFonts w:ascii="Times New Roman" w:hAnsi="Times New Roman" w:cs="Times New Roman"/>
          <w:b/>
          <w:bCs/>
          <w:sz w:val="24"/>
          <w:szCs w:val="24"/>
        </w:rPr>
        <w:t>:</w:t>
      </w:r>
      <w:r w:rsidR="00AD58A9" w:rsidRPr="005613F3">
        <w:rPr>
          <w:rFonts w:ascii="Times New Roman" w:hAnsi="Times New Roman" w:cs="Times New Roman"/>
          <w:sz w:val="24"/>
          <w:szCs w:val="24"/>
        </w:rPr>
        <w:t xml:space="preserve"> </w:t>
      </w:r>
      <w:r w:rsidR="00AD58A9">
        <w:rPr>
          <w:rFonts w:ascii="Times New Roman" w:hAnsi="Times New Roman" w:cs="Times New Roman"/>
          <w:sz w:val="24"/>
          <w:szCs w:val="24"/>
        </w:rPr>
        <w:t>The system shall redirect to confirm edition testing page.</w:t>
      </w:r>
    </w:p>
    <w:p w14:paraId="07C41612" w14:textId="77777777" w:rsidR="00D045E3" w:rsidRDefault="00D045E3" w:rsidP="00482FD7">
      <w:pPr>
        <w:ind w:left="720"/>
        <w:rPr>
          <w:rFonts w:ascii="Times New Roman" w:hAnsi="Times New Roman" w:cs="Times New Roman"/>
          <w:sz w:val="24"/>
          <w:szCs w:val="24"/>
        </w:rPr>
      </w:pPr>
    </w:p>
    <w:p w14:paraId="088F5CFA" w14:textId="77777777" w:rsidR="00482FD7" w:rsidRDefault="00482FD7" w:rsidP="00482FD7"/>
    <w:p w14:paraId="7EEE8B47" w14:textId="77777777" w:rsidR="00482FD7" w:rsidRDefault="00482FD7" w:rsidP="00482FD7"/>
    <w:p w14:paraId="2062264B" w14:textId="77777777" w:rsidR="00482FD7" w:rsidRDefault="00482FD7" w:rsidP="00482FD7"/>
    <w:p w14:paraId="7063DCB1" w14:textId="77777777" w:rsidR="00482FD7" w:rsidRDefault="00482FD7" w:rsidP="00482FD7"/>
    <w:p w14:paraId="42165D26" w14:textId="77777777" w:rsidR="00482FD7" w:rsidRDefault="00482FD7" w:rsidP="00482FD7"/>
    <w:p w14:paraId="6F00558A" w14:textId="77777777" w:rsidR="00482FD7" w:rsidRDefault="00482FD7" w:rsidP="00482FD7"/>
    <w:p w14:paraId="7ADE8E0F" w14:textId="77777777" w:rsidR="00482FD7" w:rsidRDefault="00482FD7" w:rsidP="00482FD7"/>
    <w:p w14:paraId="46FCCA43" w14:textId="77777777" w:rsidR="00482FD7" w:rsidRDefault="00482FD7" w:rsidP="00482FD7"/>
    <w:p w14:paraId="6AE84D12" w14:textId="77777777" w:rsidR="00482FD7" w:rsidRDefault="00482FD7" w:rsidP="00482FD7"/>
    <w:p w14:paraId="6CE1987B" w14:textId="77777777" w:rsidR="00482FD7" w:rsidRDefault="00482FD7" w:rsidP="00482FD7"/>
    <w:p w14:paraId="25A3AB15" w14:textId="77777777" w:rsidR="00482FD7" w:rsidRDefault="00482FD7" w:rsidP="00482FD7"/>
    <w:p w14:paraId="12E71CF9" w14:textId="77777777" w:rsidR="00482FD7" w:rsidRDefault="00482FD7" w:rsidP="00482FD7"/>
    <w:p w14:paraId="474F35DA" w14:textId="77777777" w:rsidR="00482FD7" w:rsidRDefault="00482FD7" w:rsidP="00482FD7"/>
    <w:p w14:paraId="44D1CB48" w14:textId="77777777" w:rsidR="00482FD7" w:rsidRDefault="00482FD7" w:rsidP="00482FD7"/>
    <w:p w14:paraId="3F704FE4" w14:textId="77777777" w:rsidR="00482FD7" w:rsidRDefault="00482FD7" w:rsidP="00482FD7"/>
    <w:p w14:paraId="52B5A349" w14:textId="77777777" w:rsidR="00482FD7" w:rsidRDefault="00482FD7" w:rsidP="00482FD7"/>
    <w:p w14:paraId="1D460FF9" w14:textId="77777777" w:rsidR="00482FD7" w:rsidRPr="00482FD7" w:rsidRDefault="00482FD7" w:rsidP="00482FD7"/>
    <w:p w14:paraId="23DF7EE1" w14:textId="77777777" w:rsidR="00337FA7" w:rsidRPr="00F14C2A" w:rsidRDefault="00FA2497"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337FA7" w:rsidRPr="00F14C2A">
        <w:rPr>
          <w:rFonts w:ascii="Times New Roman" w:hAnsi="Times New Roman" w:cs="Times New Roman"/>
          <w:b/>
          <w:bCs/>
          <w:color w:val="000000" w:themeColor="text1"/>
          <w:sz w:val="29"/>
          <w:szCs w:val="29"/>
        </w:rPr>
        <w:t>11.</w:t>
      </w:r>
      <w:r>
        <w:rPr>
          <w:rFonts w:ascii="Times New Roman" w:hAnsi="Times New Roman" w:cs="Times New Roman"/>
          <w:b/>
          <w:bCs/>
          <w:color w:val="000000" w:themeColor="text1"/>
          <w:sz w:val="29"/>
          <w:szCs w:val="29"/>
        </w:rPr>
        <w:t>2</w:t>
      </w:r>
      <w:r w:rsidR="00337FA7" w:rsidRPr="00F14C2A">
        <w:rPr>
          <w:rFonts w:ascii="Times New Roman" w:hAnsi="Times New Roman" w:cs="Times New Roman"/>
          <w:b/>
          <w:bCs/>
          <w:color w:val="000000" w:themeColor="text1"/>
          <w:sz w:val="29"/>
          <w:szCs w:val="29"/>
        </w:rPr>
        <w:t xml:space="preserve"> Lecturer can delete assignments or quizzes which are multiple choices question, true/false question, and short answers. </w:t>
      </w:r>
    </w:p>
    <w:p w14:paraId="501332C9" w14:textId="77777777" w:rsidR="00482FD7" w:rsidRPr="00E941D6"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0B9039F1"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sidRPr="00A827EA">
        <w:rPr>
          <w:rFonts w:ascii="Times New Roman" w:hAnsi="Times New Roman" w:cs="Times New Roman"/>
          <w:sz w:val="24"/>
          <w:szCs w:val="24"/>
        </w:rPr>
        <w:t>Course managemen</w:t>
      </w:r>
      <w:r w:rsidR="00482FD7">
        <w:rPr>
          <w:rFonts w:ascii="Times New Roman" w:hAnsi="Times New Roman" w:cs="Times New Roman"/>
          <w:sz w:val="24"/>
          <w:szCs w:val="24"/>
        </w:rPr>
        <w:t xml:space="preserve">t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370B7BC3"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Course management page on the mobile application which were taught by finding from lecturer ID.</w:t>
      </w:r>
    </w:p>
    <w:p w14:paraId="4E97BDEF"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redirects to Course main page</w:t>
      </w:r>
      <w:r w:rsidR="00482FD7">
        <w:rPr>
          <w:rFonts w:ascii="Times New Roman" w:hAnsi="Times New Roman" w:cs="Times New Roman"/>
          <w:sz w:val="24"/>
          <w:szCs w:val="24"/>
        </w:rPr>
        <w:t xml:space="preserve"> on the mobile application.</w:t>
      </w:r>
    </w:p>
    <w:p w14:paraId="2E5E485A"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9-1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The system</w:t>
      </w:r>
      <w:r w:rsidR="00482FD7">
        <w:rPr>
          <w:rFonts w:ascii="Times New Roman" w:hAnsi="Times New Roman" w:cs="Times New Roman"/>
          <w:sz w:val="24"/>
          <w:szCs w:val="24"/>
        </w:rPr>
        <w:t xml:space="preserve"> shall</w:t>
      </w:r>
      <w:r w:rsidR="00482FD7" w:rsidRPr="00A827EA">
        <w:rPr>
          <w:rFonts w:ascii="Times New Roman" w:hAnsi="Times New Roman" w:cs="Times New Roman"/>
          <w:sz w:val="24"/>
          <w:szCs w:val="24"/>
        </w:rPr>
        <w:t xml:space="preserve"> redirects to </w:t>
      </w:r>
      <w:r w:rsidR="00482FD7">
        <w:rPr>
          <w:rFonts w:ascii="Times New Roman" w:hAnsi="Times New Roman" w:cs="Times New Roman"/>
          <w:sz w:val="24"/>
          <w:szCs w:val="24"/>
        </w:rPr>
        <w:t>O</w:t>
      </w:r>
      <w:r w:rsidR="00482FD7" w:rsidRPr="00A827EA">
        <w:rPr>
          <w:rFonts w:ascii="Times New Roman" w:hAnsi="Times New Roman" w:cs="Times New Roman"/>
          <w:sz w:val="24"/>
          <w:szCs w:val="24"/>
        </w:rPr>
        <w:t>verall testing page</w:t>
      </w:r>
      <w:r w:rsidR="00482FD7">
        <w:rPr>
          <w:rFonts w:ascii="Times New Roman" w:hAnsi="Times New Roman" w:cs="Times New Roman"/>
          <w:sz w:val="24"/>
          <w:szCs w:val="24"/>
        </w:rPr>
        <w:t xml:space="preserve"> on the mobile application.</w:t>
      </w:r>
    </w:p>
    <w:p w14:paraId="720A65F5"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11-1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deletes</w:t>
      </w:r>
      <w:r w:rsidR="00482FD7" w:rsidRPr="00A827EA">
        <w:rPr>
          <w:rFonts w:ascii="Times New Roman" w:hAnsi="Times New Roman" w:cs="Times New Roman"/>
          <w:sz w:val="24"/>
          <w:szCs w:val="24"/>
        </w:rPr>
        <w:t xml:space="preserve"> </w:t>
      </w:r>
      <w:r w:rsidR="00482FD7">
        <w:rPr>
          <w:rFonts w:ascii="Times New Roman" w:hAnsi="Times New Roman" w:cs="Times New Roman"/>
          <w:sz w:val="24"/>
          <w:szCs w:val="24"/>
        </w:rPr>
        <w:t>the testing information from the system.</w:t>
      </w:r>
    </w:p>
    <w:p w14:paraId="13F649DD"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deletes</w:t>
      </w:r>
      <w:r w:rsidR="00482FD7" w:rsidRPr="00A827EA">
        <w:rPr>
          <w:rFonts w:ascii="Times New Roman" w:hAnsi="Times New Roman" w:cs="Times New Roman"/>
          <w:sz w:val="24"/>
          <w:szCs w:val="24"/>
        </w:rPr>
        <w:t xml:space="preserve"> </w:t>
      </w:r>
      <w:r w:rsidR="00482FD7">
        <w:rPr>
          <w:rFonts w:ascii="Times New Roman" w:hAnsi="Times New Roman" w:cs="Times New Roman"/>
          <w:sz w:val="24"/>
          <w:szCs w:val="24"/>
        </w:rPr>
        <w:t>assignment or quiz information from the system.</w:t>
      </w:r>
    </w:p>
    <w:p w14:paraId="6A7C5F73"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11-3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display “Deleting Assignment Successful” message</w:t>
      </w:r>
      <w:r w:rsidR="00482FD7">
        <w:rPr>
          <w:rFonts w:ascii="Times New Roman" w:hAnsi="Times New Roman" w:cs="Times New Roman"/>
          <w:sz w:val="24"/>
          <w:szCs w:val="24"/>
        </w:rPr>
        <w:t xml:space="preserve"> when Lecturer deletes an assignment is successful.</w:t>
      </w:r>
    </w:p>
    <w:p w14:paraId="4066B983"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11-4</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 xml:space="preserve">display “Deleting </w:t>
      </w:r>
      <w:r w:rsidR="00482FD7">
        <w:rPr>
          <w:rFonts w:ascii="Times New Roman" w:hAnsi="Times New Roman" w:cs="Times New Roman"/>
          <w:sz w:val="24"/>
          <w:szCs w:val="24"/>
        </w:rPr>
        <w:t>Quiz</w:t>
      </w:r>
      <w:r w:rsidR="00482FD7" w:rsidRPr="00A827EA">
        <w:rPr>
          <w:rFonts w:ascii="Times New Roman" w:hAnsi="Times New Roman" w:cs="Times New Roman"/>
          <w:sz w:val="24"/>
          <w:szCs w:val="24"/>
        </w:rPr>
        <w:t xml:space="preserve"> Successful” message</w:t>
      </w:r>
      <w:r w:rsidR="00482FD7">
        <w:rPr>
          <w:rFonts w:ascii="Times New Roman" w:hAnsi="Times New Roman" w:cs="Times New Roman"/>
          <w:sz w:val="24"/>
          <w:szCs w:val="24"/>
        </w:rPr>
        <w:t xml:space="preserve"> when Lecturer deletes a quiz is successful.</w:t>
      </w:r>
    </w:p>
    <w:p w14:paraId="3FE79E4C" w14:textId="77777777" w:rsidR="00FE3E21" w:rsidRDefault="00FE3E21" w:rsidP="00482FD7">
      <w:pPr>
        <w:ind w:left="720"/>
        <w:rPr>
          <w:rFonts w:ascii="Times New Roman" w:hAnsi="Times New Roman" w:cs="Times New Roman"/>
          <w:sz w:val="24"/>
          <w:szCs w:val="24"/>
        </w:rPr>
      </w:pPr>
    </w:p>
    <w:p w14:paraId="33B09CEE" w14:textId="77777777" w:rsidR="00FE3E21" w:rsidRDefault="00FE3E21" w:rsidP="00482FD7">
      <w:pPr>
        <w:ind w:left="720"/>
        <w:rPr>
          <w:rFonts w:ascii="Times New Roman" w:hAnsi="Times New Roman" w:cs="Times New Roman"/>
          <w:sz w:val="24"/>
          <w:szCs w:val="24"/>
        </w:rPr>
      </w:pPr>
    </w:p>
    <w:p w14:paraId="19812FB4" w14:textId="77777777" w:rsidR="00FE3E21" w:rsidRDefault="00FE3E21" w:rsidP="00482FD7">
      <w:pPr>
        <w:ind w:left="720"/>
        <w:rPr>
          <w:rFonts w:ascii="Times New Roman" w:hAnsi="Times New Roman" w:cs="Times New Roman"/>
          <w:sz w:val="24"/>
          <w:szCs w:val="24"/>
        </w:rPr>
      </w:pPr>
    </w:p>
    <w:p w14:paraId="0C0FCCAF" w14:textId="77777777" w:rsidR="00FE3E21" w:rsidRDefault="00FE3E21" w:rsidP="00482FD7">
      <w:pPr>
        <w:ind w:left="720"/>
        <w:rPr>
          <w:rFonts w:ascii="Times New Roman" w:hAnsi="Times New Roman" w:cs="Times New Roman"/>
          <w:sz w:val="24"/>
          <w:szCs w:val="24"/>
        </w:rPr>
      </w:pPr>
    </w:p>
    <w:p w14:paraId="552C0334" w14:textId="77777777" w:rsidR="00FE3E21" w:rsidRDefault="00FE3E21" w:rsidP="00482FD7">
      <w:pPr>
        <w:ind w:left="720"/>
        <w:rPr>
          <w:rFonts w:ascii="Times New Roman" w:hAnsi="Times New Roman" w:cs="Times New Roman"/>
          <w:sz w:val="24"/>
          <w:szCs w:val="24"/>
        </w:rPr>
      </w:pPr>
    </w:p>
    <w:p w14:paraId="1483D37C" w14:textId="77777777" w:rsidR="00FE3E21" w:rsidRDefault="00FE3E21" w:rsidP="00482FD7">
      <w:pPr>
        <w:ind w:left="720"/>
        <w:rPr>
          <w:rFonts w:ascii="Times New Roman" w:hAnsi="Times New Roman" w:cs="Times New Roman"/>
          <w:sz w:val="24"/>
          <w:szCs w:val="24"/>
        </w:rPr>
      </w:pPr>
    </w:p>
    <w:p w14:paraId="2054FD9D" w14:textId="77777777" w:rsidR="00FE3E21" w:rsidRDefault="00FE3E21" w:rsidP="00482FD7">
      <w:pPr>
        <w:ind w:left="720"/>
        <w:rPr>
          <w:rFonts w:ascii="Times New Roman" w:hAnsi="Times New Roman" w:cs="Times New Roman"/>
          <w:sz w:val="24"/>
          <w:szCs w:val="24"/>
        </w:rPr>
      </w:pPr>
    </w:p>
    <w:p w14:paraId="77922109" w14:textId="77777777" w:rsidR="00FE3E21" w:rsidRDefault="00FE3E21" w:rsidP="00482FD7">
      <w:pPr>
        <w:ind w:left="720"/>
        <w:rPr>
          <w:rFonts w:ascii="Times New Roman" w:hAnsi="Times New Roman" w:cs="Times New Roman"/>
          <w:sz w:val="24"/>
          <w:szCs w:val="24"/>
        </w:rPr>
      </w:pPr>
    </w:p>
    <w:p w14:paraId="3C0A4E88" w14:textId="77777777" w:rsidR="00FE3E21" w:rsidRDefault="00FE3E21" w:rsidP="00482FD7">
      <w:pPr>
        <w:ind w:left="720"/>
        <w:rPr>
          <w:rFonts w:ascii="Times New Roman" w:hAnsi="Times New Roman" w:cs="Times New Roman"/>
          <w:sz w:val="24"/>
          <w:szCs w:val="24"/>
        </w:rPr>
      </w:pPr>
    </w:p>
    <w:p w14:paraId="72737F69" w14:textId="77777777" w:rsidR="00FE3E21" w:rsidRDefault="00FE3E21" w:rsidP="00482FD7">
      <w:pPr>
        <w:ind w:left="720"/>
        <w:rPr>
          <w:rFonts w:ascii="Times New Roman" w:hAnsi="Times New Roman" w:cs="Times New Roman"/>
          <w:sz w:val="24"/>
          <w:szCs w:val="24"/>
        </w:rPr>
      </w:pPr>
    </w:p>
    <w:p w14:paraId="53EBCE56" w14:textId="77777777" w:rsidR="00FE3E21" w:rsidRDefault="00FE3E21" w:rsidP="00482FD7">
      <w:pPr>
        <w:ind w:left="720"/>
        <w:rPr>
          <w:rFonts w:ascii="Times New Roman" w:hAnsi="Times New Roman" w:cs="Times New Roman"/>
          <w:sz w:val="24"/>
          <w:szCs w:val="24"/>
        </w:rPr>
      </w:pPr>
    </w:p>
    <w:p w14:paraId="1857A85D" w14:textId="77777777" w:rsidR="00FE3E21" w:rsidRDefault="00FE3E21" w:rsidP="00482FD7">
      <w:pPr>
        <w:ind w:left="720"/>
        <w:rPr>
          <w:rFonts w:ascii="Times New Roman" w:hAnsi="Times New Roman" w:cs="Times New Roman"/>
          <w:sz w:val="24"/>
          <w:szCs w:val="24"/>
        </w:rPr>
      </w:pPr>
    </w:p>
    <w:p w14:paraId="75E2B992" w14:textId="77777777" w:rsidR="00FE3E21" w:rsidRDefault="00FE3E21" w:rsidP="00482FD7">
      <w:pPr>
        <w:ind w:left="720"/>
        <w:rPr>
          <w:rFonts w:ascii="Times New Roman" w:hAnsi="Times New Roman" w:cs="Times New Roman"/>
          <w:sz w:val="24"/>
          <w:szCs w:val="24"/>
        </w:rPr>
      </w:pPr>
    </w:p>
    <w:p w14:paraId="15F60250" w14:textId="77777777" w:rsidR="00FE3E21" w:rsidRPr="00FE3E21" w:rsidRDefault="00FA2497" w:rsidP="00FE3E21">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 xml:space="preserve">URS </w:t>
      </w:r>
      <w:r w:rsidR="00FE3E21" w:rsidRPr="00FE3E21">
        <w:rPr>
          <w:rFonts w:ascii="Times New Roman" w:hAnsi="Times New Roman" w:cs="Times New Roman"/>
          <w:b/>
          <w:bCs/>
          <w:color w:val="000000" w:themeColor="text1"/>
          <w:sz w:val="29"/>
          <w:szCs w:val="29"/>
        </w:rPr>
        <w:t>12.</w:t>
      </w:r>
      <w:r>
        <w:rPr>
          <w:rFonts w:ascii="Times New Roman" w:hAnsi="Times New Roman" w:cs="Times New Roman"/>
          <w:b/>
          <w:bCs/>
          <w:color w:val="000000" w:themeColor="text1"/>
          <w:sz w:val="29"/>
          <w:szCs w:val="29"/>
        </w:rPr>
        <w:t>2</w:t>
      </w:r>
      <w:r w:rsidR="00FE3E21" w:rsidRPr="00FE3E21">
        <w:rPr>
          <w:rFonts w:ascii="Times New Roman" w:hAnsi="Times New Roman" w:cs="Times New Roman"/>
          <w:b/>
          <w:bCs/>
          <w:color w:val="000000" w:themeColor="text1"/>
          <w:sz w:val="29"/>
          <w:szCs w:val="29"/>
        </w:rPr>
        <w:t xml:space="preserve"> Lecturer marks the point for student’s short answer. </w:t>
      </w:r>
    </w:p>
    <w:p w14:paraId="19C37CAC" w14:textId="77777777" w:rsidR="00FE3E21" w:rsidRPr="00E941D6"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1-2</w:t>
      </w:r>
      <w:r>
        <w:rPr>
          <w:rFonts w:ascii="Times New Roman" w:hAnsi="Times New Roman" w:cs="Times New Roman"/>
          <w:b/>
          <w:bCs/>
          <w:sz w:val="24"/>
          <w:szCs w:val="24"/>
        </w:rPr>
        <w:t>.2</w:t>
      </w:r>
      <w:r w:rsidR="00FE3E21" w:rsidRPr="0082231B">
        <w:rPr>
          <w:rFonts w:ascii="Times New Roman" w:hAnsi="Times New Roman" w:cs="Times New Roman"/>
          <w:b/>
          <w:bCs/>
          <w:sz w:val="24"/>
          <w:szCs w:val="24"/>
        </w:rPr>
        <w:t>:</w:t>
      </w:r>
      <w:r w:rsidR="00FE3E21" w:rsidRPr="005613F3">
        <w:rPr>
          <w:rFonts w:ascii="Times New Roman" w:hAnsi="Times New Roman" w:cs="Times New Roman"/>
          <w:sz w:val="24"/>
          <w:szCs w:val="24"/>
        </w:rPr>
        <w:t xml:space="preserve"> The system shall redirect to Lecture main page</w:t>
      </w:r>
      <w:r w:rsidR="00FE3E21">
        <w:rPr>
          <w:rFonts w:ascii="Times New Roman" w:hAnsi="Times New Roman" w:cs="Times New Roman"/>
          <w:sz w:val="24"/>
          <w:szCs w:val="24"/>
        </w:rPr>
        <w:t xml:space="preserve"> on the mobile application</w:t>
      </w:r>
      <w:r w:rsidR="00FE3E21" w:rsidRPr="005613F3">
        <w:rPr>
          <w:rFonts w:ascii="Times New Roman" w:hAnsi="Times New Roman" w:cs="Times New Roman"/>
          <w:sz w:val="24"/>
          <w:szCs w:val="24"/>
        </w:rPr>
        <w:t>.</w:t>
      </w:r>
    </w:p>
    <w:p w14:paraId="7B92A281" w14:textId="77777777" w:rsidR="00FE3E21"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7-1</w:t>
      </w:r>
      <w:r>
        <w:rPr>
          <w:rFonts w:ascii="Times New Roman" w:hAnsi="Times New Roman" w:cs="Times New Roman"/>
          <w:b/>
          <w:bCs/>
          <w:sz w:val="24"/>
          <w:szCs w:val="24"/>
        </w:rPr>
        <w:t>.2</w:t>
      </w:r>
      <w:r w:rsidR="00FE3E21" w:rsidRPr="0082231B">
        <w:rPr>
          <w:rFonts w:ascii="Times New Roman" w:hAnsi="Times New Roman" w:cs="Times New Roman"/>
          <w:b/>
          <w:bCs/>
          <w:sz w:val="24"/>
          <w:szCs w:val="24"/>
        </w:rPr>
        <w:t>:</w:t>
      </w:r>
      <w:r w:rsidR="00FE3E21" w:rsidRPr="005613F3">
        <w:rPr>
          <w:rFonts w:ascii="Times New Roman" w:hAnsi="Times New Roman" w:cs="Times New Roman"/>
          <w:sz w:val="24"/>
          <w:szCs w:val="24"/>
        </w:rPr>
        <w:t xml:space="preserve"> The system shall redirect to </w:t>
      </w:r>
      <w:r w:rsidR="00FE3E21" w:rsidRPr="00A827EA">
        <w:rPr>
          <w:rFonts w:ascii="Times New Roman" w:hAnsi="Times New Roman" w:cs="Times New Roman"/>
          <w:sz w:val="24"/>
          <w:szCs w:val="24"/>
        </w:rPr>
        <w:t>Course managemen</w:t>
      </w:r>
      <w:r w:rsidR="00FE3E21">
        <w:rPr>
          <w:rFonts w:ascii="Times New Roman" w:hAnsi="Times New Roman" w:cs="Times New Roman"/>
          <w:sz w:val="24"/>
          <w:szCs w:val="24"/>
        </w:rPr>
        <w:t xml:space="preserve">t </w:t>
      </w:r>
      <w:r w:rsidR="00FE3E21" w:rsidRPr="005613F3">
        <w:rPr>
          <w:rFonts w:ascii="Times New Roman" w:hAnsi="Times New Roman" w:cs="Times New Roman"/>
          <w:sz w:val="24"/>
          <w:szCs w:val="24"/>
        </w:rPr>
        <w:t>page</w:t>
      </w:r>
      <w:r w:rsidR="00FE3E21">
        <w:rPr>
          <w:rFonts w:ascii="Times New Roman" w:hAnsi="Times New Roman" w:cs="Times New Roman"/>
          <w:sz w:val="24"/>
          <w:szCs w:val="24"/>
        </w:rPr>
        <w:t xml:space="preserve"> on the mobile application</w:t>
      </w:r>
      <w:r w:rsidR="00FE3E21" w:rsidRPr="005613F3">
        <w:rPr>
          <w:rFonts w:ascii="Times New Roman" w:hAnsi="Times New Roman" w:cs="Times New Roman"/>
          <w:sz w:val="24"/>
          <w:szCs w:val="24"/>
        </w:rPr>
        <w:t>.</w:t>
      </w:r>
    </w:p>
    <w:p w14:paraId="43712EC4" w14:textId="77777777" w:rsidR="00FE3E21"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7-2</w:t>
      </w:r>
      <w:r>
        <w:rPr>
          <w:rFonts w:ascii="Times New Roman" w:hAnsi="Times New Roman" w:cs="Times New Roman"/>
          <w:b/>
          <w:bCs/>
          <w:sz w:val="24"/>
          <w:szCs w:val="24"/>
        </w:rPr>
        <w:t>.2</w:t>
      </w:r>
      <w:r w:rsidR="00FE3E21">
        <w:rPr>
          <w:rFonts w:ascii="Times New Roman" w:hAnsi="Times New Roman" w:cs="Times New Roman"/>
          <w:b/>
          <w:bCs/>
          <w:sz w:val="24"/>
          <w:szCs w:val="24"/>
        </w:rPr>
        <w:t xml:space="preserve">: </w:t>
      </w:r>
      <w:r w:rsidR="00FE3E21" w:rsidRPr="00A827EA">
        <w:rPr>
          <w:rFonts w:ascii="Times New Roman" w:hAnsi="Times New Roman" w:cs="Times New Roman"/>
          <w:sz w:val="24"/>
          <w:szCs w:val="24"/>
        </w:rPr>
        <w:t xml:space="preserve">The system </w:t>
      </w:r>
      <w:r w:rsidR="00FE3E21">
        <w:rPr>
          <w:rFonts w:ascii="Times New Roman" w:hAnsi="Times New Roman" w:cs="Times New Roman"/>
          <w:sz w:val="24"/>
          <w:szCs w:val="24"/>
        </w:rPr>
        <w:t>shall provide</w:t>
      </w:r>
      <w:r w:rsidR="00FE3E21" w:rsidRPr="00A827EA">
        <w:rPr>
          <w:rFonts w:ascii="Times New Roman" w:hAnsi="Times New Roman" w:cs="Times New Roman"/>
          <w:sz w:val="24"/>
          <w:szCs w:val="24"/>
        </w:rPr>
        <w:t xml:space="preserve"> all courses na</w:t>
      </w:r>
      <w:r w:rsidR="00FE3E21">
        <w:rPr>
          <w:rFonts w:ascii="Times New Roman" w:hAnsi="Times New Roman" w:cs="Times New Roman"/>
          <w:sz w:val="24"/>
          <w:szCs w:val="24"/>
        </w:rPr>
        <w:t>me in Course management page on the mobile application which were taught by finding from lecturer ID.</w:t>
      </w:r>
    </w:p>
    <w:p w14:paraId="681BF170" w14:textId="77777777" w:rsidR="00FE3E21"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7-3</w:t>
      </w:r>
      <w:r>
        <w:rPr>
          <w:rFonts w:ascii="Times New Roman" w:hAnsi="Times New Roman" w:cs="Times New Roman"/>
          <w:b/>
          <w:bCs/>
          <w:sz w:val="24"/>
          <w:szCs w:val="24"/>
        </w:rPr>
        <w:t>.2</w:t>
      </w:r>
      <w:r w:rsidR="00FE3E21" w:rsidRPr="0082231B">
        <w:rPr>
          <w:rFonts w:ascii="Times New Roman" w:hAnsi="Times New Roman" w:cs="Times New Roman"/>
          <w:b/>
          <w:bCs/>
          <w:sz w:val="24"/>
          <w:szCs w:val="24"/>
        </w:rPr>
        <w:t>:</w:t>
      </w:r>
      <w:r w:rsidR="00FE3E21" w:rsidRPr="005613F3">
        <w:rPr>
          <w:rFonts w:ascii="Times New Roman" w:hAnsi="Times New Roman" w:cs="Times New Roman"/>
          <w:sz w:val="24"/>
          <w:szCs w:val="24"/>
        </w:rPr>
        <w:t xml:space="preserve"> </w:t>
      </w:r>
      <w:r w:rsidR="00FE3E21" w:rsidRPr="00A827EA">
        <w:rPr>
          <w:rFonts w:ascii="Times New Roman" w:hAnsi="Times New Roman" w:cs="Times New Roman"/>
          <w:sz w:val="24"/>
          <w:szCs w:val="24"/>
        </w:rPr>
        <w:t xml:space="preserve">The system </w:t>
      </w:r>
      <w:r w:rsidR="00FE3E21">
        <w:rPr>
          <w:rFonts w:ascii="Times New Roman" w:hAnsi="Times New Roman" w:cs="Times New Roman"/>
          <w:sz w:val="24"/>
          <w:szCs w:val="24"/>
        </w:rPr>
        <w:t xml:space="preserve">shall </w:t>
      </w:r>
      <w:r w:rsidR="00FE3E21" w:rsidRPr="00A827EA">
        <w:rPr>
          <w:rFonts w:ascii="Times New Roman" w:hAnsi="Times New Roman" w:cs="Times New Roman"/>
          <w:sz w:val="24"/>
          <w:szCs w:val="24"/>
        </w:rPr>
        <w:t>redirects to Course main page</w:t>
      </w:r>
      <w:r w:rsidR="00FE3E21">
        <w:rPr>
          <w:rFonts w:ascii="Times New Roman" w:hAnsi="Times New Roman" w:cs="Times New Roman"/>
          <w:sz w:val="24"/>
          <w:szCs w:val="24"/>
        </w:rPr>
        <w:t xml:space="preserve"> on the mobile application.</w:t>
      </w:r>
    </w:p>
    <w:p w14:paraId="130A4688" w14:textId="77777777" w:rsidR="00FE3E21" w:rsidRDefault="00FA2497" w:rsidP="00FE3E21">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9-1</w:t>
      </w:r>
      <w:r>
        <w:rPr>
          <w:rFonts w:ascii="Times New Roman" w:hAnsi="Times New Roman" w:cs="Times New Roman"/>
          <w:b/>
          <w:bCs/>
          <w:sz w:val="24"/>
          <w:szCs w:val="24"/>
        </w:rPr>
        <w:t>.2</w:t>
      </w:r>
      <w:r w:rsidR="00FE3E21" w:rsidRPr="0082231B">
        <w:rPr>
          <w:rFonts w:ascii="Times New Roman" w:hAnsi="Times New Roman" w:cs="Times New Roman"/>
          <w:b/>
          <w:bCs/>
          <w:sz w:val="24"/>
          <w:szCs w:val="24"/>
        </w:rPr>
        <w:t>:</w:t>
      </w:r>
      <w:r w:rsidR="00FE3E21" w:rsidRPr="005613F3">
        <w:rPr>
          <w:rFonts w:ascii="Times New Roman" w:hAnsi="Times New Roman" w:cs="Times New Roman"/>
          <w:sz w:val="24"/>
          <w:szCs w:val="24"/>
        </w:rPr>
        <w:t xml:space="preserve"> </w:t>
      </w:r>
      <w:r w:rsidR="00FE3E21" w:rsidRPr="00A827EA">
        <w:rPr>
          <w:rFonts w:ascii="Times New Roman" w:hAnsi="Times New Roman" w:cs="Times New Roman"/>
          <w:sz w:val="24"/>
          <w:szCs w:val="24"/>
        </w:rPr>
        <w:t>The system</w:t>
      </w:r>
      <w:r w:rsidR="00FE3E21">
        <w:rPr>
          <w:rFonts w:ascii="Times New Roman" w:hAnsi="Times New Roman" w:cs="Times New Roman"/>
          <w:sz w:val="24"/>
          <w:szCs w:val="24"/>
        </w:rPr>
        <w:t xml:space="preserve"> shall</w:t>
      </w:r>
      <w:r w:rsidR="00FE3E21" w:rsidRPr="00A827EA">
        <w:rPr>
          <w:rFonts w:ascii="Times New Roman" w:hAnsi="Times New Roman" w:cs="Times New Roman"/>
          <w:sz w:val="24"/>
          <w:szCs w:val="24"/>
        </w:rPr>
        <w:t xml:space="preserve"> redirects to </w:t>
      </w:r>
      <w:r w:rsidR="00FE3E21">
        <w:rPr>
          <w:rFonts w:ascii="Times New Roman" w:hAnsi="Times New Roman" w:cs="Times New Roman"/>
          <w:sz w:val="24"/>
          <w:szCs w:val="24"/>
        </w:rPr>
        <w:t>O</w:t>
      </w:r>
      <w:r w:rsidR="00FE3E21" w:rsidRPr="00A827EA">
        <w:rPr>
          <w:rFonts w:ascii="Times New Roman" w:hAnsi="Times New Roman" w:cs="Times New Roman"/>
          <w:sz w:val="24"/>
          <w:szCs w:val="24"/>
        </w:rPr>
        <w:t>verall testing page</w:t>
      </w:r>
      <w:r w:rsidR="00FE3E21">
        <w:rPr>
          <w:rFonts w:ascii="Times New Roman" w:hAnsi="Times New Roman" w:cs="Times New Roman"/>
          <w:sz w:val="24"/>
          <w:szCs w:val="24"/>
        </w:rPr>
        <w:t xml:space="preserve"> on the mobile application.</w:t>
      </w:r>
    </w:p>
    <w:p w14:paraId="0C409804" w14:textId="77777777"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12-1</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Pr>
          <w:rFonts w:ascii="Times New Roman" w:hAnsi="Times New Roman" w:cs="Times New Roman"/>
          <w:sz w:val="24"/>
          <w:szCs w:val="24"/>
        </w:rPr>
        <w:t xml:space="preserve"> </w:t>
      </w:r>
      <w:r w:rsidR="00FE3E21" w:rsidRPr="00A827EA">
        <w:rPr>
          <w:rFonts w:ascii="Times New Roman" w:hAnsi="Times New Roman" w:cs="Times New Roman"/>
          <w:sz w:val="24"/>
          <w:szCs w:val="24"/>
        </w:rPr>
        <w:t xml:space="preserve">The system </w:t>
      </w:r>
      <w:r w:rsidR="00FE3E21">
        <w:rPr>
          <w:rFonts w:ascii="Times New Roman" w:hAnsi="Times New Roman" w:cs="Times New Roman"/>
          <w:sz w:val="24"/>
          <w:szCs w:val="24"/>
        </w:rPr>
        <w:t>shall redirect</w:t>
      </w:r>
      <w:r w:rsidR="00FE3E21" w:rsidRPr="00A827EA">
        <w:rPr>
          <w:rFonts w:ascii="Times New Roman" w:hAnsi="Times New Roman" w:cs="Times New Roman"/>
          <w:sz w:val="24"/>
          <w:szCs w:val="24"/>
        </w:rPr>
        <w:t xml:space="preserve"> to </w:t>
      </w:r>
      <w:r w:rsidR="00FE3E21">
        <w:rPr>
          <w:rFonts w:ascii="Times New Roman" w:hAnsi="Times New Roman" w:cs="Times New Roman"/>
          <w:sz w:val="24"/>
          <w:szCs w:val="24"/>
        </w:rPr>
        <w:t>Marking the point for student’s short answer</w:t>
      </w:r>
      <w:r w:rsidR="00FE3E21" w:rsidRPr="00A827EA">
        <w:rPr>
          <w:rFonts w:ascii="Times New Roman" w:hAnsi="Times New Roman" w:cs="Times New Roman"/>
          <w:sz w:val="24"/>
          <w:szCs w:val="24"/>
        </w:rPr>
        <w:t xml:space="preserve"> page</w:t>
      </w:r>
      <w:r w:rsidR="00FE3E21">
        <w:rPr>
          <w:rFonts w:ascii="Times New Roman" w:hAnsi="Times New Roman" w:cs="Times New Roman"/>
          <w:sz w:val="24"/>
          <w:szCs w:val="24"/>
        </w:rPr>
        <w:t xml:space="preserve"> on the mobile application.</w:t>
      </w:r>
    </w:p>
    <w:p w14:paraId="2514854E" w14:textId="77777777"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12-2</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sidRPr="007A2153">
        <w:rPr>
          <w:rFonts w:ascii="Times New Roman" w:eastAsia="Pontano Sans" w:hAnsi="Times New Roman" w:cs="Times New Roman"/>
          <w:sz w:val="24"/>
          <w:szCs w:val="24"/>
        </w:rPr>
        <w:t>fetch</w:t>
      </w:r>
      <w:r w:rsidR="00FE3E21">
        <w:rPr>
          <w:rFonts w:ascii="Times New Roman" w:hAnsi="Times New Roman" w:cs="Times New Roman"/>
          <w:sz w:val="24"/>
          <w:szCs w:val="24"/>
        </w:rPr>
        <w:t xml:space="preserve"> short answer question and student’s short answer from the system.</w:t>
      </w:r>
    </w:p>
    <w:p w14:paraId="1F4ACF7D" w14:textId="77777777"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12-3</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Pr>
          <w:rFonts w:ascii="Times New Roman" w:hAnsi="Times New Roman" w:cs="Times New Roman"/>
          <w:sz w:val="24"/>
          <w:szCs w:val="24"/>
        </w:rPr>
        <w:t xml:space="preserve">display short answer question and student’s short answer in Marking the point for student’s short answer </w:t>
      </w:r>
      <w:r w:rsidR="00FE3E21" w:rsidRPr="00A827EA">
        <w:rPr>
          <w:rFonts w:ascii="Times New Roman" w:hAnsi="Times New Roman" w:cs="Times New Roman"/>
          <w:sz w:val="24"/>
          <w:szCs w:val="24"/>
        </w:rPr>
        <w:t>page</w:t>
      </w:r>
      <w:r w:rsidR="00FE3E21">
        <w:rPr>
          <w:rFonts w:ascii="Times New Roman" w:hAnsi="Times New Roman" w:cs="Times New Roman"/>
          <w:sz w:val="24"/>
          <w:szCs w:val="24"/>
        </w:rPr>
        <w:t xml:space="preserve"> on the mobile application.</w:t>
      </w:r>
    </w:p>
    <w:p w14:paraId="1406B333" w14:textId="77777777"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12-4.2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Pr>
          <w:rFonts w:ascii="Times New Roman" w:hAnsi="Times New Roman" w:cs="Times New Roman"/>
          <w:sz w:val="24"/>
          <w:szCs w:val="24"/>
        </w:rPr>
        <w:t>validate question point format from Lecturer.</w:t>
      </w:r>
    </w:p>
    <w:p w14:paraId="60155543" w14:textId="77777777" w:rsidR="00FE3E21" w:rsidRPr="001C288D"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12-5</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Pr>
          <w:rFonts w:ascii="Times New Roman" w:hAnsi="Times New Roman" w:cs="Times New Roman"/>
          <w:sz w:val="24"/>
          <w:szCs w:val="24"/>
        </w:rPr>
        <w:t>store point of student into the system.</w:t>
      </w:r>
    </w:p>
    <w:p w14:paraId="2D74CBD9" w14:textId="77777777" w:rsidR="00FE3E21" w:rsidRDefault="00FE3E21"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w:t>
      </w:r>
      <w:r w:rsidR="00FA2497">
        <w:rPr>
          <w:rStyle w:val="Heading2Char"/>
          <w:rFonts w:ascii="Times New Roman" w:hAnsi="Times New Roman" w:cs="Times New Roman"/>
          <w:b/>
          <w:bCs/>
          <w:i w:val="0"/>
          <w:iCs w:val="0"/>
          <w:color w:val="000000" w:themeColor="text1"/>
          <w:sz w:val="24"/>
          <w:szCs w:val="24"/>
        </w:rPr>
        <w:t xml:space="preserve">RS </w:t>
      </w:r>
      <w:r>
        <w:rPr>
          <w:rStyle w:val="Heading2Char"/>
          <w:rFonts w:ascii="Times New Roman" w:hAnsi="Times New Roman" w:cs="Times New Roman"/>
          <w:b/>
          <w:bCs/>
          <w:i w:val="0"/>
          <w:iCs w:val="0"/>
          <w:color w:val="000000" w:themeColor="text1"/>
          <w:sz w:val="24"/>
          <w:szCs w:val="24"/>
        </w:rPr>
        <w:t>12-6</w:t>
      </w:r>
      <w:r w:rsidR="00FA2497">
        <w:rPr>
          <w:rStyle w:val="Heading2Char"/>
          <w:rFonts w:ascii="Times New Roman" w:hAnsi="Times New Roman" w:cs="Times New Roman"/>
          <w:b/>
          <w:bCs/>
          <w:i w:val="0"/>
          <w:iCs w:val="0"/>
          <w:color w:val="000000" w:themeColor="text1"/>
          <w:sz w:val="24"/>
          <w:szCs w:val="24"/>
        </w:rPr>
        <w:t>.2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“Marking point is successful” message in Marking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14:paraId="74BD1BDF" w14:textId="77777777" w:rsidR="00FE3E21" w:rsidRDefault="00FA2497" w:rsidP="00FE3E2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12-7</w:t>
      </w:r>
      <w:r>
        <w:rPr>
          <w:rStyle w:val="Heading2Char"/>
          <w:rFonts w:ascii="Times New Roman" w:hAnsi="Times New Roman" w:cs="Times New Roman"/>
          <w:b/>
          <w:bCs/>
          <w:i w:val="0"/>
          <w:iCs w:val="0"/>
          <w:color w:val="000000" w:themeColor="text1"/>
          <w:sz w:val="24"/>
          <w:szCs w:val="24"/>
        </w:rPr>
        <w:t>.2</w:t>
      </w:r>
      <w:r w:rsidR="00FE3E21" w:rsidRPr="00E941D6">
        <w:rPr>
          <w:rStyle w:val="Heading2Char"/>
          <w:rFonts w:ascii="Times New Roman" w:hAnsi="Times New Roman" w:cs="Times New Roman"/>
          <w:b/>
          <w:bCs/>
          <w:i w:val="0"/>
          <w:iCs w:val="0"/>
          <w:color w:val="000000" w:themeColor="text1"/>
          <w:sz w:val="24"/>
          <w:szCs w:val="24"/>
        </w:rPr>
        <w:t>:</w:t>
      </w:r>
      <w:r w:rsidR="00FE3E21" w:rsidRPr="00031398">
        <w:rPr>
          <w:rFonts w:ascii="Times New Roman" w:hAnsi="Times New Roman" w:cs="Times New Roman"/>
          <w:sz w:val="24"/>
          <w:szCs w:val="24"/>
        </w:rPr>
        <w:t xml:space="preserve"> The system shall </w:t>
      </w:r>
      <w:r w:rsidR="00FE3E21">
        <w:rPr>
          <w:rFonts w:ascii="Times New Roman" w:hAnsi="Times New Roman" w:cs="Times New Roman"/>
          <w:sz w:val="24"/>
          <w:szCs w:val="24"/>
        </w:rPr>
        <w:t xml:space="preserve">display </w:t>
      </w:r>
      <w:r w:rsidR="00FE3E21" w:rsidRPr="00A827EA">
        <w:rPr>
          <w:rFonts w:ascii="Times New Roman" w:hAnsi="Times New Roman" w:cs="Times New Roman"/>
          <w:sz w:val="24"/>
          <w:szCs w:val="24"/>
        </w:rPr>
        <w:t>“</w:t>
      </w:r>
      <w:r w:rsidR="00FE3E21">
        <w:rPr>
          <w:rFonts w:ascii="Times New Roman" w:hAnsi="Times New Roman" w:cs="Times New Roman"/>
          <w:sz w:val="24"/>
          <w:szCs w:val="24"/>
        </w:rPr>
        <w:t xml:space="preserve">Point of student </w:t>
      </w:r>
      <w:r w:rsidR="00FE3E21" w:rsidRPr="00A827EA">
        <w:rPr>
          <w:rFonts w:ascii="Times New Roman" w:hAnsi="Times New Roman" w:cs="Times New Roman"/>
          <w:sz w:val="24"/>
          <w:szCs w:val="24"/>
        </w:rPr>
        <w:t>must be number only” message</w:t>
      </w:r>
      <w:r w:rsidR="00FE3E21">
        <w:rPr>
          <w:rFonts w:ascii="Times New Roman" w:hAnsi="Times New Roman" w:cs="Times New Roman"/>
          <w:sz w:val="24"/>
          <w:szCs w:val="24"/>
        </w:rPr>
        <w:t xml:space="preserve"> when the point of student</w:t>
      </w:r>
      <w:r w:rsidR="00FE3E21" w:rsidRPr="00A827EA">
        <w:rPr>
          <w:rFonts w:ascii="Times New Roman" w:hAnsi="Times New Roman" w:cs="Times New Roman"/>
          <w:sz w:val="24"/>
          <w:szCs w:val="24"/>
        </w:rPr>
        <w:t xml:space="preserve"> format</w:t>
      </w:r>
      <w:r w:rsidR="00FE3E21">
        <w:rPr>
          <w:rFonts w:ascii="Times New Roman" w:hAnsi="Times New Roman" w:cs="Times New Roman"/>
          <w:sz w:val="24"/>
          <w:szCs w:val="24"/>
        </w:rPr>
        <w:t xml:space="preserve"> is wrong.</w:t>
      </w:r>
    </w:p>
    <w:p w14:paraId="15E32443" w14:textId="77777777" w:rsidR="00FE3E21" w:rsidRPr="00482FD7" w:rsidRDefault="00FE3E21" w:rsidP="00482FD7">
      <w:pPr>
        <w:ind w:left="720"/>
        <w:rPr>
          <w:rFonts w:ascii="Times New Roman" w:hAnsi="Times New Roman" w:cs="Times New Roman"/>
          <w:sz w:val="24"/>
          <w:szCs w:val="24"/>
        </w:rPr>
      </w:pPr>
    </w:p>
    <w:p w14:paraId="45F2E7B2" w14:textId="77777777" w:rsidR="00482FD7" w:rsidRDefault="00482FD7" w:rsidP="00482FD7"/>
    <w:p w14:paraId="12AF6AD6" w14:textId="77777777" w:rsidR="00FE3E21" w:rsidRDefault="00FE3E21" w:rsidP="00482FD7"/>
    <w:p w14:paraId="6EA25F0B" w14:textId="77777777" w:rsidR="00FE3E21" w:rsidRDefault="00FE3E21" w:rsidP="00482FD7"/>
    <w:p w14:paraId="662517E3" w14:textId="77777777" w:rsidR="00FE3E21" w:rsidRDefault="00FE3E21" w:rsidP="00482FD7"/>
    <w:p w14:paraId="38125913" w14:textId="77777777" w:rsidR="00FE3E21" w:rsidRDefault="00FE3E21" w:rsidP="00482FD7"/>
    <w:p w14:paraId="32F0002D" w14:textId="77777777" w:rsidR="00FE3E21" w:rsidRDefault="00FE3E21" w:rsidP="00482FD7"/>
    <w:p w14:paraId="3C4382C2" w14:textId="77777777" w:rsidR="00FE3E21" w:rsidRDefault="00FE3E21" w:rsidP="00482FD7"/>
    <w:p w14:paraId="04FC201A" w14:textId="77777777" w:rsidR="00FE3E21" w:rsidRDefault="00FE3E21" w:rsidP="00482FD7"/>
    <w:p w14:paraId="57682DD5" w14:textId="77777777" w:rsidR="00FE3E21" w:rsidRPr="00482FD7" w:rsidRDefault="00FE3E21" w:rsidP="00482FD7"/>
    <w:p w14:paraId="52B31A8C" w14:textId="77777777" w:rsidR="00337FA7" w:rsidRPr="00F14C2A" w:rsidRDefault="00FE3E21"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lastRenderedPageBreak/>
        <w:t>URS2-13</w:t>
      </w:r>
      <w:r w:rsidR="00337FA7" w:rsidRPr="00F14C2A">
        <w:rPr>
          <w:rFonts w:ascii="Times New Roman" w:hAnsi="Times New Roman" w:cs="Times New Roman"/>
          <w:b/>
          <w:bCs/>
          <w:color w:val="000000" w:themeColor="text1"/>
          <w:sz w:val="29"/>
          <w:szCs w:val="29"/>
        </w:rPr>
        <w:t xml:space="preserve">. Lecturer can review overall student’s answer in each choice of assignment or quiz in chart format. </w:t>
      </w:r>
    </w:p>
    <w:p w14:paraId="3C0E425A" w14:textId="77777777" w:rsidR="00482FD7" w:rsidRPr="00E941D6"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0A145A34"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sidRPr="00A827EA">
        <w:rPr>
          <w:rFonts w:ascii="Times New Roman" w:hAnsi="Times New Roman" w:cs="Times New Roman"/>
          <w:sz w:val="24"/>
          <w:szCs w:val="24"/>
        </w:rPr>
        <w:t>Course managemen</w:t>
      </w:r>
      <w:r w:rsidR="00482FD7">
        <w:rPr>
          <w:rFonts w:ascii="Times New Roman" w:hAnsi="Times New Roman" w:cs="Times New Roman"/>
          <w:sz w:val="24"/>
          <w:szCs w:val="24"/>
        </w:rPr>
        <w:t xml:space="preserve">t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49D538C2"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Course management page on the mobile application which were taught by finding from lecturer ID.</w:t>
      </w:r>
    </w:p>
    <w:p w14:paraId="13EF4957"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redirects to Course main page</w:t>
      </w:r>
      <w:r w:rsidR="00482FD7">
        <w:rPr>
          <w:rFonts w:ascii="Times New Roman" w:hAnsi="Times New Roman" w:cs="Times New Roman"/>
          <w:sz w:val="24"/>
          <w:szCs w:val="24"/>
        </w:rPr>
        <w:t xml:space="preserve"> on the mobile application.</w:t>
      </w:r>
    </w:p>
    <w:p w14:paraId="5DDD406E"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9-1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The system</w:t>
      </w:r>
      <w:r w:rsidR="00482FD7">
        <w:rPr>
          <w:rFonts w:ascii="Times New Roman" w:hAnsi="Times New Roman" w:cs="Times New Roman"/>
          <w:sz w:val="24"/>
          <w:szCs w:val="24"/>
        </w:rPr>
        <w:t xml:space="preserve"> shall</w:t>
      </w:r>
      <w:r w:rsidR="00482FD7" w:rsidRPr="00A827EA">
        <w:rPr>
          <w:rFonts w:ascii="Times New Roman" w:hAnsi="Times New Roman" w:cs="Times New Roman"/>
          <w:sz w:val="24"/>
          <w:szCs w:val="24"/>
        </w:rPr>
        <w:t xml:space="preserve"> redirects to </w:t>
      </w:r>
      <w:r w:rsidR="00482FD7">
        <w:rPr>
          <w:rFonts w:ascii="Times New Roman" w:hAnsi="Times New Roman" w:cs="Times New Roman"/>
          <w:sz w:val="24"/>
          <w:szCs w:val="24"/>
        </w:rPr>
        <w:t>O</w:t>
      </w:r>
      <w:r w:rsidR="00482FD7" w:rsidRPr="00A827EA">
        <w:rPr>
          <w:rFonts w:ascii="Times New Roman" w:hAnsi="Times New Roman" w:cs="Times New Roman"/>
          <w:sz w:val="24"/>
          <w:szCs w:val="24"/>
        </w:rPr>
        <w:t>verall testing page</w:t>
      </w:r>
      <w:r w:rsidR="00482FD7">
        <w:rPr>
          <w:rFonts w:ascii="Times New Roman" w:hAnsi="Times New Roman" w:cs="Times New Roman"/>
          <w:sz w:val="24"/>
          <w:szCs w:val="24"/>
        </w:rPr>
        <w:t xml:space="preserve"> on the mobile application.</w:t>
      </w:r>
    </w:p>
    <w:p w14:paraId="0BFDB426" w14:textId="77777777"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13</w:t>
      </w:r>
      <w:r w:rsidR="00482FD7">
        <w:rPr>
          <w:rStyle w:val="Heading2Char"/>
          <w:rFonts w:ascii="Times New Roman" w:hAnsi="Times New Roman" w:cs="Times New Roman"/>
          <w:b/>
          <w:bCs/>
          <w:i w:val="0"/>
          <w:iCs w:val="0"/>
          <w:color w:val="000000" w:themeColor="text1"/>
          <w:sz w:val="24"/>
          <w:szCs w:val="24"/>
        </w:rPr>
        <w:t>-1</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C</w:t>
      </w:r>
      <w:r w:rsidR="00482FD7" w:rsidRPr="00A827EA">
        <w:rPr>
          <w:rFonts w:ascii="Times New Roman" w:hAnsi="Times New Roman" w:cs="Times New Roman"/>
          <w:sz w:val="24"/>
          <w:szCs w:val="24"/>
        </w:rPr>
        <w:t>hart format of student’s answer page</w:t>
      </w:r>
      <w:r w:rsidR="00482FD7">
        <w:rPr>
          <w:rFonts w:ascii="Times New Roman" w:hAnsi="Times New Roman" w:cs="Times New Roman"/>
          <w:sz w:val="24"/>
          <w:szCs w:val="24"/>
        </w:rPr>
        <w:t xml:space="preserve"> on the mobile application.</w:t>
      </w:r>
    </w:p>
    <w:p w14:paraId="1EF4D6C5" w14:textId="77777777"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13</w:t>
      </w:r>
      <w:r w:rsidR="00482FD7">
        <w:rPr>
          <w:rStyle w:val="Heading2Char"/>
          <w:rFonts w:ascii="Times New Roman" w:hAnsi="Times New Roman" w:cs="Times New Roman"/>
          <w:b/>
          <w:bCs/>
          <w:i w:val="0"/>
          <w:iCs w:val="0"/>
          <w:color w:val="000000" w:themeColor="text1"/>
          <w:sz w:val="24"/>
          <w:szCs w:val="24"/>
        </w:rPr>
        <w:t>-2</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assignment or quiz information from the system.</w:t>
      </w:r>
    </w:p>
    <w:p w14:paraId="31E0098D" w14:textId="77777777"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13</w:t>
      </w:r>
      <w:r w:rsidR="00482FD7">
        <w:rPr>
          <w:rStyle w:val="Heading2Char"/>
          <w:rFonts w:ascii="Times New Roman" w:hAnsi="Times New Roman" w:cs="Times New Roman"/>
          <w:b/>
          <w:bCs/>
          <w:i w:val="0"/>
          <w:iCs w:val="0"/>
          <w:color w:val="000000" w:themeColor="text1"/>
          <w:sz w:val="24"/>
          <w:szCs w:val="24"/>
        </w:rPr>
        <w:t>-3</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Pr>
          <w:rFonts w:ascii="Times New Roman" w:hAnsi="Times New Roman" w:cs="Times New Roman"/>
          <w:sz w:val="24"/>
          <w:szCs w:val="24"/>
        </w:rPr>
        <w:t xml:space="preserve">display </w:t>
      </w:r>
      <w:r w:rsidR="00482FD7" w:rsidRPr="00A827EA">
        <w:rPr>
          <w:rFonts w:ascii="Times New Roman" w:hAnsi="Times New Roman" w:cs="Times New Roman"/>
          <w:sz w:val="24"/>
          <w:szCs w:val="24"/>
        </w:rPr>
        <w:t>overall student’s answer in each choice of assignment or quiz in chart format</w:t>
      </w:r>
      <w:r w:rsidR="00482FD7">
        <w:rPr>
          <w:rFonts w:ascii="Times New Roman" w:hAnsi="Times New Roman" w:cs="Times New Roman"/>
          <w:sz w:val="24"/>
          <w:szCs w:val="24"/>
        </w:rPr>
        <w:t xml:space="preserve"> into C</w:t>
      </w:r>
      <w:r w:rsidR="00482FD7" w:rsidRPr="00A827EA">
        <w:rPr>
          <w:rFonts w:ascii="Times New Roman" w:hAnsi="Times New Roman" w:cs="Times New Roman"/>
          <w:sz w:val="24"/>
          <w:szCs w:val="24"/>
        </w:rPr>
        <w:t>hart format of student’s answer page</w:t>
      </w:r>
      <w:r w:rsidR="00482FD7">
        <w:rPr>
          <w:rFonts w:ascii="Times New Roman" w:hAnsi="Times New Roman" w:cs="Times New Roman"/>
          <w:sz w:val="24"/>
          <w:szCs w:val="24"/>
        </w:rPr>
        <w:t xml:space="preserve"> on the mobile application.</w:t>
      </w:r>
    </w:p>
    <w:p w14:paraId="7ADB32B9" w14:textId="77777777" w:rsidR="00FE3E21" w:rsidRPr="00482FD7" w:rsidRDefault="00FE3E21" w:rsidP="00482FD7"/>
    <w:p w14:paraId="4635CE81" w14:textId="77777777" w:rsidR="00572106" w:rsidRPr="00F14C2A" w:rsidRDefault="00FA2497"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572106" w:rsidRPr="00F14C2A">
        <w:rPr>
          <w:rFonts w:ascii="Times New Roman" w:hAnsi="Times New Roman" w:cs="Times New Roman"/>
          <w:b/>
          <w:bCs/>
          <w:color w:val="000000" w:themeColor="text1"/>
          <w:sz w:val="29"/>
          <w:szCs w:val="29"/>
        </w:rPr>
        <w:t>1</w:t>
      </w:r>
      <w:r w:rsidR="00FE3E21">
        <w:rPr>
          <w:rFonts w:ascii="Times New Roman" w:hAnsi="Times New Roman" w:cs="Times New Roman"/>
          <w:b/>
          <w:bCs/>
          <w:color w:val="000000" w:themeColor="text1"/>
          <w:sz w:val="29"/>
          <w:szCs w:val="29"/>
        </w:rPr>
        <w:t>4</w:t>
      </w:r>
      <w:r w:rsidR="00572106" w:rsidRPr="00F14C2A">
        <w:rPr>
          <w:rFonts w:ascii="Times New Roman" w:hAnsi="Times New Roman" w:cs="Times New Roman"/>
          <w:b/>
          <w:bCs/>
          <w:color w:val="000000" w:themeColor="text1"/>
          <w:sz w:val="29"/>
          <w:szCs w:val="29"/>
        </w:rPr>
        <w:t>.</w:t>
      </w:r>
      <w:r>
        <w:rPr>
          <w:rFonts w:ascii="Times New Roman" w:hAnsi="Times New Roman" w:cs="Times New Roman"/>
          <w:b/>
          <w:bCs/>
          <w:color w:val="000000" w:themeColor="text1"/>
          <w:sz w:val="29"/>
          <w:szCs w:val="29"/>
        </w:rPr>
        <w:t>2</w:t>
      </w:r>
      <w:r w:rsidR="00572106" w:rsidRPr="00F14C2A">
        <w:rPr>
          <w:rFonts w:ascii="Times New Roman" w:hAnsi="Times New Roman" w:cs="Times New Roman"/>
          <w:b/>
          <w:bCs/>
          <w:color w:val="000000" w:themeColor="text1"/>
          <w:sz w:val="29"/>
          <w:szCs w:val="29"/>
        </w:rPr>
        <w:t xml:space="preserve"> Lecturer can check whether the assignments are submitted in time.</w:t>
      </w:r>
    </w:p>
    <w:p w14:paraId="194008E7" w14:textId="77777777" w:rsidR="00482FD7" w:rsidRPr="00E941D6"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1-2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Lecture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48A237D2"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sidRPr="00A827EA">
        <w:rPr>
          <w:rFonts w:ascii="Times New Roman" w:hAnsi="Times New Roman" w:cs="Times New Roman"/>
          <w:sz w:val="24"/>
          <w:szCs w:val="24"/>
        </w:rPr>
        <w:t>Course managemen</w:t>
      </w:r>
      <w:r w:rsidR="00482FD7">
        <w:rPr>
          <w:rFonts w:ascii="Times New Roman" w:hAnsi="Times New Roman" w:cs="Times New Roman"/>
          <w:sz w:val="24"/>
          <w:szCs w:val="24"/>
        </w:rPr>
        <w:t xml:space="preserve">t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12444C15"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Course management page on the mobile application which were taught by finding from lecturer ID.</w:t>
      </w:r>
    </w:p>
    <w:p w14:paraId="61277E78"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7-3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A827EA">
        <w:rPr>
          <w:rFonts w:ascii="Times New Roman" w:hAnsi="Times New Roman" w:cs="Times New Roman"/>
          <w:sz w:val="24"/>
          <w:szCs w:val="24"/>
        </w:rPr>
        <w:t>redirects to Course main page</w:t>
      </w:r>
      <w:r w:rsidR="00482FD7">
        <w:rPr>
          <w:rFonts w:ascii="Times New Roman" w:hAnsi="Times New Roman" w:cs="Times New Roman"/>
          <w:sz w:val="24"/>
          <w:szCs w:val="24"/>
        </w:rPr>
        <w:t xml:space="preserve"> on the mobile application.</w:t>
      </w:r>
    </w:p>
    <w:p w14:paraId="432BAE51"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9-1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The system</w:t>
      </w:r>
      <w:r w:rsidR="00482FD7">
        <w:rPr>
          <w:rFonts w:ascii="Times New Roman" w:hAnsi="Times New Roman" w:cs="Times New Roman"/>
          <w:sz w:val="24"/>
          <w:szCs w:val="24"/>
        </w:rPr>
        <w:t xml:space="preserve"> shall</w:t>
      </w:r>
      <w:r w:rsidR="00482FD7" w:rsidRPr="00A827EA">
        <w:rPr>
          <w:rFonts w:ascii="Times New Roman" w:hAnsi="Times New Roman" w:cs="Times New Roman"/>
          <w:sz w:val="24"/>
          <w:szCs w:val="24"/>
        </w:rPr>
        <w:t xml:space="preserve"> redirects to </w:t>
      </w:r>
      <w:r w:rsidR="00482FD7">
        <w:rPr>
          <w:rFonts w:ascii="Times New Roman" w:hAnsi="Times New Roman" w:cs="Times New Roman"/>
          <w:sz w:val="24"/>
          <w:szCs w:val="24"/>
        </w:rPr>
        <w:t>O</w:t>
      </w:r>
      <w:r w:rsidR="00482FD7" w:rsidRPr="00A827EA">
        <w:rPr>
          <w:rFonts w:ascii="Times New Roman" w:hAnsi="Times New Roman" w:cs="Times New Roman"/>
          <w:sz w:val="24"/>
          <w:szCs w:val="24"/>
        </w:rPr>
        <w:t>verall testing page</w:t>
      </w:r>
      <w:r w:rsidR="00482FD7">
        <w:rPr>
          <w:rFonts w:ascii="Times New Roman" w:hAnsi="Times New Roman" w:cs="Times New Roman"/>
          <w:sz w:val="24"/>
          <w:szCs w:val="24"/>
        </w:rPr>
        <w:t xml:space="preserve"> on the mobile application.</w:t>
      </w:r>
    </w:p>
    <w:p w14:paraId="7DCB2267" w14:textId="77777777"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14</w:t>
      </w:r>
      <w:r w:rsidR="00482FD7">
        <w:rPr>
          <w:rStyle w:val="Heading2Char"/>
          <w:rFonts w:ascii="Times New Roman" w:hAnsi="Times New Roman" w:cs="Times New Roman"/>
          <w:b/>
          <w:bCs/>
          <w:i w:val="0"/>
          <w:iCs w:val="0"/>
          <w:color w:val="000000" w:themeColor="text1"/>
          <w:sz w:val="24"/>
          <w:szCs w:val="24"/>
        </w:rPr>
        <w:t>-1</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testing submission page on the mobile application.</w:t>
      </w:r>
    </w:p>
    <w:p w14:paraId="74F3C678" w14:textId="77777777"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14</w:t>
      </w:r>
      <w:r w:rsidR="00482FD7">
        <w:rPr>
          <w:rStyle w:val="Heading2Char"/>
          <w:rFonts w:ascii="Times New Roman" w:hAnsi="Times New Roman" w:cs="Times New Roman"/>
          <w:b/>
          <w:bCs/>
          <w:i w:val="0"/>
          <w:iCs w:val="0"/>
          <w:color w:val="000000" w:themeColor="text1"/>
          <w:sz w:val="24"/>
          <w:szCs w:val="24"/>
        </w:rPr>
        <w:t>-2</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testing submission information from the system.</w:t>
      </w:r>
    </w:p>
    <w:p w14:paraId="4711EFF1" w14:textId="77777777" w:rsidR="00482FD7" w:rsidRDefault="00FA249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sidR="00FE3E21">
        <w:rPr>
          <w:rStyle w:val="Heading2Char"/>
          <w:rFonts w:ascii="Times New Roman" w:hAnsi="Times New Roman" w:cs="Times New Roman"/>
          <w:b/>
          <w:bCs/>
          <w:i w:val="0"/>
          <w:iCs w:val="0"/>
          <w:color w:val="000000" w:themeColor="text1"/>
          <w:sz w:val="24"/>
          <w:szCs w:val="24"/>
        </w:rPr>
        <w:t>14</w:t>
      </w:r>
      <w:r w:rsidR="00482FD7">
        <w:rPr>
          <w:rStyle w:val="Heading2Char"/>
          <w:rFonts w:ascii="Times New Roman" w:hAnsi="Times New Roman" w:cs="Times New Roman"/>
          <w:b/>
          <w:bCs/>
          <w:i w:val="0"/>
          <w:iCs w:val="0"/>
          <w:color w:val="000000" w:themeColor="text1"/>
          <w:sz w:val="24"/>
          <w:szCs w:val="24"/>
        </w:rPr>
        <w:t>-3</w:t>
      </w:r>
      <w:r>
        <w:rPr>
          <w:rStyle w:val="Heading2Char"/>
          <w:rFonts w:ascii="Times New Roman" w:hAnsi="Times New Roman" w:cs="Times New Roman"/>
          <w:b/>
          <w:bCs/>
          <w:i w:val="0"/>
          <w:iCs w:val="0"/>
          <w:color w:val="000000" w:themeColor="text1"/>
          <w:sz w:val="24"/>
          <w:szCs w:val="24"/>
        </w:rPr>
        <w:t>.2</w:t>
      </w:r>
      <w:r w:rsidR="00482FD7" w:rsidRPr="00E941D6">
        <w:rPr>
          <w:rStyle w:val="Heading2Char"/>
          <w:rFonts w:ascii="Times New Roman" w:hAnsi="Times New Roman" w:cs="Times New Roman"/>
          <w:b/>
          <w:bCs/>
          <w:i w:val="0"/>
          <w:iCs w:val="0"/>
          <w:color w:val="000000" w:themeColor="text1"/>
          <w:sz w:val="24"/>
          <w:szCs w:val="24"/>
        </w:rPr>
        <w:t>:</w:t>
      </w:r>
      <w:r w:rsidR="00482FD7" w:rsidRPr="00031398">
        <w:rPr>
          <w:rFonts w:ascii="Times New Roman" w:hAnsi="Times New Roman" w:cs="Times New Roman"/>
          <w:sz w:val="24"/>
          <w:szCs w:val="24"/>
        </w:rPr>
        <w:t xml:space="preserve"> The system shall </w:t>
      </w:r>
      <w:r w:rsidR="00482FD7">
        <w:rPr>
          <w:rFonts w:ascii="Times New Roman" w:hAnsi="Times New Roman" w:cs="Times New Roman"/>
          <w:sz w:val="24"/>
          <w:szCs w:val="24"/>
        </w:rPr>
        <w:t>display testing submission information into testing submission page on the mobile application which consist student name, student ID.</w:t>
      </w:r>
    </w:p>
    <w:p w14:paraId="162EBE41" w14:textId="77777777" w:rsidR="00482FD7" w:rsidRPr="00482FD7" w:rsidRDefault="00482FD7" w:rsidP="00482FD7"/>
    <w:p w14:paraId="1A4584F4" w14:textId="77777777" w:rsidR="00482FD7" w:rsidRPr="00F14C2A" w:rsidRDefault="00FA2497" w:rsidP="00F14C2A">
      <w:pPr>
        <w:pStyle w:val="Heading3"/>
        <w:rPr>
          <w:rFonts w:ascii="Times New Roman" w:hAnsi="Times New Roman" w:cs="Times New Roman"/>
          <w:b/>
          <w:bCs/>
          <w:color w:val="000000" w:themeColor="text1"/>
          <w:sz w:val="29"/>
          <w:szCs w:val="29"/>
        </w:rPr>
      </w:pPr>
      <w:r>
        <w:rPr>
          <w:rFonts w:ascii="Times New Roman" w:hAnsi="Times New Roman" w:cs="Times New Roman"/>
          <w:b/>
          <w:bCs/>
          <w:color w:val="000000" w:themeColor="text1"/>
          <w:sz w:val="29"/>
          <w:szCs w:val="29"/>
        </w:rPr>
        <w:t xml:space="preserve">URS </w:t>
      </w:r>
      <w:r w:rsidR="00FE3E21">
        <w:rPr>
          <w:rFonts w:ascii="Times New Roman" w:hAnsi="Times New Roman" w:cs="Times New Roman"/>
          <w:b/>
          <w:bCs/>
          <w:color w:val="000000" w:themeColor="text1"/>
          <w:sz w:val="29"/>
          <w:szCs w:val="29"/>
        </w:rPr>
        <w:t>15</w:t>
      </w:r>
      <w:r w:rsidR="00572106" w:rsidRPr="00F14C2A">
        <w:rPr>
          <w:rFonts w:ascii="Times New Roman" w:hAnsi="Times New Roman" w:cs="Times New Roman"/>
          <w:b/>
          <w:bCs/>
          <w:color w:val="000000" w:themeColor="text1"/>
          <w:sz w:val="29"/>
          <w:szCs w:val="29"/>
        </w:rPr>
        <w:t>.</w:t>
      </w:r>
      <w:r>
        <w:rPr>
          <w:rFonts w:ascii="Times New Roman" w:hAnsi="Times New Roman" w:cs="Times New Roman"/>
          <w:b/>
          <w:bCs/>
          <w:color w:val="000000" w:themeColor="text1"/>
          <w:sz w:val="29"/>
          <w:szCs w:val="29"/>
        </w:rPr>
        <w:t>2</w:t>
      </w:r>
      <w:r w:rsidR="00572106" w:rsidRPr="00F14C2A">
        <w:rPr>
          <w:rFonts w:ascii="Times New Roman" w:hAnsi="Times New Roman" w:cs="Times New Roman"/>
          <w:b/>
          <w:bCs/>
          <w:color w:val="000000" w:themeColor="text1"/>
          <w:sz w:val="29"/>
          <w:szCs w:val="29"/>
        </w:rPr>
        <w:t xml:space="preserve"> Student can take assignments or quizzes which are multiple choices, true/false questions, short answers.</w:t>
      </w:r>
      <w:r w:rsidR="006A50F9" w:rsidRPr="00F14C2A">
        <w:rPr>
          <w:rFonts w:ascii="Times New Roman" w:hAnsi="Times New Roman" w:cs="Times New Roman"/>
          <w:b/>
          <w:bCs/>
          <w:color w:val="000000" w:themeColor="text1"/>
          <w:sz w:val="29"/>
          <w:szCs w:val="29"/>
        </w:rPr>
        <w:t xml:space="preserve"> </w:t>
      </w:r>
    </w:p>
    <w:p w14:paraId="780A4719"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sidRPr="0082231B">
        <w:rPr>
          <w:rFonts w:ascii="Times New Roman" w:hAnsi="Times New Roman" w:cs="Times New Roman"/>
          <w:b/>
          <w:bCs/>
          <w:sz w:val="24"/>
          <w:szCs w:val="24"/>
        </w:rPr>
        <w:t>2</w:t>
      </w:r>
      <w:r w:rsidR="00482FD7">
        <w:rPr>
          <w:rFonts w:ascii="Times New Roman" w:hAnsi="Times New Roman" w:cs="Times New Roman"/>
          <w:b/>
          <w:bCs/>
          <w:sz w:val="24"/>
          <w:szCs w:val="24"/>
        </w:rPr>
        <w:t>-2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Pr>
          <w:rFonts w:ascii="Times New Roman" w:hAnsi="Times New Roman" w:cs="Times New Roman"/>
          <w:sz w:val="24"/>
          <w:szCs w:val="24"/>
        </w:rPr>
        <w:t>Student</w:t>
      </w:r>
      <w:r w:rsidR="00482FD7" w:rsidRPr="005613F3">
        <w:rPr>
          <w:rFonts w:ascii="Times New Roman" w:hAnsi="Times New Roman" w:cs="Times New Roman"/>
          <w:sz w:val="24"/>
          <w:szCs w:val="24"/>
        </w:rPr>
        <w:t xml:space="preserve"> main 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3D568EB5"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The system shall redirect to </w:t>
      </w:r>
      <w:r w:rsidR="00482FD7">
        <w:rPr>
          <w:rFonts w:ascii="Times New Roman" w:hAnsi="Times New Roman" w:cs="Times New Roman"/>
          <w:sz w:val="24"/>
          <w:szCs w:val="24"/>
        </w:rPr>
        <w:t xml:space="preserve">Overall course </w:t>
      </w:r>
      <w:r w:rsidR="00482FD7" w:rsidRPr="005613F3">
        <w:rPr>
          <w:rFonts w:ascii="Times New Roman" w:hAnsi="Times New Roman" w:cs="Times New Roman"/>
          <w:sz w:val="24"/>
          <w:szCs w:val="24"/>
        </w:rPr>
        <w:t>page</w:t>
      </w:r>
      <w:r w:rsidR="00482FD7">
        <w:rPr>
          <w:rFonts w:ascii="Times New Roman" w:hAnsi="Times New Roman" w:cs="Times New Roman"/>
          <w:sz w:val="24"/>
          <w:szCs w:val="24"/>
        </w:rPr>
        <w:t xml:space="preserve"> on the mobile application</w:t>
      </w:r>
      <w:r w:rsidR="00482FD7" w:rsidRPr="005613F3">
        <w:rPr>
          <w:rFonts w:ascii="Times New Roman" w:hAnsi="Times New Roman" w:cs="Times New Roman"/>
          <w:sz w:val="24"/>
          <w:szCs w:val="24"/>
        </w:rPr>
        <w:t>.</w:t>
      </w:r>
    </w:p>
    <w:p w14:paraId="3CAD7CB6"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8-2</w:t>
      </w:r>
      <w:r>
        <w:rPr>
          <w:rFonts w:ascii="Times New Roman" w:hAnsi="Times New Roman" w:cs="Times New Roman"/>
          <w:b/>
          <w:bCs/>
          <w:sz w:val="24"/>
          <w:szCs w:val="24"/>
        </w:rPr>
        <w:t>.2</w:t>
      </w:r>
      <w:r w:rsidR="00482FD7">
        <w:rPr>
          <w:rFonts w:ascii="Times New Roman" w:hAnsi="Times New Roman" w:cs="Times New Roman"/>
          <w:b/>
          <w:bCs/>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shall provide</w:t>
      </w:r>
      <w:r w:rsidR="00482FD7" w:rsidRPr="00A827EA">
        <w:rPr>
          <w:rFonts w:ascii="Times New Roman" w:hAnsi="Times New Roman" w:cs="Times New Roman"/>
          <w:sz w:val="24"/>
          <w:szCs w:val="24"/>
        </w:rPr>
        <w:t xml:space="preserve"> all courses na</w:t>
      </w:r>
      <w:r w:rsidR="00482FD7">
        <w:rPr>
          <w:rFonts w:ascii="Times New Roman" w:hAnsi="Times New Roman" w:cs="Times New Roman"/>
          <w:sz w:val="24"/>
          <w:szCs w:val="24"/>
        </w:rPr>
        <w:t>me in Overall course page on the mobile application which were studied by finding from student ID.</w:t>
      </w:r>
    </w:p>
    <w:p w14:paraId="66962C7B"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482FD7">
        <w:rPr>
          <w:rFonts w:ascii="Times New Roman" w:hAnsi="Times New Roman" w:cs="Times New Roman"/>
          <w:b/>
          <w:bCs/>
          <w:sz w:val="24"/>
          <w:szCs w:val="24"/>
        </w:rPr>
        <w:t>8-3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Course </w:t>
      </w:r>
      <w:r w:rsidR="00482FD7">
        <w:rPr>
          <w:rFonts w:ascii="Times New Roman" w:hAnsi="Times New Roman" w:cs="Times New Roman"/>
          <w:sz w:val="24"/>
          <w:szCs w:val="24"/>
        </w:rPr>
        <w:t>main</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14:paraId="2A3546C6"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-1</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Overall testing</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14:paraId="58E8D678"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-2</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482FD7" w:rsidRPr="00A827EA">
        <w:rPr>
          <w:rFonts w:ascii="Times New Roman" w:hAnsi="Times New Roman" w:cs="Times New Roman"/>
          <w:sz w:val="24"/>
          <w:szCs w:val="24"/>
        </w:rPr>
        <w:t xml:space="preserve"> to </w:t>
      </w:r>
      <w:r w:rsidR="00482FD7">
        <w:rPr>
          <w:rFonts w:ascii="Times New Roman" w:hAnsi="Times New Roman" w:cs="Times New Roman"/>
          <w:sz w:val="24"/>
          <w:szCs w:val="24"/>
        </w:rPr>
        <w:t>Assignment or quiz</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14:paraId="7778B0CD"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-3</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sidRPr="007A2153">
        <w:rPr>
          <w:rFonts w:ascii="Times New Roman" w:eastAsia="Pontano Sans" w:hAnsi="Times New Roman" w:cs="Times New Roman"/>
          <w:sz w:val="24"/>
          <w:szCs w:val="24"/>
        </w:rPr>
        <w:t>fetch</w:t>
      </w:r>
      <w:r w:rsidR="00482FD7">
        <w:rPr>
          <w:rFonts w:ascii="Times New Roman" w:hAnsi="Times New Roman" w:cs="Times New Roman"/>
          <w:sz w:val="24"/>
          <w:szCs w:val="24"/>
        </w:rPr>
        <w:t xml:space="preserve"> the assignment or quiz information from the system.</w:t>
      </w:r>
    </w:p>
    <w:p w14:paraId="6C23A84C" w14:textId="77777777" w:rsid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-4</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Pr>
          <w:rFonts w:ascii="Times New Roman" w:eastAsia="Pontano Sans" w:hAnsi="Times New Roman" w:cs="Times New Roman"/>
          <w:sz w:val="24"/>
          <w:szCs w:val="24"/>
        </w:rPr>
        <w:t xml:space="preserve">display the assignment or quiz information into </w:t>
      </w:r>
      <w:r w:rsidR="00482FD7">
        <w:rPr>
          <w:rFonts w:ascii="Times New Roman" w:hAnsi="Times New Roman" w:cs="Times New Roman"/>
          <w:sz w:val="24"/>
          <w:szCs w:val="24"/>
        </w:rPr>
        <w:t>Assignment or quiz</w:t>
      </w:r>
      <w:r w:rsidR="00482FD7" w:rsidRPr="00A827EA">
        <w:rPr>
          <w:rFonts w:ascii="Times New Roman" w:hAnsi="Times New Roman" w:cs="Times New Roman"/>
          <w:sz w:val="24"/>
          <w:szCs w:val="24"/>
        </w:rPr>
        <w:t xml:space="preserve"> page</w:t>
      </w:r>
      <w:r w:rsidR="00482FD7">
        <w:rPr>
          <w:rFonts w:ascii="Times New Roman" w:hAnsi="Times New Roman" w:cs="Times New Roman"/>
          <w:sz w:val="24"/>
          <w:szCs w:val="24"/>
        </w:rPr>
        <w:t xml:space="preserve"> on the mobile application.</w:t>
      </w:r>
    </w:p>
    <w:p w14:paraId="2EFC6751" w14:textId="77777777" w:rsidR="00A526AC" w:rsidRPr="00482FD7" w:rsidRDefault="00FA249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00FE3E21">
        <w:rPr>
          <w:rFonts w:ascii="Times New Roman" w:hAnsi="Times New Roman" w:cs="Times New Roman"/>
          <w:b/>
          <w:bCs/>
          <w:sz w:val="24"/>
          <w:szCs w:val="24"/>
        </w:rPr>
        <w:t>15</w:t>
      </w:r>
      <w:r w:rsidR="00482FD7">
        <w:rPr>
          <w:rFonts w:ascii="Times New Roman" w:hAnsi="Times New Roman" w:cs="Times New Roman"/>
          <w:b/>
          <w:bCs/>
          <w:sz w:val="24"/>
          <w:szCs w:val="24"/>
        </w:rPr>
        <w:t>-5</w:t>
      </w:r>
      <w:r>
        <w:rPr>
          <w:rFonts w:ascii="Times New Roman" w:hAnsi="Times New Roman" w:cs="Times New Roman"/>
          <w:b/>
          <w:bCs/>
          <w:sz w:val="24"/>
          <w:szCs w:val="24"/>
        </w:rPr>
        <w:t>.2</w:t>
      </w:r>
      <w:r w:rsidR="00482FD7" w:rsidRPr="0082231B">
        <w:rPr>
          <w:rFonts w:ascii="Times New Roman" w:hAnsi="Times New Roman" w:cs="Times New Roman"/>
          <w:b/>
          <w:bCs/>
          <w:sz w:val="24"/>
          <w:szCs w:val="24"/>
        </w:rPr>
        <w:t>:</w:t>
      </w:r>
      <w:r w:rsidR="00482FD7" w:rsidRPr="005613F3">
        <w:rPr>
          <w:rFonts w:ascii="Times New Roman" w:hAnsi="Times New Roman" w:cs="Times New Roman"/>
          <w:sz w:val="24"/>
          <w:szCs w:val="24"/>
        </w:rPr>
        <w:t xml:space="preserve"> </w:t>
      </w:r>
      <w:r w:rsidR="00482FD7" w:rsidRPr="00A827EA">
        <w:rPr>
          <w:rFonts w:ascii="Times New Roman" w:hAnsi="Times New Roman" w:cs="Times New Roman"/>
          <w:sz w:val="24"/>
          <w:szCs w:val="24"/>
        </w:rPr>
        <w:t xml:space="preserve">The system </w:t>
      </w:r>
      <w:r w:rsidR="00482FD7">
        <w:rPr>
          <w:rFonts w:ascii="Times New Roman" w:hAnsi="Times New Roman" w:cs="Times New Roman"/>
          <w:sz w:val="24"/>
          <w:szCs w:val="24"/>
        </w:rPr>
        <w:t xml:space="preserve">shall </w:t>
      </w:r>
      <w:r w:rsidR="00482FD7">
        <w:rPr>
          <w:rFonts w:ascii="Times New Roman" w:eastAsia="Pontano Sans" w:hAnsi="Times New Roman" w:cs="Times New Roman"/>
          <w:sz w:val="24"/>
          <w:szCs w:val="24"/>
        </w:rPr>
        <w:t xml:space="preserve">store answers of taking </w:t>
      </w:r>
      <w:r w:rsidR="00482FD7">
        <w:rPr>
          <w:rFonts w:ascii="Times New Roman" w:hAnsi="Times New Roman" w:cs="Times New Roman"/>
          <w:sz w:val="24"/>
          <w:szCs w:val="24"/>
        </w:rPr>
        <w:t>an assignment or quiz into the system.</w:t>
      </w:r>
    </w:p>
    <w:p w14:paraId="24146412" w14:textId="77777777" w:rsidR="00A526AC" w:rsidRDefault="00A526AC" w:rsidP="00FE3E21">
      <w:pPr>
        <w:rPr>
          <w:rFonts w:ascii="Times New Roman" w:hAnsi="Times New Roman" w:cs="Times New Roman"/>
          <w:sz w:val="24"/>
          <w:szCs w:val="24"/>
        </w:rPr>
      </w:pPr>
    </w:p>
    <w:p w14:paraId="3D4FD19E" w14:textId="77777777" w:rsidR="00CA6F31" w:rsidRDefault="00CA6F31" w:rsidP="00FE3E21">
      <w:pPr>
        <w:rPr>
          <w:rFonts w:ascii="Times New Roman" w:hAnsi="Times New Roman" w:cs="Times New Roman"/>
          <w:sz w:val="24"/>
          <w:szCs w:val="24"/>
        </w:rPr>
      </w:pPr>
    </w:p>
    <w:p w14:paraId="3A297463" w14:textId="77777777" w:rsidR="00CA6F31" w:rsidRDefault="00CA6F31" w:rsidP="00FE3E21">
      <w:pPr>
        <w:rPr>
          <w:rFonts w:ascii="Times New Roman" w:hAnsi="Times New Roman" w:cs="Times New Roman"/>
          <w:sz w:val="24"/>
          <w:szCs w:val="24"/>
        </w:rPr>
      </w:pPr>
    </w:p>
    <w:p w14:paraId="6362D992" w14:textId="77777777" w:rsidR="00CA6F31" w:rsidRDefault="00CA6F31" w:rsidP="00FE3E21">
      <w:pPr>
        <w:rPr>
          <w:rFonts w:ascii="Times New Roman" w:hAnsi="Times New Roman" w:cs="Times New Roman"/>
          <w:sz w:val="24"/>
          <w:szCs w:val="24"/>
        </w:rPr>
      </w:pPr>
    </w:p>
    <w:p w14:paraId="6241AD8C" w14:textId="77777777" w:rsidR="00CA6F31" w:rsidRDefault="00CA6F31" w:rsidP="00FE3E21">
      <w:pPr>
        <w:rPr>
          <w:rFonts w:ascii="Times New Roman" w:hAnsi="Times New Roman" w:cs="Times New Roman"/>
          <w:sz w:val="24"/>
          <w:szCs w:val="24"/>
        </w:rPr>
      </w:pPr>
    </w:p>
    <w:p w14:paraId="0CABC933" w14:textId="77777777" w:rsidR="00CA6F31" w:rsidRDefault="00CA6F31" w:rsidP="00FE3E21">
      <w:pPr>
        <w:rPr>
          <w:rFonts w:ascii="Times New Roman" w:hAnsi="Times New Roman" w:cs="Times New Roman"/>
          <w:sz w:val="24"/>
          <w:szCs w:val="24"/>
        </w:rPr>
      </w:pPr>
    </w:p>
    <w:p w14:paraId="35526E3D" w14:textId="77777777" w:rsidR="00CA6F31" w:rsidRDefault="00CA6F31" w:rsidP="00FE3E21">
      <w:pPr>
        <w:rPr>
          <w:rFonts w:ascii="Times New Roman" w:hAnsi="Times New Roman" w:cs="Times New Roman"/>
          <w:sz w:val="24"/>
          <w:szCs w:val="24"/>
        </w:rPr>
      </w:pPr>
    </w:p>
    <w:p w14:paraId="365BE34B" w14:textId="77777777" w:rsidR="00CA6F31" w:rsidRDefault="00CA6F31" w:rsidP="00FE3E21">
      <w:pPr>
        <w:rPr>
          <w:rFonts w:ascii="Times New Roman" w:hAnsi="Times New Roman" w:cs="Times New Roman"/>
          <w:sz w:val="24"/>
          <w:szCs w:val="24"/>
        </w:rPr>
      </w:pPr>
    </w:p>
    <w:p w14:paraId="7E2B7282" w14:textId="77777777" w:rsidR="00CA6F31" w:rsidRDefault="00CA6F31" w:rsidP="00FE3E21">
      <w:pPr>
        <w:rPr>
          <w:rFonts w:ascii="Times New Roman" w:hAnsi="Times New Roman" w:cs="Times New Roman"/>
          <w:sz w:val="24"/>
          <w:szCs w:val="24"/>
        </w:rPr>
      </w:pPr>
    </w:p>
    <w:p w14:paraId="63D4E341" w14:textId="77777777" w:rsidR="00CA6F31" w:rsidRDefault="00CA6F31" w:rsidP="00FE3E21">
      <w:pPr>
        <w:rPr>
          <w:rFonts w:ascii="Times New Roman" w:hAnsi="Times New Roman" w:cs="Times New Roman"/>
          <w:sz w:val="24"/>
          <w:szCs w:val="24"/>
        </w:rPr>
      </w:pPr>
    </w:p>
    <w:p w14:paraId="791F2288" w14:textId="77777777" w:rsidR="00CA6F31" w:rsidRDefault="00CA6F31" w:rsidP="00FE3E21">
      <w:pPr>
        <w:rPr>
          <w:rFonts w:ascii="Times New Roman" w:hAnsi="Times New Roman" w:cs="Times New Roman"/>
          <w:sz w:val="24"/>
          <w:szCs w:val="24"/>
        </w:rPr>
      </w:pPr>
    </w:p>
    <w:p w14:paraId="3A7CA727" w14:textId="77777777" w:rsidR="00CA6F31" w:rsidRDefault="00CA6F31" w:rsidP="00FE3E21">
      <w:pPr>
        <w:rPr>
          <w:rFonts w:ascii="Times New Roman" w:hAnsi="Times New Roman" w:cs="Times New Roman"/>
          <w:sz w:val="24"/>
          <w:szCs w:val="24"/>
        </w:rPr>
      </w:pPr>
    </w:p>
    <w:p w14:paraId="5B2564CC" w14:textId="77777777" w:rsidR="00FB5C36" w:rsidRPr="00F14C2A" w:rsidRDefault="00FB5C36" w:rsidP="00F14C2A">
      <w:pPr>
        <w:pStyle w:val="Heading1"/>
        <w:rPr>
          <w:rFonts w:ascii="Times New Roman" w:hAnsi="Times New Roman" w:cs="Times New Roman"/>
          <w:b/>
          <w:bCs/>
          <w:sz w:val="40"/>
          <w:szCs w:val="40"/>
        </w:rPr>
      </w:pPr>
      <w:bookmarkStart w:id="16" w:name="_Toc388133868"/>
      <w:bookmarkStart w:id="17" w:name="_Toc388134284"/>
      <w:bookmarkStart w:id="18" w:name="_Toc388134566"/>
      <w:commentRangeStart w:id="19"/>
      <w:r w:rsidRPr="00F14C2A">
        <w:rPr>
          <w:rFonts w:ascii="Times New Roman" w:hAnsi="Times New Roman" w:cs="Times New Roman"/>
          <w:b/>
          <w:bCs/>
          <w:sz w:val="40"/>
          <w:szCs w:val="40"/>
        </w:rPr>
        <w:lastRenderedPageBreak/>
        <w:t>Chapter Three | Specific Requirement</w:t>
      </w:r>
      <w:bookmarkEnd w:id="16"/>
      <w:bookmarkEnd w:id="17"/>
      <w:bookmarkEnd w:id="18"/>
      <w:commentRangeEnd w:id="19"/>
      <w:r w:rsidR="00602A97">
        <w:rPr>
          <w:rStyle w:val="CommentReference"/>
        </w:rPr>
        <w:commentReference w:id="19"/>
      </w:r>
    </w:p>
    <w:p w14:paraId="4498D9F3" w14:textId="77777777" w:rsidR="00FB5C36" w:rsidRDefault="00FB5C36" w:rsidP="00FB5C36">
      <w:pPr>
        <w:rPr>
          <w:rFonts w:ascii="Times New Roman" w:hAnsi="Times New Roman" w:cs="Times New Roman"/>
          <w:b/>
          <w:bCs/>
          <w:sz w:val="29"/>
          <w:szCs w:val="29"/>
        </w:rPr>
      </w:pPr>
    </w:p>
    <w:p w14:paraId="36EE1213" w14:textId="77777777" w:rsidR="00FB5C36" w:rsidRPr="00F14C2A" w:rsidRDefault="00FB5C36"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3.1</w:t>
      </w:r>
      <w:r w:rsidRPr="00F14C2A">
        <w:rPr>
          <w:rFonts w:ascii="Times New Roman" w:hAnsi="Times New Roman" w:cs="Times New Roman"/>
          <w:b/>
          <w:bCs/>
          <w:i w:val="0"/>
          <w:iCs w:val="0"/>
          <w:sz w:val="36"/>
          <w:szCs w:val="36"/>
        </w:rPr>
        <w:tab/>
        <w:t>Use Case Diagram</w:t>
      </w:r>
    </w:p>
    <w:p w14:paraId="663831BA" w14:textId="77777777" w:rsidR="00FB5C36" w:rsidRPr="00F14C2A" w:rsidRDefault="00FB5C3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3.1.1 </w:t>
      </w:r>
      <w:r w:rsidR="0087033A" w:rsidRPr="00F14C2A">
        <w:rPr>
          <w:rFonts w:ascii="Times New Roman" w:hAnsi="Times New Roman" w:cs="Times New Roman"/>
          <w:b/>
          <w:bCs/>
          <w:color w:val="000000" w:themeColor="text1"/>
          <w:sz w:val="29"/>
          <w:szCs w:val="29"/>
        </w:rPr>
        <w:t xml:space="preserve">User Registration </w:t>
      </w:r>
      <w:r w:rsidRPr="00F14C2A">
        <w:rPr>
          <w:rFonts w:ascii="Times New Roman" w:hAnsi="Times New Roman" w:cs="Times New Roman"/>
          <w:b/>
          <w:bCs/>
          <w:color w:val="000000" w:themeColor="text1"/>
          <w:sz w:val="29"/>
          <w:szCs w:val="29"/>
        </w:rPr>
        <w:t xml:space="preserve">Use Case Diagram </w:t>
      </w:r>
    </w:p>
    <w:p w14:paraId="14D889B6" w14:textId="77777777" w:rsidR="0087033A" w:rsidRPr="0087033A" w:rsidRDefault="00936A63" w:rsidP="0087033A">
      <w:r>
        <w:rPr>
          <w:noProof/>
          <w:lang w:eastAsia="ko-KR"/>
        </w:rPr>
        <w:drawing>
          <wp:anchor distT="0" distB="0" distL="114300" distR="114300" simplePos="0" relativeHeight="251664384" behindDoc="1" locked="0" layoutInCell="1" allowOverlap="1" wp14:anchorId="60049FBE" wp14:editId="2C711E42">
            <wp:simplePos x="0" y="0"/>
            <wp:positionH relativeFrom="margin">
              <wp:align>center</wp:align>
            </wp:positionH>
            <wp:positionV relativeFrom="paragraph">
              <wp:posOffset>90170</wp:posOffset>
            </wp:positionV>
            <wp:extent cx="4352553" cy="389535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Mob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52553" cy="3895352"/>
                    </a:xfrm>
                    <a:prstGeom prst="rect">
                      <a:avLst/>
                    </a:prstGeom>
                  </pic:spPr>
                </pic:pic>
              </a:graphicData>
            </a:graphic>
            <wp14:sizeRelH relativeFrom="page">
              <wp14:pctWidth>0</wp14:pctWidth>
            </wp14:sizeRelH>
            <wp14:sizeRelV relativeFrom="page">
              <wp14:pctHeight>0</wp14:pctHeight>
            </wp14:sizeRelV>
          </wp:anchor>
        </w:drawing>
      </w:r>
    </w:p>
    <w:p w14:paraId="5227B620" w14:textId="77777777" w:rsidR="009D0941" w:rsidRPr="009D0941" w:rsidRDefault="009D0941" w:rsidP="009D0941"/>
    <w:p w14:paraId="5882CD81" w14:textId="77777777" w:rsidR="00FB5C36" w:rsidRPr="00FB5C36" w:rsidRDefault="00FB5C36" w:rsidP="00FB5C36">
      <w:pPr>
        <w:rPr>
          <w:rFonts w:ascii="Times New Roman" w:hAnsi="Times New Roman" w:cs="Times New Roman"/>
          <w:b/>
          <w:bCs/>
          <w:sz w:val="29"/>
          <w:szCs w:val="29"/>
        </w:rPr>
      </w:pPr>
    </w:p>
    <w:p w14:paraId="2D12AC93" w14:textId="77777777" w:rsidR="00FB5C36" w:rsidRDefault="00FB5C36" w:rsidP="00656690">
      <w:pPr>
        <w:ind w:left="720"/>
        <w:rPr>
          <w:rFonts w:ascii="Times New Roman" w:hAnsi="Times New Roman" w:cs="Times New Roman"/>
          <w:sz w:val="24"/>
          <w:szCs w:val="24"/>
        </w:rPr>
      </w:pPr>
    </w:p>
    <w:p w14:paraId="40734DA8" w14:textId="77777777" w:rsidR="00656690" w:rsidRDefault="00656690" w:rsidP="007B019E">
      <w:pPr>
        <w:ind w:left="720"/>
        <w:rPr>
          <w:rFonts w:ascii="Times New Roman" w:hAnsi="Times New Roman" w:cs="Times New Roman"/>
          <w:sz w:val="24"/>
          <w:szCs w:val="24"/>
        </w:rPr>
      </w:pPr>
    </w:p>
    <w:p w14:paraId="22770019" w14:textId="77777777" w:rsidR="007B019E" w:rsidRDefault="007B019E" w:rsidP="007B019E">
      <w:pPr>
        <w:ind w:left="720"/>
        <w:rPr>
          <w:rFonts w:ascii="Times New Roman" w:hAnsi="Times New Roman" w:cs="Times New Roman"/>
          <w:sz w:val="24"/>
          <w:szCs w:val="24"/>
        </w:rPr>
      </w:pPr>
    </w:p>
    <w:p w14:paraId="4A4B7F4C" w14:textId="77777777" w:rsidR="007B019E" w:rsidRDefault="007B019E" w:rsidP="007B019E">
      <w:pPr>
        <w:ind w:left="720"/>
        <w:rPr>
          <w:rFonts w:ascii="Times New Roman" w:hAnsi="Times New Roman" w:cs="Times New Roman"/>
          <w:sz w:val="24"/>
          <w:szCs w:val="24"/>
        </w:rPr>
      </w:pPr>
    </w:p>
    <w:p w14:paraId="4D5F53A3" w14:textId="77777777" w:rsidR="00FD357D" w:rsidRDefault="00FD357D" w:rsidP="00A827EA">
      <w:pPr>
        <w:rPr>
          <w:rFonts w:ascii="Times New Roman" w:hAnsi="Times New Roman" w:cs="Times New Roman"/>
          <w:b/>
          <w:bCs/>
          <w:sz w:val="32"/>
          <w:szCs w:val="32"/>
          <w:u w:val="single"/>
        </w:rPr>
      </w:pPr>
    </w:p>
    <w:p w14:paraId="5D186390" w14:textId="77777777" w:rsidR="0087033A" w:rsidRDefault="0087033A" w:rsidP="00A827EA">
      <w:pPr>
        <w:rPr>
          <w:rFonts w:ascii="Times New Roman" w:hAnsi="Times New Roman" w:cs="Times New Roman"/>
          <w:b/>
          <w:bCs/>
          <w:sz w:val="32"/>
          <w:szCs w:val="32"/>
          <w:u w:val="single"/>
        </w:rPr>
      </w:pPr>
    </w:p>
    <w:p w14:paraId="0BB072DE" w14:textId="77777777" w:rsidR="0087033A" w:rsidRDefault="0087033A" w:rsidP="00A827EA">
      <w:pPr>
        <w:rPr>
          <w:rFonts w:ascii="Times New Roman" w:hAnsi="Times New Roman" w:cs="Times New Roman"/>
          <w:b/>
          <w:bCs/>
          <w:sz w:val="32"/>
          <w:szCs w:val="32"/>
          <w:u w:val="single"/>
        </w:rPr>
      </w:pPr>
    </w:p>
    <w:p w14:paraId="0B33632D" w14:textId="77777777" w:rsidR="0087033A" w:rsidRDefault="0087033A" w:rsidP="00A827EA">
      <w:pPr>
        <w:rPr>
          <w:rFonts w:ascii="Times New Roman" w:hAnsi="Times New Roman" w:cs="Times New Roman"/>
          <w:b/>
          <w:bCs/>
          <w:sz w:val="32"/>
          <w:szCs w:val="32"/>
          <w:u w:val="single"/>
        </w:rPr>
      </w:pPr>
    </w:p>
    <w:p w14:paraId="4D70757C" w14:textId="77777777" w:rsidR="0087033A" w:rsidRDefault="0087033A" w:rsidP="00A827EA">
      <w:pPr>
        <w:rPr>
          <w:rFonts w:ascii="Times New Roman" w:hAnsi="Times New Roman" w:cs="Times New Roman"/>
          <w:b/>
          <w:bCs/>
          <w:sz w:val="32"/>
          <w:szCs w:val="32"/>
          <w:u w:val="single"/>
        </w:rPr>
      </w:pPr>
    </w:p>
    <w:p w14:paraId="6E580277" w14:textId="77777777" w:rsidR="0087033A" w:rsidRDefault="0087033A" w:rsidP="00A827EA">
      <w:pPr>
        <w:rPr>
          <w:rFonts w:ascii="Times New Roman" w:hAnsi="Times New Roman" w:cs="Times New Roman"/>
          <w:b/>
          <w:bCs/>
          <w:sz w:val="32"/>
          <w:szCs w:val="32"/>
          <w:u w:val="single"/>
        </w:rPr>
      </w:pPr>
    </w:p>
    <w:p w14:paraId="41638910" w14:textId="77777777" w:rsidR="0087033A" w:rsidRDefault="0087033A" w:rsidP="00A827EA">
      <w:pPr>
        <w:rPr>
          <w:rFonts w:ascii="Times New Roman" w:hAnsi="Times New Roman" w:cs="Times New Roman"/>
          <w:b/>
          <w:bCs/>
          <w:sz w:val="32"/>
          <w:szCs w:val="32"/>
          <w:u w:val="single"/>
        </w:rPr>
      </w:pPr>
    </w:p>
    <w:p w14:paraId="228E1224" w14:textId="77777777" w:rsidR="0087033A" w:rsidRPr="0087033A" w:rsidRDefault="0087033A" w:rsidP="0087033A">
      <w:pPr>
        <w:ind w:firstLine="720"/>
        <w:rPr>
          <w:rFonts w:ascii="Times New Roman" w:hAnsi="Times New Roman" w:cs="Times New Roman"/>
          <w:b/>
          <w:bCs/>
          <w:sz w:val="24"/>
          <w:szCs w:val="24"/>
        </w:rPr>
      </w:pPr>
      <w:r w:rsidRPr="0087033A">
        <w:rPr>
          <w:rFonts w:ascii="Times New Roman" w:hAnsi="Times New Roman" w:cs="Times New Roman"/>
          <w:b/>
          <w:bCs/>
          <w:sz w:val="24"/>
          <w:szCs w:val="24"/>
        </w:rPr>
        <w:tab/>
        <w:t>Description</w:t>
      </w:r>
    </w:p>
    <w:p w14:paraId="3F5AB510" w14:textId="77777777" w:rsidR="0087033A" w:rsidRPr="0087033A" w:rsidRDefault="005A791C" w:rsidP="0087033A">
      <w:pPr>
        <w:ind w:left="1440" w:firstLine="720"/>
        <w:rPr>
          <w:rFonts w:ascii="Times New Roman" w:hAnsi="Times New Roman" w:cs="Times New Roman"/>
          <w:sz w:val="32"/>
          <w:szCs w:val="32"/>
        </w:rPr>
      </w:pPr>
      <w:r>
        <w:rPr>
          <w:rFonts w:ascii="Times New Roman" w:hAnsi="Times New Roman" w:cs="Times New Roman"/>
          <w:sz w:val="24"/>
          <w:szCs w:val="24"/>
        </w:rPr>
        <w:t xml:space="preserve">The functions in this diagram </w:t>
      </w:r>
      <w:r w:rsidR="004B3ED5">
        <w:rPr>
          <w:rFonts w:ascii="Times New Roman" w:hAnsi="Times New Roman" w:cs="Times New Roman"/>
          <w:sz w:val="24"/>
          <w:szCs w:val="24"/>
        </w:rPr>
        <w:t>are</w:t>
      </w:r>
      <w:r w:rsidR="0087033A">
        <w:rPr>
          <w:rFonts w:ascii="Times New Roman" w:hAnsi="Times New Roman" w:cs="Times New Roman"/>
          <w:sz w:val="24"/>
          <w:szCs w:val="24"/>
        </w:rPr>
        <w:t xml:space="preserve"> registration of </w:t>
      </w:r>
      <w:r w:rsidR="00C532C5">
        <w:rPr>
          <w:rFonts w:ascii="Times New Roman" w:hAnsi="Times New Roman" w:cs="Times New Roman"/>
          <w:sz w:val="24"/>
          <w:szCs w:val="24"/>
        </w:rPr>
        <w:t>Lecturer/Student on the mobile application</w:t>
      </w:r>
      <w:r w:rsidR="0087033A">
        <w:rPr>
          <w:rFonts w:ascii="Times New Roman" w:hAnsi="Times New Roman" w:cs="Times New Roman"/>
          <w:sz w:val="24"/>
          <w:szCs w:val="24"/>
        </w:rPr>
        <w:t xml:space="preserve"> for using the system.</w:t>
      </w:r>
    </w:p>
    <w:p w14:paraId="15E0F351" w14:textId="77777777" w:rsidR="0087033A" w:rsidRDefault="0087033A" w:rsidP="00A827EA">
      <w:pPr>
        <w:rPr>
          <w:rFonts w:ascii="Times New Roman" w:hAnsi="Times New Roman" w:cs="Times New Roman"/>
          <w:b/>
          <w:bCs/>
          <w:sz w:val="32"/>
          <w:szCs w:val="32"/>
          <w:u w:val="single"/>
        </w:rPr>
      </w:pPr>
    </w:p>
    <w:p w14:paraId="71E32F5B" w14:textId="77777777" w:rsidR="0087033A" w:rsidRDefault="0087033A" w:rsidP="00A827EA">
      <w:pPr>
        <w:rPr>
          <w:rFonts w:ascii="Times New Roman" w:hAnsi="Times New Roman" w:cs="Times New Roman"/>
          <w:b/>
          <w:bCs/>
          <w:sz w:val="32"/>
          <w:szCs w:val="32"/>
          <w:u w:val="single"/>
        </w:rPr>
      </w:pPr>
    </w:p>
    <w:p w14:paraId="339CBA75" w14:textId="77777777" w:rsidR="0087033A" w:rsidRDefault="0087033A" w:rsidP="00A827EA">
      <w:pPr>
        <w:rPr>
          <w:rFonts w:ascii="Times New Roman" w:hAnsi="Times New Roman" w:cs="Times New Roman"/>
          <w:b/>
          <w:bCs/>
          <w:sz w:val="32"/>
          <w:szCs w:val="32"/>
          <w:u w:val="single"/>
        </w:rPr>
      </w:pPr>
    </w:p>
    <w:p w14:paraId="1EA9F2D9" w14:textId="77777777" w:rsidR="0087033A" w:rsidRDefault="0087033A" w:rsidP="00A827EA">
      <w:pPr>
        <w:rPr>
          <w:rFonts w:ascii="Times New Roman" w:hAnsi="Times New Roman" w:cs="Times New Roman"/>
          <w:b/>
          <w:bCs/>
          <w:sz w:val="32"/>
          <w:szCs w:val="32"/>
          <w:u w:val="single"/>
        </w:rPr>
      </w:pPr>
    </w:p>
    <w:p w14:paraId="78D62839" w14:textId="77777777" w:rsidR="0087033A" w:rsidRPr="00F14C2A" w:rsidRDefault="0087033A"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3.1.2 Login to the system Use Case Diagram </w:t>
      </w:r>
    </w:p>
    <w:p w14:paraId="4AD21827" w14:textId="77777777" w:rsidR="0087033A" w:rsidRDefault="00936A63" w:rsidP="00A827EA">
      <w:pPr>
        <w:rPr>
          <w:rFonts w:ascii="Times New Roman" w:hAnsi="Times New Roman" w:cs="Times New Roman"/>
          <w:b/>
          <w:bCs/>
          <w:sz w:val="32"/>
          <w:szCs w:val="32"/>
          <w:u w:val="single"/>
        </w:rPr>
      </w:pPr>
      <w:r>
        <w:rPr>
          <w:rFonts w:ascii="Times New Roman" w:hAnsi="Times New Roman" w:cs="Times New Roman"/>
          <w:b/>
          <w:bCs/>
          <w:noProof/>
          <w:sz w:val="32"/>
          <w:szCs w:val="32"/>
          <w:u w:val="single"/>
          <w:lang w:eastAsia="ko-KR"/>
        </w:rPr>
        <w:drawing>
          <wp:anchor distT="0" distB="0" distL="114300" distR="114300" simplePos="0" relativeHeight="251665408" behindDoc="1" locked="0" layoutInCell="1" allowOverlap="1" wp14:anchorId="0AA2827A" wp14:editId="17743427">
            <wp:simplePos x="0" y="0"/>
            <wp:positionH relativeFrom="column">
              <wp:posOffset>200025</wp:posOffset>
            </wp:positionH>
            <wp:positionV relativeFrom="paragraph">
              <wp:posOffset>250825</wp:posOffset>
            </wp:positionV>
            <wp:extent cx="4764034" cy="398679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4034" cy="3986792"/>
                    </a:xfrm>
                    <a:prstGeom prst="rect">
                      <a:avLst/>
                    </a:prstGeom>
                  </pic:spPr>
                </pic:pic>
              </a:graphicData>
            </a:graphic>
            <wp14:sizeRelH relativeFrom="page">
              <wp14:pctWidth>0</wp14:pctWidth>
            </wp14:sizeRelH>
            <wp14:sizeRelV relativeFrom="page">
              <wp14:pctHeight>0</wp14:pctHeight>
            </wp14:sizeRelV>
          </wp:anchor>
        </w:drawing>
      </w:r>
    </w:p>
    <w:p w14:paraId="78F57D56" w14:textId="77777777" w:rsidR="0087033A" w:rsidRDefault="0087033A" w:rsidP="00A827EA">
      <w:pPr>
        <w:rPr>
          <w:rFonts w:ascii="Times New Roman" w:hAnsi="Times New Roman" w:cs="Times New Roman"/>
          <w:b/>
          <w:bCs/>
          <w:sz w:val="32"/>
          <w:szCs w:val="32"/>
          <w:u w:val="single"/>
        </w:rPr>
      </w:pPr>
    </w:p>
    <w:p w14:paraId="7CD63F07" w14:textId="77777777" w:rsidR="0087033A" w:rsidRDefault="0087033A" w:rsidP="00A827EA">
      <w:pPr>
        <w:rPr>
          <w:rFonts w:ascii="Times New Roman" w:hAnsi="Times New Roman" w:cs="Times New Roman"/>
          <w:b/>
          <w:bCs/>
          <w:sz w:val="32"/>
          <w:szCs w:val="32"/>
          <w:u w:val="single"/>
        </w:rPr>
      </w:pPr>
    </w:p>
    <w:p w14:paraId="423CFA3C" w14:textId="77777777" w:rsidR="0087033A" w:rsidRDefault="0087033A" w:rsidP="00A827EA">
      <w:pPr>
        <w:rPr>
          <w:rFonts w:ascii="Times New Roman" w:hAnsi="Times New Roman" w:cs="Times New Roman"/>
          <w:b/>
          <w:bCs/>
          <w:sz w:val="32"/>
          <w:szCs w:val="32"/>
          <w:u w:val="single"/>
        </w:rPr>
      </w:pPr>
    </w:p>
    <w:p w14:paraId="3858B207" w14:textId="77777777" w:rsidR="0087033A" w:rsidRDefault="0087033A" w:rsidP="00A827EA">
      <w:pPr>
        <w:rPr>
          <w:rFonts w:ascii="Times New Roman" w:hAnsi="Times New Roman" w:cs="Times New Roman"/>
          <w:b/>
          <w:bCs/>
          <w:sz w:val="32"/>
          <w:szCs w:val="32"/>
          <w:u w:val="single"/>
        </w:rPr>
      </w:pPr>
    </w:p>
    <w:p w14:paraId="3DB29567" w14:textId="77777777" w:rsidR="0087033A" w:rsidRDefault="0087033A" w:rsidP="00A827EA">
      <w:pPr>
        <w:rPr>
          <w:rFonts w:ascii="Times New Roman" w:hAnsi="Times New Roman" w:cs="Times New Roman"/>
          <w:b/>
          <w:bCs/>
          <w:sz w:val="32"/>
          <w:szCs w:val="32"/>
          <w:u w:val="single"/>
        </w:rPr>
      </w:pPr>
    </w:p>
    <w:p w14:paraId="071A689D" w14:textId="77777777" w:rsidR="0087033A" w:rsidRDefault="0087033A" w:rsidP="00A827EA">
      <w:pPr>
        <w:rPr>
          <w:rFonts w:ascii="Times New Roman" w:hAnsi="Times New Roman" w:cs="Times New Roman"/>
          <w:b/>
          <w:bCs/>
          <w:sz w:val="32"/>
          <w:szCs w:val="32"/>
          <w:u w:val="single"/>
        </w:rPr>
      </w:pPr>
    </w:p>
    <w:p w14:paraId="1B2BFA7F" w14:textId="77777777" w:rsidR="0087033A" w:rsidRDefault="0087033A" w:rsidP="00A827EA">
      <w:pPr>
        <w:rPr>
          <w:rFonts w:ascii="Times New Roman" w:hAnsi="Times New Roman" w:cs="Times New Roman"/>
          <w:b/>
          <w:bCs/>
          <w:sz w:val="32"/>
          <w:szCs w:val="32"/>
          <w:u w:val="single"/>
        </w:rPr>
      </w:pPr>
    </w:p>
    <w:p w14:paraId="01359B1B" w14:textId="77777777" w:rsidR="0087033A" w:rsidRDefault="0087033A" w:rsidP="00A827EA">
      <w:pPr>
        <w:rPr>
          <w:rFonts w:ascii="Times New Roman" w:hAnsi="Times New Roman" w:cs="Times New Roman"/>
          <w:b/>
          <w:bCs/>
          <w:sz w:val="32"/>
          <w:szCs w:val="32"/>
          <w:u w:val="single"/>
        </w:rPr>
      </w:pPr>
    </w:p>
    <w:p w14:paraId="008BFA6F" w14:textId="77777777" w:rsidR="0087033A" w:rsidRDefault="0087033A" w:rsidP="00A827EA">
      <w:pPr>
        <w:rPr>
          <w:rFonts w:ascii="Times New Roman" w:hAnsi="Times New Roman" w:cs="Times New Roman"/>
          <w:b/>
          <w:bCs/>
          <w:sz w:val="32"/>
          <w:szCs w:val="32"/>
          <w:u w:val="single"/>
        </w:rPr>
      </w:pPr>
    </w:p>
    <w:p w14:paraId="15131A78" w14:textId="77777777" w:rsidR="0087033A" w:rsidRDefault="0087033A" w:rsidP="00A827EA">
      <w:pPr>
        <w:rPr>
          <w:rFonts w:ascii="Times New Roman" w:hAnsi="Times New Roman" w:cs="Times New Roman"/>
          <w:b/>
          <w:bCs/>
          <w:sz w:val="32"/>
          <w:szCs w:val="32"/>
          <w:u w:val="single"/>
        </w:rPr>
      </w:pPr>
    </w:p>
    <w:p w14:paraId="18EB17AB" w14:textId="77777777" w:rsidR="0087033A" w:rsidRDefault="0087033A" w:rsidP="00A827EA">
      <w:pPr>
        <w:rPr>
          <w:rFonts w:ascii="Times New Roman" w:hAnsi="Times New Roman" w:cs="Times New Roman"/>
          <w:b/>
          <w:bCs/>
          <w:sz w:val="32"/>
          <w:szCs w:val="32"/>
          <w:u w:val="single"/>
        </w:rPr>
      </w:pPr>
    </w:p>
    <w:p w14:paraId="0DF7AA71" w14:textId="77777777" w:rsidR="0087033A" w:rsidRDefault="0087033A" w:rsidP="00A827EA">
      <w:pPr>
        <w:rPr>
          <w:rFonts w:ascii="Times New Roman" w:hAnsi="Times New Roman" w:cs="Times New Roman"/>
          <w:b/>
          <w:bCs/>
          <w:sz w:val="32"/>
          <w:szCs w:val="32"/>
          <w:u w:val="single"/>
        </w:rPr>
      </w:pPr>
    </w:p>
    <w:p w14:paraId="71526C6E" w14:textId="77777777" w:rsidR="00C532C5" w:rsidRDefault="00C532C5" w:rsidP="00C532C5">
      <w:pPr>
        <w:ind w:firstLine="720"/>
        <w:rPr>
          <w:rFonts w:ascii="Times New Roman" w:hAnsi="Times New Roman" w:cs="Times New Roman"/>
          <w:b/>
          <w:bCs/>
          <w:sz w:val="24"/>
          <w:szCs w:val="24"/>
        </w:rPr>
      </w:pPr>
      <w:r w:rsidRPr="0087033A">
        <w:rPr>
          <w:rFonts w:ascii="Times New Roman" w:hAnsi="Times New Roman" w:cs="Times New Roman"/>
          <w:b/>
          <w:bCs/>
          <w:sz w:val="24"/>
          <w:szCs w:val="24"/>
        </w:rPr>
        <w:tab/>
      </w:r>
    </w:p>
    <w:p w14:paraId="0216A313" w14:textId="77777777" w:rsidR="00C532C5" w:rsidRDefault="00C532C5" w:rsidP="00C532C5">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14:paraId="397AC960" w14:textId="77777777" w:rsidR="00C532C5" w:rsidRDefault="005A791C" w:rsidP="00C532C5">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w:t>
      </w:r>
      <w:r w:rsidRPr="00C532C5">
        <w:rPr>
          <w:rFonts w:ascii="Times New Roman" w:hAnsi="Times New Roman" w:cs="Times New Roman"/>
          <w:sz w:val="24"/>
          <w:szCs w:val="24"/>
        </w:rPr>
        <w:t xml:space="preserve"> </w:t>
      </w:r>
      <w:r w:rsidR="004B3ED5">
        <w:rPr>
          <w:rFonts w:ascii="Times New Roman" w:hAnsi="Times New Roman" w:cs="Times New Roman"/>
          <w:sz w:val="24"/>
          <w:szCs w:val="24"/>
        </w:rPr>
        <w:t>are</w:t>
      </w:r>
      <w:r w:rsidR="00C532C5" w:rsidRPr="00C532C5">
        <w:rPr>
          <w:rFonts w:ascii="Times New Roman" w:hAnsi="Times New Roman" w:cs="Times New Roman"/>
          <w:sz w:val="24"/>
          <w:szCs w:val="24"/>
        </w:rPr>
        <w:t xml:space="preserve"> access</w:t>
      </w:r>
      <w:r w:rsidR="004B3ED5">
        <w:rPr>
          <w:rFonts w:ascii="Times New Roman" w:hAnsi="Times New Roman" w:cs="Times New Roman"/>
          <w:sz w:val="24"/>
          <w:szCs w:val="24"/>
        </w:rPr>
        <w:t>ion</w:t>
      </w:r>
      <w:r w:rsidR="00C532C5" w:rsidRPr="00C532C5">
        <w:rPr>
          <w:rFonts w:ascii="Times New Roman" w:hAnsi="Times New Roman" w:cs="Times New Roman"/>
          <w:sz w:val="24"/>
          <w:szCs w:val="24"/>
        </w:rPr>
        <w:t xml:space="preserve"> to the system</w:t>
      </w:r>
      <w:r w:rsidR="00C532C5">
        <w:rPr>
          <w:rFonts w:ascii="Times New Roman" w:hAnsi="Times New Roman" w:cs="Times New Roman"/>
          <w:sz w:val="24"/>
          <w:szCs w:val="24"/>
        </w:rPr>
        <w:t xml:space="preserve"> </w:t>
      </w:r>
      <w:r w:rsidR="004B3ED5">
        <w:rPr>
          <w:rFonts w:ascii="Times New Roman" w:hAnsi="Times New Roman" w:cs="Times New Roman"/>
          <w:sz w:val="24"/>
          <w:szCs w:val="24"/>
        </w:rPr>
        <w:t xml:space="preserve">of Lecturer/Student </w:t>
      </w:r>
      <w:r w:rsidR="00C532C5">
        <w:rPr>
          <w:rFonts w:ascii="Times New Roman" w:hAnsi="Times New Roman" w:cs="Times New Roman"/>
          <w:sz w:val="24"/>
          <w:szCs w:val="24"/>
        </w:rPr>
        <w:t>on the mobile application</w:t>
      </w:r>
      <w:r w:rsidR="00C532C5" w:rsidRPr="00C532C5">
        <w:rPr>
          <w:rFonts w:ascii="Times New Roman" w:hAnsi="Times New Roman" w:cs="Times New Roman"/>
          <w:sz w:val="24"/>
          <w:szCs w:val="24"/>
        </w:rPr>
        <w:t>.</w:t>
      </w:r>
    </w:p>
    <w:p w14:paraId="368C2791" w14:textId="77777777" w:rsidR="005A791C" w:rsidRDefault="005A791C" w:rsidP="00C532C5">
      <w:pPr>
        <w:ind w:left="1440" w:firstLine="720"/>
        <w:rPr>
          <w:rFonts w:ascii="Times New Roman" w:hAnsi="Times New Roman" w:cs="Times New Roman"/>
          <w:sz w:val="24"/>
          <w:szCs w:val="24"/>
        </w:rPr>
      </w:pPr>
    </w:p>
    <w:p w14:paraId="39D6BF4A" w14:textId="77777777" w:rsidR="005A791C" w:rsidRDefault="005A791C" w:rsidP="00C532C5">
      <w:pPr>
        <w:ind w:left="1440" w:firstLine="720"/>
        <w:rPr>
          <w:rFonts w:ascii="Times New Roman" w:hAnsi="Times New Roman" w:cs="Times New Roman"/>
          <w:sz w:val="24"/>
          <w:szCs w:val="24"/>
        </w:rPr>
      </w:pPr>
    </w:p>
    <w:p w14:paraId="7E755D02" w14:textId="77777777" w:rsidR="005A791C" w:rsidRDefault="005A791C" w:rsidP="00C532C5">
      <w:pPr>
        <w:ind w:left="1440" w:firstLine="720"/>
        <w:rPr>
          <w:rFonts w:ascii="Times New Roman" w:hAnsi="Times New Roman" w:cs="Times New Roman"/>
          <w:sz w:val="24"/>
          <w:szCs w:val="24"/>
        </w:rPr>
      </w:pPr>
    </w:p>
    <w:p w14:paraId="777E21D7" w14:textId="77777777" w:rsidR="005A791C" w:rsidRDefault="005A791C" w:rsidP="00C532C5">
      <w:pPr>
        <w:ind w:left="1440" w:firstLine="720"/>
        <w:rPr>
          <w:rFonts w:ascii="Times New Roman" w:hAnsi="Times New Roman" w:cs="Times New Roman"/>
          <w:sz w:val="24"/>
          <w:szCs w:val="24"/>
        </w:rPr>
      </w:pPr>
    </w:p>
    <w:p w14:paraId="3CE528B8" w14:textId="77777777" w:rsidR="005A791C" w:rsidRDefault="005A791C" w:rsidP="00C532C5">
      <w:pPr>
        <w:ind w:left="1440" w:firstLine="720"/>
        <w:rPr>
          <w:rFonts w:ascii="Times New Roman" w:hAnsi="Times New Roman" w:cs="Times New Roman"/>
          <w:sz w:val="24"/>
          <w:szCs w:val="24"/>
        </w:rPr>
      </w:pPr>
    </w:p>
    <w:p w14:paraId="3E57FF2C" w14:textId="77777777" w:rsidR="005A791C" w:rsidRDefault="005A791C" w:rsidP="00C532C5">
      <w:pPr>
        <w:ind w:left="1440" w:firstLine="720"/>
        <w:rPr>
          <w:rFonts w:ascii="Times New Roman" w:hAnsi="Times New Roman" w:cs="Times New Roman"/>
          <w:sz w:val="24"/>
          <w:szCs w:val="24"/>
        </w:rPr>
      </w:pPr>
    </w:p>
    <w:p w14:paraId="50E51D24" w14:textId="77777777" w:rsidR="005A791C" w:rsidRDefault="005A791C" w:rsidP="00C532C5">
      <w:pPr>
        <w:ind w:left="1440" w:firstLine="720"/>
        <w:rPr>
          <w:rFonts w:ascii="Times New Roman" w:hAnsi="Times New Roman" w:cs="Times New Roman"/>
          <w:sz w:val="24"/>
          <w:szCs w:val="24"/>
        </w:rPr>
      </w:pPr>
    </w:p>
    <w:p w14:paraId="009BC5F9" w14:textId="77777777" w:rsidR="005A791C" w:rsidRDefault="005A791C" w:rsidP="00C532C5">
      <w:pPr>
        <w:ind w:left="1440" w:firstLine="720"/>
        <w:rPr>
          <w:rFonts w:ascii="Times New Roman" w:hAnsi="Times New Roman" w:cs="Times New Roman"/>
          <w:sz w:val="24"/>
          <w:szCs w:val="24"/>
        </w:rPr>
      </w:pPr>
    </w:p>
    <w:p w14:paraId="73069767" w14:textId="77777777" w:rsidR="005A791C" w:rsidRPr="00F14C2A" w:rsidRDefault="005A791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3.1.3 Course management Use Case Diagram </w:t>
      </w:r>
    </w:p>
    <w:p w14:paraId="5EEB423A" w14:textId="77777777" w:rsidR="005A791C" w:rsidRPr="005A791C" w:rsidRDefault="008547F7" w:rsidP="005A791C">
      <w:r>
        <w:rPr>
          <w:rFonts w:ascii="Times New Roman" w:hAnsi="Times New Roman" w:cs="Times New Roman"/>
          <w:noProof/>
          <w:sz w:val="24"/>
          <w:szCs w:val="24"/>
          <w:lang w:eastAsia="ko-KR"/>
        </w:rPr>
        <w:drawing>
          <wp:anchor distT="0" distB="0" distL="114300" distR="114300" simplePos="0" relativeHeight="251666432" behindDoc="1" locked="0" layoutInCell="1" allowOverlap="1" wp14:anchorId="600167A0" wp14:editId="30F14C74">
            <wp:simplePos x="0" y="0"/>
            <wp:positionH relativeFrom="column">
              <wp:posOffset>533400</wp:posOffset>
            </wp:positionH>
            <wp:positionV relativeFrom="paragraph">
              <wp:posOffset>279400</wp:posOffset>
            </wp:positionV>
            <wp:extent cx="4718314" cy="4261113"/>
            <wp:effectExtent l="0" t="0" r="635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rse manage-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8314" cy="4261113"/>
                    </a:xfrm>
                    <a:prstGeom prst="rect">
                      <a:avLst/>
                    </a:prstGeom>
                  </pic:spPr>
                </pic:pic>
              </a:graphicData>
            </a:graphic>
            <wp14:sizeRelH relativeFrom="page">
              <wp14:pctWidth>0</wp14:pctWidth>
            </wp14:sizeRelH>
            <wp14:sizeRelV relativeFrom="page">
              <wp14:pctHeight>0</wp14:pctHeight>
            </wp14:sizeRelV>
          </wp:anchor>
        </w:drawing>
      </w:r>
    </w:p>
    <w:p w14:paraId="0258A189" w14:textId="77777777" w:rsidR="005A791C" w:rsidRPr="00C532C5" w:rsidRDefault="005A791C" w:rsidP="00C532C5">
      <w:pPr>
        <w:ind w:left="1440" w:firstLine="720"/>
        <w:rPr>
          <w:rFonts w:ascii="Times New Roman" w:hAnsi="Times New Roman" w:cs="Times New Roman"/>
          <w:sz w:val="24"/>
          <w:szCs w:val="24"/>
        </w:rPr>
      </w:pPr>
    </w:p>
    <w:p w14:paraId="1D39BEEB" w14:textId="77777777" w:rsidR="0087033A" w:rsidRDefault="0087033A" w:rsidP="00A827EA">
      <w:pPr>
        <w:rPr>
          <w:rFonts w:ascii="Times New Roman" w:hAnsi="Times New Roman" w:cs="Times New Roman"/>
          <w:b/>
          <w:bCs/>
          <w:sz w:val="32"/>
          <w:szCs w:val="32"/>
          <w:u w:val="single"/>
        </w:rPr>
      </w:pPr>
    </w:p>
    <w:p w14:paraId="4B5DEF0D" w14:textId="77777777" w:rsidR="0087033A" w:rsidRDefault="0087033A" w:rsidP="00A827EA">
      <w:pPr>
        <w:rPr>
          <w:rFonts w:ascii="Times New Roman" w:hAnsi="Times New Roman" w:cs="Times New Roman"/>
          <w:b/>
          <w:bCs/>
          <w:sz w:val="32"/>
          <w:szCs w:val="32"/>
          <w:u w:val="single"/>
        </w:rPr>
      </w:pPr>
    </w:p>
    <w:p w14:paraId="6DA8A09C" w14:textId="77777777" w:rsidR="0087033A" w:rsidRDefault="0087033A" w:rsidP="00A827EA">
      <w:pPr>
        <w:rPr>
          <w:rFonts w:ascii="Times New Roman" w:hAnsi="Times New Roman" w:cs="Times New Roman"/>
          <w:b/>
          <w:bCs/>
          <w:sz w:val="32"/>
          <w:szCs w:val="32"/>
          <w:u w:val="single"/>
        </w:rPr>
      </w:pPr>
    </w:p>
    <w:p w14:paraId="7926672C" w14:textId="77777777" w:rsidR="0087033A" w:rsidRDefault="0087033A" w:rsidP="00A827EA">
      <w:pPr>
        <w:rPr>
          <w:rFonts w:ascii="Times New Roman" w:hAnsi="Times New Roman" w:cs="Times New Roman"/>
          <w:b/>
          <w:bCs/>
          <w:sz w:val="32"/>
          <w:szCs w:val="32"/>
          <w:u w:val="single"/>
        </w:rPr>
      </w:pPr>
    </w:p>
    <w:p w14:paraId="5150EF68" w14:textId="77777777" w:rsidR="0087033A" w:rsidRDefault="0087033A" w:rsidP="00A827EA">
      <w:pPr>
        <w:rPr>
          <w:rFonts w:ascii="Times New Roman" w:hAnsi="Times New Roman" w:cs="Times New Roman"/>
          <w:b/>
          <w:bCs/>
          <w:sz w:val="32"/>
          <w:szCs w:val="32"/>
          <w:u w:val="single"/>
        </w:rPr>
      </w:pPr>
    </w:p>
    <w:p w14:paraId="28FD3C54" w14:textId="77777777" w:rsidR="0087033A" w:rsidRDefault="0087033A" w:rsidP="00A827EA">
      <w:pPr>
        <w:rPr>
          <w:rFonts w:ascii="Times New Roman" w:hAnsi="Times New Roman" w:cs="Times New Roman"/>
          <w:b/>
          <w:bCs/>
          <w:sz w:val="32"/>
          <w:szCs w:val="32"/>
          <w:u w:val="single"/>
        </w:rPr>
      </w:pPr>
    </w:p>
    <w:p w14:paraId="16002A4D" w14:textId="77777777" w:rsidR="0087033A" w:rsidRDefault="0087033A" w:rsidP="00A827EA">
      <w:pPr>
        <w:rPr>
          <w:rFonts w:ascii="Times New Roman" w:hAnsi="Times New Roman" w:cs="Times New Roman"/>
          <w:b/>
          <w:bCs/>
          <w:sz w:val="32"/>
          <w:szCs w:val="32"/>
          <w:u w:val="single"/>
        </w:rPr>
      </w:pPr>
    </w:p>
    <w:p w14:paraId="1F637FE6" w14:textId="77777777" w:rsidR="0087033A" w:rsidRDefault="0087033A" w:rsidP="00A827EA">
      <w:pPr>
        <w:rPr>
          <w:rFonts w:ascii="Times New Roman" w:hAnsi="Times New Roman" w:cs="Times New Roman"/>
          <w:b/>
          <w:bCs/>
          <w:sz w:val="32"/>
          <w:szCs w:val="32"/>
          <w:u w:val="single"/>
        </w:rPr>
      </w:pPr>
    </w:p>
    <w:p w14:paraId="472E6FAC" w14:textId="77777777" w:rsidR="005A791C" w:rsidRDefault="005A791C" w:rsidP="00A827EA">
      <w:pPr>
        <w:rPr>
          <w:rFonts w:ascii="Times New Roman" w:hAnsi="Times New Roman" w:cs="Times New Roman"/>
          <w:b/>
          <w:bCs/>
          <w:sz w:val="32"/>
          <w:szCs w:val="32"/>
          <w:u w:val="single"/>
        </w:rPr>
      </w:pPr>
    </w:p>
    <w:p w14:paraId="5B7F0082" w14:textId="77777777" w:rsidR="005A791C" w:rsidRDefault="005A791C" w:rsidP="00A827EA">
      <w:pPr>
        <w:rPr>
          <w:rFonts w:ascii="Times New Roman" w:hAnsi="Times New Roman" w:cs="Times New Roman"/>
          <w:b/>
          <w:bCs/>
          <w:sz w:val="32"/>
          <w:szCs w:val="32"/>
          <w:u w:val="single"/>
        </w:rPr>
      </w:pPr>
    </w:p>
    <w:p w14:paraId="32437210" w14:textId="77777777" w:rsidR="005A791C" w:rsidRDefault="005A791C" w:rsidP="00A827EA">
      <w:pPr>
        <w:rPr>
          <w:rFonts w:ascii="Times New Roman" w:hAnsi="Times New Roman" w:cs="Times New Roman"/>
          <w:b/>
          <w:bCs/>
          <w:sz w:val="32"/>
          <w:szCs w:val="32"/>
          <w:u w:val="single"/>
        </w:rPr>
      </w:pPr>
    </w:p>
    <w:p w14:paraId="607BACCC" w14:textId="77777777" w:rsidR="005A791C" w:rsidRDefault="005A791C" w:rsidP="00A827EA">
      <w:pPr>
        <w:rPr>
          <w:rFonts w:ascii="Times New Roman" w:hAnsi="Times New Roman" w:cs="Times New Roman"/>
          <w:b/>
          <w:bCs/>
          <w:sz w:val="32"/>
          <w:szCs w:val="32"/>
          <w:u w:val="single"/>
        </w:rPr>
      </w:pPr>
    </w:p>
    <w:p w14:paraId="03A0F7EA" w14:textId="77777777" w:rsidR="005A791C" w:rsidRDefault="005A791C" w:rsidP="00A827EA">
      <w:pPr>
        <w:rPr>
          <w:rFonts w:ascii="Times New Roman" w:hAnsi="Times New Roman" w:cs="Times New Roman"/>
          <w:b/>
          <w:bCs/>
          <w:sz w:val="32"/>
          <w:szCs w:val="32"/>
          <w:u w:val="single"/>
        </w:rPr>
      </w:pPr>
    </w:p>
    <w:p w14:paraId="51536B67" w14:textId="77777777" w:rsidR="005A791C" w:rsidRDefault="005A791C" w:rsidP="005A791C">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14:paraId="084C2C62" w14:textId="77777777" w:rsidR="005A791C" w:rsidRDefault="005A791C" w:rsidP="005A791C">
      <w:pPr>
        <w:ind w:left="1440" w:firstLine="720"/>
        <w:rPr>
          <w:rFonts w:ascii="Times New Roman" w:hAnsi="Times New Roman" w:cs="Times New Roman"/>
          <w:sz w:val="24"/>
          <w:szCs w:val="24"/>
        </w:rPr>
      </w:pPr>
      <w:r>
        <w:rPr>
          <w:rFonts w:ascii="Times New Roman" w:hAnsi="Times New Roman" w:cs="Times New Roman"/>
          <w:sz w:val="24"/>
          <w:szCs w:val="24"/>
        </w:rPr>
        <w:t xml:space="preserve">The functions in this diagram </w:t>
      </w:r>
      <w:r w:rsidR="004B3ED5">
        <w:rPr>
          <w:rFonts w:ascii="Times New Roman" w:hAnsi="Times New Roman" w:cs="Times New Roman"/>
          <w:sz w:val="24"/>
          <w:szCs w:val="24"/>
        </w:rPr>
        <w:t xml:space="preserve">are accession </w:t>
      </w:r>
      <w:r>
        <w:rPr>
          <w:rFonts w:ascii="Times New Roman" w:hAnsi="Times New Roman" w:cs="Times New Roman"/>
          <w:sz w:val="24"/>
          <w:szCs w:val="24"/>
        </w:rPr>
        <w:t xml:space="preserve">to courses information that were taught </w:t>
      </w:r>
      <w:r w:rsidR="004B3ED5">
        <w:rPr>
          <w:rFonts w:ascii="Times New Roman" w:hAnsi="Times New Roman" w:cs="Times New Roman"/>
          <w:sz w:val="24"/>
          <w:szCs w:val="24"/>
        </w:rPr>
        <w:t xml:space="preserve">by Lecturer </w:t>
      </w:r>
      <w:r>
        <w:rPr>
          <w:rFonts w:ascii="Times New Roman" w:hAnsi="Times New Roman" w:cs="Times New Roman"/>
          <w:sz w:val="24"/>
          <w:szCs w:val="24"/>
        </w:rPr>
        <w:t>on</w:t>
      </w:r>
      <w:r w:rsidRPr="00A827EA">
        <w:rPr>
          <w:rFonts w:ascii="Times New Roman" w:hAnsi="Times New Roman" w:cs="Times New Roman"/>
          <w:sz w:val="24"/>
          <w:szCs w:val="24"/>
        </w:rPr>
        <w:t xml:space="preserve"> the mobile application.</w:t>
      </w:r>
      <w:r>
        <w:rPr>
          <w:rFonts w:ascii="Times New Roman" w:hAnsi="Times New Roman" w:cs="Times New Roman"/>
          <w:sz w:val="24"/>
          <w:szCs w:val="24"/>
        </w:rPr>
        <w:t xml:space="preserve"> Student access</w:t>
      </w:r>
      <w:r w:rsidR="004B3ED5">
        <w:rPr>
          <w:rFonts w:ascii="Times New Roman" w:hAnsi="Times New Roman" w:cs="Times New Roman"/>
          <w:sz w:val="24"/>
          <w:szCs w:val="24"/>
        </w:rPr>
        <w:t xml:space="preserve"> to</w:t>
      </w:r>
      <w:r>
        <w:rPr>
          <w:rFonts w:ascii="Times New Roman" w:hAnsi="Times New Roman" w:cs="Times New Roman"/>
          <w:sz w:val="24"/>
          <w:szCs w:val="24"/>
        </w:rPr>
        <w:t xml:space="preserve"> course</w:t>
      </w:r>
      <w:r w:rsidR="004B3ED5">
        <w:rPr>
          <w:rFonts w:ascii="Times New Roman" w:hAnsi="Times New Roman" w:cs="Times New Roman"/>
          <w:sz w:val="24"/>
          <w:szCs w:val="24"/>
        </w:rPr>
        <w:t>s</w:t>
      </w:r>
      <w:r>
        <w:rPr>
          <w:rFonts w:ascii="Times New Roman" w:hAnsi="Times New Roman" w:cs="Times New Roman"/>
          <w:sz w:val="24"/>
          <w:szCs w:val="24"/>
        </w:rPr>
        <w:t xml:space="preserve"> information that were </w:t>
      </w:r>
      <w:r w:rsidR="004B3ED5">
        <w:rPr>
          <w:rFonts w:ascii="Times New Roman" w:hAnsi="Times New Roman" w:cs="Times New Roman"/>
          <w:sz w:val="24"/>
          <w:szCs w:val="24"/>
        </w:rPr>
        <w:t>registered on the mobile application. Users need login before use the system.</w:t>
      </w:r>
    </w:p>
    <w:p w14:paraId="6D4F5688" w14:textId="77777777" w:rsidR="004B3ED5" w:rsidRDefault="004B3ED5" w:rsidP="005A791C">
      <w:pPr>
        <w:ind w:left="1440" w:firstLine="720"/>
        <w:rPr>
          <w:rFonts w:ascii="Times New Roman" w:hAnsi="Times New Roman" w:cs="Times New Roman"/>
          <w:sz w:val="24"/>
          <w:szCs w:val="24"/>
        </w:rPr>
      </w:pPr>
    </w:p>
    <w:p w14:paraId="17B7A2AF" w14:textId="77777777" w:rsidR="004B3ED5" w:rsidRDefault="004B3ED5" w:rsidP="005A791C">
      <w:pPr>
        <w:ind w:left="1440" w:firstLine="720"/>
        <w:rPr>
          <w:rFonts w:ascii="Times New Roman" w:hAnsi="Times New Roman" w:cs="Times New Roman"/>
          <w:sz w:val="24"/>
          <w:szCs w:val="24"/>
        </w:rPr>
      </w:pPr>
    </w:p>
    <w:p w14:paraId="7AE8D00A" w14:textId="77777777" w:rsidR="004B3ED5" w:rsidRDefault="004B3ED5" w:rsidP="005A791C">
      <w:pPr>
        <w:ind w:left="1440" w:firstLine="720"/>
        <w:rPr>
          <w:rFonts w:ascii="Times New Roman" w:hAnsi="Times New Roman" w:cs="Times New Roman"/>
          <w:sz w:val="24"/>
          <w:szCs w:val="24"/>
        </w:rPr>
      </w:pPr>
    </w:p>
    <w:p w14:paraId="5081FFE0" w14:textId="77777777" w:rsidR="004B3ED5" w:rsidRDefault="004B3ED5" w:rsidP="005A791C">
      <w:pPr>
        <w:ind w:left="1440" w:firstLine="720"/>
        <w:rPr>
          <w:rFonts w:ascii="Times New Roman" w:hAnsi="Times New Roman" w:cs="Times New Roman"/>
          <w:sz w:val="24"/>
          <w:szCs w:val="24"/>
        </w:rPr>
      </w:pPr>
    </w:p>
    <w:p w14:paraId="2642121D" w14:textId="77777777" w:rsidR="004B3ED5" w:rsidRDefault="004B3ED5" w:rsidP="005A791C">
      <w:pPr>
        <w:ind w:left="1440" w:firstLine="720"/>
        <w:rPr>
          <w:rFonts w:ascii="Times New Roman" w:hAnsi="Times New Roman" w:cs="Times New Roman"/>
          <w:sz w:val="24"/>
          <w:szCs w:val="24"/>
        </w:rPr>
      </w:pPr>
    </w:p>
    <w:p w14:paraId="4FBD9EED" w14:textId="77777777" w:rsidR="004B3ED5" w:rsidRDefault="004B3ED5" w:rsidP="005A791C">
      <w:pPr>
        <w:ind w:left="1440" w:firstLine="720"/>
        <w:rPr>
          <w:rFonts w:ascii="Times New Roman" w:hAnsi="Times New Roman" w:cs="Times New Roman"/>
          <w:sz w:val="24"/>
          <w:szCs w:val="24"/>
        </w:rPr>
      </w:pPr>
    </w:p>
    <w:p w14:paraId="3886D35F" w14:textId="77777777" w:rsidR="004B3ED5" w:rsidRPr="00F14C2A" w:rsidRDefault="004B3ED5"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3.1.4 Assignments and quizzes management Use Case Diagram </w:t>
      </w:r>
    </w:p>
    <w:p w14:paraId="2767C538" w14:textId="77777777" w:rsidR="004B3ED5" w:rsidRPr="004B3ED5" w:rsidRDefault="004B3ED5" w:rsidP="004B3ED5"/>
    <w:p w14:paraId="5305C9C9" w14:textId="77777777" w:rsidR="004B3ED5" w:rsidRPr="001F562A" w:rsidRDefault="00AB371D" w:rsidP="005A791C">
      <w:pPr>
        <w:ind w:left="1440" w:firstLine="720"/>
        <w:rPr>
          <w:rFonts w:ascii="Times New Roman" w:hAnsi="Times New Roman" w:cs="Times New Roman"/>
          <w:sz w:val="24"/>
          <w:szCs w:val="24"/>
        </w:rPr>
      </w:pPr>
      <w:r>
        <w:rPr>
          <w:rFonts w:ascii="Times New Roman" w:hAnsi="Times New Roman" w:cs="Times New Roman"/>
          <w:noProof/>
          <w:sz w:val="24"/>
          <w:szCs w:val="24"/>
          <w:lang w:eastAsia="ko-KR"/>
        </w:rPr>
        <w:drawing>
          <wp:anchor distT="0" distB="0" distL="114300" distR="114300" simplePos="0" relativeHeight="251684864" behindDoc="1" locked="0" layoutInCell="1" allowOverlap="1" wp14:anchorId="340EC420" wp14:editId="3586CC21">
            <wp:simplePos x="0" y="0"/>
            <wp:positionH relativeFrom="margin">
              <wp:align>center</wp:align>
            </wp:positionH>
            <wp:positionV relativeFrom="paragraph">
              <wp:posOffset>85725</wp:posOffset>
            </wp:positionV>
            <wp:extent cx="5129794" cy="4261113"/>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uiz management-Mob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29794" cy="4261113"/>
                    </a:xfrm>
                    <a:prstGeom prst="rect">
                      <a:avLst/>
                    </a:prstGeom>
                  </pic:spPr>
                </pic:pic>
              </a:graphicData>
            </a:graphic>
            <wp14:sizeRelH relativeFrom="page">
              <wp14:pctWidth>0</wp14:pctWidth>
            </wp14:sizeRelH>
            <wp14:sizeRelV relativeFrom="page">
              <wp14:pctHeight>0</wp14:pctHeight>
            </wp14:sizeRelV>
          </wp:anchor>
        </w:drawing>
      </w:r>
    </w:p>
    <w:p w14:paraId="201B190F" w14:textId="77777777" w:rsidR="005A791C" w:rsidRDefault="005A791C" w:rsidP="00A827EA">
      <w:pPr>
        <w:rPr>
          <w:rFonts w:ascii="Times New Roman" w:hAnsi="Times New Roman" w:cs="Times New Roman"/>
          <w:b/>
          <w:bCs/>
          <w:sz w:val="32"/>
          <w:szCs w:val="32"/>
          <w:u w:val="single"/>
        </w:rPr>
      </w:pPr>
    </w:p>
    <w:p w14:paraId="4A9D23A6" w14:textId="77777777" w:rsidR="005A791C" w:rsidRDefault="005A791C" w:rsidP="00A827EA">
      <w:pPr>
        <w:rPr>
          <w:rFonts w:ascii="Times New Roman" w:hAnsi="Times New Roman" w:cs="Times New Roman"/>
          <w:b/>
          <w:bCs/>
          <w:sz w:val="32"/>
          <w:szCs w:val="32"/>
          <w:u w:val="single"/>
        </w:rPr>
      </w:pPr>
    </w:p>
    <w:p w14:paraId="096D70EC" w14:textId="77777777" w:rsidR="004B3ED5" w:rsidRDefault="004B3ED5" w:rsidP="00A827EA">
      <w:pPr>
        <w:rPr>
          <w:rFonts w:ascii="Times New Roman" w:hAnsi="Times New Roman" w:cs="Times New Roman"/>
          <w:b/>
          <w:bCs/>
          <w:sz w:val="32"/>
          <w:szCs w:val="32"/>
          <w:u w:val="single"/>
        </w:rPr>
      </w:pPr>
    </w:p>
    <w:p w14:paraId="4691CA80" w14:textId="77777777" w:rsidR="004B3ED5" w:rsidRDefault="004B3ED5" w:rsidP="00A827EA">
      <w:pPr>
        <w:rPr>
          <w:rFonts w:ascii="Times New Roman" w:hAnsi="Times New Roman" w:cs="Times New Roman"/>
          <w:b/>
          <w:bCs/>
          <w:sz w:val="32"/>
          <w:szCs w:val="32"/>
          <w:u w:val="single"/>
        </w:rPr>
      </w:pPr>
    </w:p>
    <w:p w14:paraId="62127640" w14:textId="77777777" w:rsidR="004B3ED5" w:rsidRDefault="004B3ED5" w:rsidP="00A827EA">
      <w:pPr>
        <w:rPr>
          <w:rFonts w:ascii="Times New Roman" w:hAnsi="Times New Roman" w:cs="Times New Roman"/>
          <w:b/>
          <w:bCs/>
          <w:sz w:val="32"/>
          <w:szCs w:val="32"/>
          <w:u w:val="single"/>
        </w:rPr>
      </w:pPr>
    </w:p>
    <w:p w14:paraId="794F68B6" w14:textId="77777777" w:rsidR="004B3ED5" w:rsidRDefault="004B3ED5" w:rsidP="00A827EA">
      <w:pPr>
        <w:rPr>
          <w:rFonts w:ascii="Times New Roman" w:hAnsi="Times New Roman" w:cs="Times New Roman"/>
          <w:b/>
          <w:bCs/>
          <w:sz w:val="32"/>
          <w:szCs w:val="32"/>
          <w:u w:val="single"/>
        </w:rPr>
      </w:pPr>
    </w:p>
    <w:p w14:paraId="76710ACB" w14:textId="77777777" w:rsidR="004B3ED5" w:rsidRDefault="004B3ED5" w:rsidP="00A827EA">
      <w:pPr>
        <w:rPr>
          <w:rFonts w:ascii="Times New Roman" w:hAnsi="Times New Roman" w:cs="Times New Roman"/>
          <w:b/>
          <w:bCs/>
          <w:sz w:val="32"/>
          <w:szCs w:val="32"/>
          <w:u w:val="single"/>
        </w:rPr>
      </w:pPr>
    </w:p>
    <w:p w14:paraId="69B81789" w14:textId="77777777" w:rsidR="004B3ED5" w:rsidRDefault="004B3ED5" w:rsidP="00A827EA">
      <w:pPr>
        <w:rPr>
          <w:rFonts w:ascii="Times New Roman" w:hAnsi="Times New Roman" w:cs="Times New Roman"/>
          <w:b/>
          <w:bCs/>
          <w:sz w:val="32"/>
          <w:szCs w:val="32"/>
          <w:u w:val="single"/>
        </w:rPr>
      </w:pPr>
    </w:p>
    <w:p w14:paraId="566BE478" w14:textId="77777777" w:rsidR="004B3ED5" w:rsidRDefault="004B3ED5" w:rsidP="00A827EA">
      <w:pPr>
        <w:rPr>
          <w:rFonts w:ascii="Times New Roman" w:hAnsi="Times New Roman" w:cs="Times New Roman"/>
          <w:b/>
          <w:bCs/>
          <w:sz w:val="32"/>
          <w:szCs w:val="32"/>
          <w:u w:val="single"/>
        </w:rPr>
      </w:pPr>
    </w:p>
    <w:p w14:paraId="0428B98C" w14:textId="77777777" w:rsidR="004B3ED5" w:rsidRDefault="004B3ED5" w:rsidP="00A827EA">
      <w:pPr>
        <w:rPr>
          <w:rFonts w:ascii="Times New Roman" w:hAnsi="Times New Roman" w:cs="Times New Roman"/>
          <w:b/>
          <w:bCs/>
          <w:sz w:val="32"/>
          <w:szCs w:val="32"/>
          <w:u w:val="single"/>
        </w:rPr>
      </w:pPr>
    </w:p>
    <w:p w14:paraId="2962DD31" w14:textId="77777777" w:rsidR="004B3ED5" w:rsidRDefault="004B3ED5" w:rsidP="00A827EA">
      <w:pPr>
        <w:rPr>
          <w:rFonts w:ascii="Times New Roman" w:hAnsi="Times New Roman" w:cs="Times New Roman"/>
          <w:b/>
          <w:bCs/>
          <w:sz w:val="32"/>
          <w:szCs w:val="32"/>
          <w:u w:val="single"/>
        </w:rPr>
      </w:pPr>
    </w:p>
    <w:p w14:paraId="50CC7685" w14:textId="77777777" w:rsidR="004B3ED5" w:rsidRDefault="004B3ED5" w:rsidP="00A827EA">
      <w:pPr>
        <w:rPr>
          <w:rFonts w:ascii="Times New Roman" w:hAnsi="Times New Roman" w:cs="Times New Roman"/>
          <w:b/>
          <w:bCs/>
          <w:sz w:val="32"/>
          <w:szCs w:val="32"/>
          <w:u w:val="single"/>
        </w:rPr>
      </w:pPr>
    </w:p>
    <w:p w14:paraId="4EEB9E5D" w14:textId="77777777" w:rsidR="004B3ED5" w:rsidRDefault="004B3ED5" w:rsidP="004B3ED5">
      <w:pPr>
        <w:rPr>
          <w:rFonts w:ascii="Times New Roman" w:hAnsi="Times New Roman" w:cs="Times New Roman"/>
          <w:b/>
          <w:bCs/>
          <w:sz w:val="32"/>
          <w:szCs w:val="32"/>
          <w:u w:val="single"/>
        </w:rPr>
      </w:pPr>
    </w:p>
    <w:p w14:paraId="40272BA7" w14:textId="77777777" w:rsidR="004B3ED5" w:rsidRDefault="004B3ED5" w:rsidP="004B3ED5">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14:paraId="39C285A7" w14:textId="77777777" w:rsidR="004B3ED5" w:rsidRDefault="004B3ED5" w:rsidP="004B3ED5">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 are assignments and quizzes management by Lecturer</w:t>
      </w:r>
      <w:r w:rsidR="003E3736">
        <w:rPr>
          <w:rFonts w:ascii="Times New Roman" w:hAnsi="Times New Roman" w:cs="Times New Roman"/>
          <w:sz w:val="24"/>
          <w:szCs w:val="24"/>
        </w:rPr>
        <w:t xml:space="preserve"> on the mobile application</w:t>
      </w:r>
      <w:r>
        <w:rPr>
          <w:rFonts w:ascii="Times New Roman" w:hAnsi="Times New Roman" w:cs="Times New Roman"/>
          <w:sz w:val="24"/>
          <w:szCs w:val="24"/>
        </w:rPr>
        <w:t>. Which provide assignation assignments or quizzes, edition assignments or quizzes</w:t>
      </w:r>
      <w:r w:rsidR="003E3736">
        <w:rPr>
          <w:rFonts w:ascii="Times New Roman" w:hAnsi="Times New Roman" w:cs="Times New Roman"/>
          <w:sz w:val="24"/>
          <w:szCs w:val="24"/>
        </w:rPr>
        <w:t>, deletion assignments or quizzes, review overall student’s answer in chart, and checking student submission. Lecturer need login before user the system.</w:t>
      </w:r>
    </w:p>
    <w:p w14:paraId="768E254A" w14:textId="77777777" w:rsidR="003E3736" w:rsidRDefault="003E3736" w:rsidP="004B3ED5">
      <w:pPr>
        <w:ind w:left="1440" w:firstLine="720"/>
        <w:rPr>
          <w:rFonts w:ascii="Times New Roman" w:hAnsi="Times New Roman" w:cs="Times New Roman"/>
          <w:sz w:val="24"/>
          <w:szCs w:val="24"/>
        </w:rPr>
      </w:pPr>
    </w:p>
    <w:p w14:paraId="46398EFA" w14:textId="77777777" w:rsidR="003E3736" w:rsidRDefault="003E3736" w:rsidP="004B3ED5">
      <w:pPr>
        <w:ind w:left="1440" w:firstLine="720"/>
        <w:rPr>
          <w:rFonts w:ascii="Times New Roman" w:hAnsi="Times New Roman" w:cs="Times New Roman"/>
          <w:sz w:val="24"/>
          <w:szCs w:val="24"/>
        </w:rPr>
      </w:pPr>
    </w:p>
    <w:p w14:paraId="292EF9D8" w14:textId="77777777" w:rsidR="003E3736" w:rsidRDefault="003E3736" w:rsidP="004B3ED5">
      <w:pPr>
        <w:ind w:left="1440" w:firstLine="720"/>
        <w:rPr>
          <w:rFonts w:ascii="Times New Roman" w:hAnsi="Times New Roman" w:cs="Times New Roman"/>
          <w:sz w:val="24"/>
          <w:szCs w:val="24"/>
        </w:rPr>
      </w:pPr>
    </w:p>
    <w:p w14:paraId="0A3391F6" w14:textId="77777777" w:rsidR="003E3736" w:rsidRDefault="003E3736" w:rsidP="004B3ED5">
      <w:pPr>
        <w:ind w:left="1440" w:firstLine="720"/>
        <w:rPr>
          <w:rFonts w:ascii="Times New Roman" w:hAnsi="Times New Roman" w:cs="Times New Roman"/>
          <w:sz w:val="24"/>
          <w:szCs w:val="24"/>
        </w:rPr>
      </w:pPr>
    </w:p>
    <w:p w14:paraId="77735092" w14:textId="77777777" w:rsidR="003E3736" w:rsidRDefault="003E3736" w:rsidP="004B3ED5">
      <w:pPr>
        <w:ind w:left="1440" w:firstLine="720"/>
        <w:rPr>
          <w:rFonts w:ascii="Times New Roman" w:hAnsi="Times New Roman" w:cs="Times New Roman"/>
          <w:sz w:val="24"/>
          <w:szCs w:val="24"/>
        </w:rPr>
      </w:pPr>
    </w:p>
    <w:p w14:paraId="1DE6F8D0" w14:textId="77777777" w:rsidR="003E3736" w:rsidRPr="00F14C2A" w:rsidRDefault="003E373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3.1.5 Taking assignments and quizzes Use Case Diagram </w:t>
      </w:r>
    </w:p>
    <w:p w14:paraId="40E3FC22" w14:textId="77777777" w:rsidR="003E3736" w:rsidRPr="003E3736" w:rsidRDefault="003E3736" w:rsidP="003E3736"/>
    <w:p w14:paraId="054C8384" w14:textId="77777777" w:rsidR="003E3736" w:rsidRDefault="00F14C2A" w:rsidP="004B3ED5">
      <w:pPr>
        <w:ind w:left="1440" w:firstLine="720"/>
        <w:rPr>
          <w:rFonts w:ascii="Times New Roman" w:hAnsi="Times New Roman" w:cs="Times New Roman"/>
          <w:sz w:val="24"/>
          <w:szCs w:val="24"/>
        </w:rPr>
      </w:pPr>
      <w:r>
        <w:rPr>
          <w:rFonts w:ascii="Times New Roman" w:hAnsi="Times New Roman" w:cs="Times New Roman"/>
          <w:noProof/>
          <w:sz w:val="24"/>
          <w:szCs w:val="24"/>
          <w:lang w:eastAsia="ko-KR"/>
        </w:rPr>
        <w:drawing>
          <wp:anchor distT="0" distB="0" distL="114300" distR="114300" simplePos="0" relativeHeight="251668480" behindDoc="1" locked="0" layoutInCell="1" allowOverlap="1" wp14:anchorId="0F51D2ED" wp14:editId="511585C5">
            <wp:simplePos x="0" y="0"/>
            <wp:positionH relativeFrom="margin">
              <wp:align>center</wp:align>
            </wp:positionH>
            <wp:positionV relativeFrom="paragraph">
              <wp:posOffset>12700</wp:posOffset>
            </wp:positionV>
            <wp:extent cx="4535433" cy="389535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king assignment-Mob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5433" cy="3895352"/>
                    </a:xfrm>
                    <a:prstGeom prst="rect">
                      <a:avLst/>
                    </a:prstGeom>
                  </pic:spPr>
                </pic:pic>
              </a:graphicData>
            </a:graphic>
            <wp14:sizeRelH relativeFrom="page">
              <wp14:pctWidth>0</wp14:pctWidth>
            </wp14:sizeRelH>
            <wp14:sizeRelV relativeFrom="page">
              <wp14:pctHeight>0</wp14:pctHeight>
            </wp14:sizeRelV>
          </wp:anchor>
        </w:drawing>
      </w:r>
    </w:p>
    <w:p w14:paraId="635E064A" w14:textId="77777777" w:rsidR="004B3ED5" w:rsidRDefault="004B3ED5" w:rsidP="00A827EA">
      <w:pPr>
        <w:rPr>
          <w:rFonts w:ascii="Times New Roman" w:hAnsi="Times New Roman" w:cs="Times New Roman"/>
          <w:b/>
          <w:bCs/>
          <w:sz w:val="32"/>
          <w:szCs w:val="32"/>
          <w:u w:val="single"/>
        </w:rPr>
      </w:pPr>
    </w:p>
    <w:p w14:paraId="29242C96" w14:textId="77777777" w:rsidR="004B3ED5" w:rsidRDefault="004B3ED5" w:rsidP="00A827EA">
      <w:pPr>
        <w:rPr>
          <w:rFonts w:ascii="Times New Roman" w:hAnsi="Times New Roman" w:cs="Times New Roman"/>
          <w:b/>
          <w:bCs/>
          <w:sz w:val="32"/>
          <w:szCs w:val="32"/>
          <w:u w:val="single"/>
        </w:rPr>
      </w:pPr>
    </w:p>
    <w:p w14:paraId="6BCF38F4" w14:textId="77777777" w:rsidR="003E3736" w:rsidRDefault="003E3736" w:rsidP="00A827EA">
      <w:pPr>
        <w:rPr>
          <w:rFonts w:ascii="Times New Roman" w:hAnsi="Times New Roman" w:cs="Times New Roman"/>
          <w:b/>
          <w:bCs/>
          <w:sz w:val="32"/>
          <w:szCs w:val="32"/>
          <w:u w:val="single"/>
        </w:rPr>
      </w:pPr>
    </w:p>
    <w:p w14:paraId="07C8C6E7" w14:textId="77777777" w:rsidR="003E3736" w:rsidRDefault="003E3736" w:rsidP="00A827EA">
      <w:pPr>
        <w:rPr>
          <w:rFonts w:ascii="Times New Roman" w:hAnsi="Times New Roman" w:cs="Times New Roman"/>
          <w:b/>
          <w:bCs/>
          <w:sz w:val="32"/>
          <w:szCs w:val="32"/>
          <w:u w:val="single"/>
        </w:rPr>
      </w:pPr>
    </w:p>
    <w:p w14:paraId="3C8352E0" w14:textId="77777777" w:rsidR="003E3736" w:rsidRDefault="003E3736" w:rsidP="00A827EA">
      <w:pPr>
        <w:rPr>
          <w:rFonts w:ascii="Times New Roman" w:hAnsi="Times New Roman" w:cs="Times New Roman"/>
          <w:b/>
          <w:bCs/>
          <w:sz w:val="32"/>
          <w:szCs w:val="32"/>
          <w:u w:val="single"/>
        </w:rPr>
      </w:pPr>
    </w:p>
    <w:p w14:paraId="150F35BE" w14:textId="77777777" w:rsidR="003E3736" w:rsidRDefault="003E3736" w:rsidP="00A827EA">
      <w:pPr>
        <w:rPr>
          <w:rFonts w:ascii="Times New Roman" w:hAnsi="Times New Roman" w:cs="Times New Roman"/>
          <w:b/>
          <w:bCs/>
          <w:sz w:val="32"/>
          <w:szCs w:val="32"/>
          <w:u w:val="single"/>
        </w:rPr>
      </w:pPr>
    </w:p>
    <w:p w14:paraId="038D6FC0" w14:textId="77777777" w:rsidR="003E3736" w:rsidRDefault="003E3736" w:rsidP="00A827EA">
      <w:pPr>
        <w:rPr>
          <w:rFonts w:ascii="Times New Roman" w:hAnsi="Times New Roman" w:cs="Times New Roman"/>
          <w:b/>
          <w:bCs/>
          <w:sz w:val="32"/>
          <w:szCs w:val="32"/>
          <w:u w:val="single"/>
        </w:rPr>
      </w:pPr>
    </w:p>
    <w:p w14:paraId="6404D54A" w14:textId="77777777" w:rsidR="003E3736" w:rsidRDefault="003E3736" w:rsidP="00A827EA">
      <w:pPr>
        <w:rPr>
          <w:rFonts w:ascii="Times New Roman" w:hAnsi="Times New Roman" w:cs="Times New Roman"/>
          <w:b/>
          <w:bCs/>
          <w:sz w:val="32"/>
          <w:szCs w:val="32"/>
          <w:u w:val="single"/>
        </w:rPr>
      </w:pPr>
    </w:p>
    <w:p w14:paraId="28776F18" w14:textId="77777777" w:rsidR="003E3736" w:rsidRDefault="003E3736" w:rsidP="00A827EA">
      <w:pPr>
        <w:rPr>
          <w:rFonts w:ascii="Times New Roman" w:hAnsi="Times New Roman" w:cs="Times New Roman"/>
          <w:b/>
          <w:bCs/>
          <w:sz w:val="32"/>
          <w:szCs w:val="32"/>
          <w:u w:val="single"/>
        </w:rPr>
      </w:pPr>
    </w:p>
    <w:p w14:paraId="08EDC530" w14:textId="77777777" w:rsidR="003E3736" w:rsidRDefault="003E3736" w:rsidP="00A827EA">
      <w:pPr>
        <w:rPr>
          <w:rFonts w:ascii="Times New Roman" w:hAnsi="Times New Roman" w:cs="Times New Roman"/>
          <w:b/>
          <w:bCs/>
          <w:sz w:val="32"/>
          <w:szCs w:val="32"/>
          <w:u w:val="single"/>
        </w:rPr>
      </w:pPr>
    </w:p>
    <w:p w14:paraId="24B27145" w14:textId="77777777" w:rsidR="003E3736" w:rsidRDefault="003E3736" w:rsidP="00A827EA">
      <w:pPr>
        <w:rPr>
          <w:rFonts w:ascii="Times New Roman" w:hAnsi="Times New Roman" w:cs="Times New Roman"/>
          <w:b/>
          <w:bCs/>
          <w:sz w:val="32"/>
          <w:szCs w:val="32"/>
          <w:u w:val="single"/>
        </w:rPr>
      </w:pPr>
    </w:p>
    <w:p w14:paraId="6CB02BB2" w14:textId="77777777" w:rsidR="003E3736" w:rsidRDefault="003E3736" w:rsidP="00A827EA">
      <w:pPr>
        <w:rPr>
          <w:rFonts w:ascii="Times New Roman" w:hAnsi="Times New Roman" w:cs="Times New Roman"/>
          <w:b/>
          <w:bCs/>
          <w:sz w:val="32"/>
          <w:szCs w:val="32"/>
          <w:u w:val="single"/>
        </w:rPr>
      </w:pPr>
    </w:p>
    <w:p w14:paraId="3D893E61" w14:textId="77777777" w:rsidR="003E3736" w:rsidRDefault="003E3736" w:rsidP="00A827EA">
      <w:pPr>
        <w:rPr>
          <w:rFonts w:ascii="Times New Roman" w:hAnsi="Times New Roman" w:cs="Times New Roman"/>
          <w:b/>
          <w:bCs/>
          <w:sz w:val="32"/>
          <w:szCs w:val="32"/>
          <w:u w:val="single"/>
        </w:rPr>
      </w:pPr>
    </w:p>
    <w:p w14:paraId="552AECAC" w14:textId="77777777" w:rsidR="003E3736" w:rsidRDefault="003E3736" w:rsidP="003E3736">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14:paraId="6AC66FBA" w14:textId="77777777" w:rsidR="003E3736" w:rsidRDefault="003E3736" w:rsidP="003E3736">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 are taking assignment and quizzes by Student. Student need login before user the system.</w:t>
      </w:r>
    </w:p>
    <w:p w14:paraId="59B92C54" w14:textId="77777777" w:rsidR="003E3736" w:rsidRDefault="003E3736" w:rsidP="003E3736">
      <w:pPr>
        <w:ind w:left="1440" w:firstLine="720"/>
        <w:rPr>
          <w:rFonts w:ascii="Times New Roman" w:hAnsi="Times New Roman" w:cs="Times New Roman"/>
          <w:sz w:val="24"/>
          <w:szCs w:val="24"/>
        </w:rPr>
      </w:pPr>
    </w:p>
    <w:p w14:paraId="2FE672CD" w14:textId="77777777" w:rsidR="003E3736" w:rsidRDefault="003E3736" w:rsidP="003E3736">
      <w:pPr>
        <w:ind w:left="1440" w:firstLine="720"/>
        <w:rPr>
          <w:rFonts w:ascii="Times New Roman" w:hAnsi="Times New Roman" w:cs="Times New Roman"/>
          <w:sz w:val="24"/>
          <w:szCs w:val="24"/>
        </w:rPr>
      </w:pPr>
    </w:p>
    <w:p w14:paraId="36CEE59C" w14:textId="77777777" w:rsidR="003E3736" w:rsidRDefault="003E3736" w:rsidP="003E3736">
      <w:pPr>
        <w:ind w:left="1440" w:firstLine="720"/>
        <w:rPr>
          <w:rFonts w:ascii="Times New Roman" w:hAnsi="Times New Roman" w:cs="Times New Roman"/>
          <w:sz w:val="24"/>
          <w:szCs w:val="24"/>
        </w:rPr>
      </w:pPr>
    </w:p>
    <w:p w14:paraId="3A4B61EC" w14:textId="77777777" w:rsidR="003E3736" w:rsidRDefault="003E3736" w:rsidP="003E3736">
      <w:pPr>
        <w:ind w:left="1440" w:firstLine="720"/>
        <w:rPr>
          <w:rFonts w:ascii="Times New Roman" w:hAnsi="Times New Roman" w:cs="Times New Roman"/>
          <w:sz w:val="24"/>
          <w:szCs w:val="24"/>
        </w:rPr>
      </w:pPr>
    </w:p>
    <w:p w14:paraId="78F862D0" w14:textId="77777777" w:rsidR="003E3736" w:rsidRDefault="003E3736" w:rsidP="003E3736">
      <w:pPr>
        <w:ind w:left="1440" w:firstLine="720"/>
        <w:rPr>
          <w:rFonts w:ascii="Times New Roman" w:hAnsi="Times New Roman" w:cs="Times New Roman"/>
          <w:sz w:val="24"/>
          <w:szCs w:val="24"/>
        </w:rPr>
      </w:pPr>
    </w:p>
    <w:p w14:paraId="6BF3BBB9" w14:textId="77777777" w:rsidR="003E3736" w:rsidRDefault="003E3736" w:rsidP="003E3736">
      <w:pPr>
        <w:ind w:left="1440" w:firstLine="720"/>
        <w:rPr>
          <w:rFonts w:ascii="Times New Roman" w:hAnsi="Times New Roman" w:cs="Times New Roman"/>
          <w:sz w:val="24"/>
          <w:szCs w:val="24"/>
        </w:rPr>
      </w:pPr>
    </w:p>
    <w:p w14:paraId="00759349" w14:textId="77777777" w:rsidR="003E3736" w:rsidRDefault="003E3736" w:rsidP="003E3736">
      <w:pPr>
        <w:ind w:left="1440" w:firstLine="720"/>
        <w:rPr>
          <w:rFonts w:ascii="Times New Roman" w:hAnsi="Times New Roman" w:cs="Times New Roman"/>
          <w:sz w:val="24"/>
          <w:szCs w:val="24"/>
        </w:rPr>
      </w:pPr>
    </w:p>
    <w:p w14:paraId="399FFA5D" w14:textId="77777777" w:rsidR="0031574C" w:rsidRPr="00F14C2A" w:rsidRDefault="0031574C" w:rsidP="00F14C2A">
      <w:pPr>
        <w:pStyle w:val="Heading1"/>
        <w:rPr>
          <w:rFonts w:ascii="Times New Roman" w:hAnsi="Times New Roman" w:cs="Times New Roman"/>
          <w:b/>
          <w:bCs/>
          <w:sz w:val="40"/>
          <w:szCs w:val="40"/>
        </w:rPr>
      </w:pPr>
      <w:bookmarkStart w:id="20" w:name="_Toc388133869"/>
      <w:bookmarkStart w:id="21" w:name="_Toc388134285"/>
      <w:bookmarkStart w:id="22" w:name="_Toc388134567"/>
      <w:r w:rsidRPr="00F14C2A">
        <w:rPr>
          <w:rFonts w:ascii="Times New Roman" w:hAnsi="Times New Roman" w:cs="Times New Roman"/>
          <w:b/>
          <w:bCs/>
          <w:sz w:val="40"/>
          <w:szCs w:val="40"/>
        </w:rPr>
        <w:lastRenderedPageBreak/>
        <w:t>Chapter Four | Use case description</w:t>
      </w:r>
      <w:bookmarkEnd w:id="20"/>
      <w:bookmarkEnd w:id="21"/>
      <w:bookmarkEnd w:id="22"/>
    </w:p>
    <w:p w14:paraId="49548705" w14:textId="77777777" w:rsidR="00565BEE" w:rsidRDefault="00565BEE" w:rsidP="0031574C">
      <w:pPr>
        <w:rPr>
          <w:rFonts w:ascii="Times New Roman" w:hAnsi="Times New Roman" w:cs="Times New Roman"/>
          <w:b/>
          <w:bCs/>
          <w:sz w:val="36"/>
          <w:szCs w:val="36"/>
        </w:rPr>
      </w:pPr>
    </w:p>
    <w:p w14:paraId="4ACCA9D3" w14:textId="77777777" w:rsidR="00A526AC" w:rsidRPr="00565BEE" w:rsidRDefault="00565BEE" w:rsidP="00565BEE">
      <w:pPr>
        <w:pStyle w:val="Heading2"/>
        <w:rPr>
          <w:rFonts w:ascii="Times New Roman" w:hAnsi="Times New Roman" w:cs="Times New Roman"/>
          <w:b/>
          <w:bCs/>
          <w:i w:val="0"/>
          <w:iCs w:val="0"/>
          <w:sz w:val="36"/>
          <w:szCs w:val="36"/>
        </w:rPr>
      </w:pPr>
      <w:r w:rsidRPr="00565BEE">
        <w:rPr>
          <w:rFonts w:ascii="Times New Roman" w:hAnsi="Times New Roman" w:cs="Times New Roman"/>
          <w:b/>
          <w:bCs/>
          <w:i w:val="0"/>
          <w:iCs w:val="0"/>
          <w:sz w:val="36"/>
          <w:szCs w:val="36"/>
        </w:rPr>
        <w:t>4.1 Lectur</w:t>
      </w:r>
      <w:r w:rsidR="00FA2497">
        <w:rPr>
          <w:rFonts w:ascii="Times New Roman" w:hAnsi="Times New Roman" w:cs="Times New Roman"/>
          <w:b/>
          <w:bCs/>
          <w:i w:val="0"/>
          <w:iCs w:val="0"/>
          <w:sz w:val="36"/>
          <w:szCs w:val="36"/>
        </w:rPr>
        <w:t xml:space="preserve">er registers to the system (UC </w:t>
      </w:r>
      <w:r w:rsidRPr="00565BEE">
        <w:rPr>
          <w:rFonts w:ascii="Times New Roman" w:hAnsi="Times New Roman" w:cs="Times New Roman"/>
          <w:b/>
          <w:bCs/>
          <w:i w:val="0"/>
          <w:iCs w:val="0"/>
          <w:sz w:val="36"/>
          <w:szCs w:val="36"/>
        </w:rPr>
        <w:t>1</w:t>
      </w:r>
      <w:r w:rsidR="00FA249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289BE9C8" w14:textId="77777777" w:rsidR="00565BEE" w:rsidRDefault="00565BEE" w:rsidP="0031574C">
      <w:pPr>
        <w:rPr>
          <w:rFonts w:ascii="Times New Roman" w:hAnsi="Times New Roman" w:cs="Times New Roman"/>
          <w:b/>
          <w:bCs/>
          <w:sz w:val="40"/>
          <w:szCs w:val="40"/>
        </w:rPr>
      </w:pPr>
    </w:p>
    <w:p w14:paraId="0064673D" w14:textId="77777777" w:rsidR="00565BEE" w:rsidRDefault="00746AF7" w:rsidP="0031574C">
      <w:pPr>
        <w:rPr>
          <w:rFonts w:ascii="Times New Roman" w:hAnsi="Times New Roman" w:cs="Times New Roman"/>
          <w:b/>
          <w:bCs/>
          <w:sz w:val="40"/>
          <w:szCs w:val="40"/>
        </w:rPr>
      </w:pPr>
      <w:r>
        <w:rPr>
          <w:rFonts w:ascii="Times New Roman" w:hAnsi="Times New Roman" w:cs="Times New Roman"/>
          <w:b/>
          <w:bCs/>
          <w:noProof/>
          <w:sz w:val="40"/>
          <w:szCs w:val="40"/>
          <w:lang w:eastAsia="ko-KR"/>
        </w:rPr>
        <w:drawing>
          <wp:anchor distT="0" distB="0" distL="114300" distR="114300" simplePos="0" relativeHeight="251669504" behindDoc="1" locked="0" layoutInCell="1" allowOverlap="1" wp14:anchorId="41B9AED5" wp14:editId="0B74FA2C">
            <wp:simplePos x="0" y="0"/>
            <wp:positionH relativeFrom="column">
              <wp:posOffset>847725</wp:posOffset>
            </wp:positionH>
            <wp:positionV relativeFrom="paragraph">
              <wp:posOffset>8255</wp:posOffset>
            </wp:positionV>
            <wp:extent cx="3529330" cy="2797810"/>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1_Registration-Mob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9330" cy="2797810"/>
                    </a:xfrm>
                    <a:prstGeom prst="rect">
                      <a:avLst/>
                    </a:prstGeom>
                  </pic:spPr>
                </pic:pic>
              </a:graphicData>
            </a:graphic>
            <wp14:sizeRelH relativeFrom="page">
              <wp14:pctWidth>0</wp14:pctWidth>
            </wp14:sizeRelH>
            <wp14:sizeRelV relativeFrom="page">
              <wp14:pctHeight>0</wp14:pctHeight>
            </wp14:sizeRelV>
          </wp:anchor>
        </w:drawing>
      </w:r>
    </w:p>
    <w:p w14:paraId="26D950E0" w14:textId="77777777" w:rsidR="00565BEE" w:rsidRDefault="00565BEE" w:rsidP="0031574C">
      <w:pPr>
        <w:rPr>
          <w:rFonts w:ascii="Times New Roman" w:hAnsi="Times New Roman" w:cs="Times New Roman"/>
          <w:b/>
          <w:bCs/>
          <w:sz w:val="40"/>
          <w:szCs w:val="40"/>
        </w:rPr>
      </w:pPr>
    </w:p>
    <w:p w14:paraId="7A006050" w14:textId="77777777" w:rsidR="00A526AC" w:rsidRDefault="00A526AC" w:rsidP="0031574C">
      <w:pPr>
        <w:rPr>
          <w:rFonts w:ascii="Times New Roman" w:hAnsi="Times New Roman" w:cs="Times New Roman"/>
          <w:b/>
          <w:bCs/>
          <w:sz w:val="40"/>
          <w:szCs w:val="40"/>
        </w:rPr>
      </w:pPr>
    </w:p>
    <w:p w14:paraId="7B7BDB77" w14:textId="77777777" w:rsidR="00565BEE" w:rsidRDefault="00565BEE" w:rsidP="0031574C">
      <w:pPr>
        <w:rPr>
          <w:rFonts w:ascii="Times New Roman" w:hAnsi="Times New Roman" w:cs="Times New Roman"/>
          <w:b/>
          <w:bCs/>
          <w:sz w:val="40"/>
          <w:szCs w:val="40"/>
        </w:rPr>
      </w:pPr>
    </w:p>
    <w:p w14:paraId="599F4E8D" w14:textId="77777777" w:rsidR="00565BEE" w:rsidRDefault="00565BEE" w:rsidP="0031574C">
      <w:pPr>
        <w:rPr>
          <w:rFonts w:ascii="Times New Roman" w:hAnsi="Times New Roman" w:cs="Times New Roman"/>
          <w:b/>
          <w:bCs/>
          <w:sz w:val="40"/>
          <w:szCs w:val="40"/>
        </w:rPr>
      </w:pPr>
    </w:p>
    <w:p w14:paraId="4F956DD5" w14:textId="77777777" w:rsidR="00565BEE" w:rsidRDefault="00565BEE" w:rsidP="0031574C">
      <w:pPr>
        <w:rPr>
          <w:rFonts w:ascii="Times New Roman" w:hAnsi="Times New Roman" w:cs="Times New Roman"/>
          <w:b/>
          <w:bCs/>
          <w:sz w:val="40"/>
          <w:szCs w:val="40"/>
        </w:rPr>
      </w:pPr>
    </w:p>
    <w:p w14:paraId="32A372D3" w14:textId="77777777" w:rsidR="00D508B0" w:rsidRDefault="00D508B0" w:rsidP="0031574C">
      <w:pPr>
        <w:rPr>
          <w:rFonts w:ascii="Times New Roman" w:hAnsi="Times New Roman" w:cs="Times New Roman"/>
          <w:b/>
          <w:bCs/>
          <w:sz w:val="40"/>
          <w:szCs w:val="40"/>
        </w:rPr>
      </w:pPr>
    </w:p>
    <w:p w14:paraId="4378D873" w14:textId="77777777" w:rsidR="00746AF7" w:rsidRDefault="00746AF7" w:rsidP="0031574C">
      <w:pPr>
        <w:rPr>
          <w:rFonts w:ascii="Times New Roman" w:hAnsi="Times New Roman" w:cs="Times New Roman"/>
          <w:b/>
          <w:bCs/>
          <w:sz w:val="40"/>
          <w:szCs w:val="40"/>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227AD4" w:rsidRPr="00227AD4" w14:paraId="74641CE3" w14:textId="77777777" w:rsidTr="00227AD4">
        <w:tc>
          <w:tcPr>
            <w:tcW w:w="1818" w:type="dxa"/>
            <w:tcBorders>
              <w:top w:val="single" w:sz="12" w:space="0" w:color="auto"/>
              <w:bottom w:val="single" w:sz="6" w:space="0" w:color="auto"/>
            </w:tcBorders>
            <w:shd w:val="clear" w:color="auto" w:fill="F2F2F2"/>
          </w:tcPr>
          <w:p w14:paraId="0E149EC7"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481BFA74" w14:textId="77777777" w:rsidR="00227AD4" w:rsidRPr="00227AD4" w:rsidRDefault="00FA2497"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UC 1.2</w:t>
            </w:r>
          </w:p>
        </w:tc>
      </w:tr>
      <w:tr w:rsidR="00227AD4" w:rsidRPr="00227AD4" w14:paraId="2143D1BA" w14:textId="77777777" w:rsidTr="00227AD4">
        <w:tc>
          <w:tcPr>
            <w:tcW w:w="1818" w:type="dxa"/>
            <w:tcBorders>
              <w:top w:val="single" w:sz="6" w:space="0" w:color="auto"/>
              <w:bottom w:val="single" w:sz="6" w:space="0" w:color="auto"/>
            </w:tcBorders>
            <w:shd w:val="clear" w:color="auto" w:fill="F2F2F2"/>
          </w:tcPr>
          <w:p w14:paraId="3FB52E1F"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24B72644" w14:textId="77777777" w:rsidR="00227AD4" w:rsidRPr="00227AD4" w:rsidRDefault="00227AD4" w:rsidP="00227AD4">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Lecturer registers to the system</w:t>
            </w:r>
          </w:p>
        </w:tc>
      </w:tr>
      <w:tr w:rsidR="00227AD4" w:rsidRPr="00227AD4" w14:paraId="3951B934" w14:textId="77777777" w:rsidTr="00227AD4">
        <w:tc>
          <w:tcPr>
            <w:tcW w:w="1818" w:type="dxa"/>
            <w:tcBorders>
              <w:top w:val="single" w:sz="6" w:space="0" w:color="auto"/>
              <w:bottom w:val="single" w:sz="6" w:space="0" w:color="auto"/>
            </w:tcBorders>
            <w:shd w:val="clear" w:color="auto" w:fill="F2F2F2"/>
          </w:tcPr>
          <w:p w14:paraId="41D189F0"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1EA58CF6" w14:textId="77777777"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501D8BDD"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188B769A" w14:textId="77777777"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227AD4" w:rsidRPr="00227AD4" w14:paraId="684A694A" w14:textId="77777777" w:rsidTr="00227AD4">
        <w:tc>
          <w:tcPr>
            <w:tcW w:w="1818" w:type="dxa"/>
            <w:tcBorders>
              <w:top w:val="single" w:sz="6" w:space="0" w:color="auto"/>
              <w:bottom w:val="single" w:sz="6" w:space="0" w:color="auto"/>
            </w:tcBorders>
            <w:shd w:val="clear" w:color="auto" w:fill="F2F2F2"/>
          </w:tcPr>
          <w:p w14:paraId="0F3ACFC4"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5E415DCE" w14:textId="77777777"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0CB88C3E"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1EE8E949" w14:textId="77777777"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227AD4" w:rsidRPr="00227AD4" w14:paraId="144FE7FA" w14:textId="77777777" w:rsidTr="00227AD4">
        <w:tc>
          <w:tcPr>
            <w:tcW w:w="2628" w:type="dxa"/>
            <w:gridSpan w:val="2"/>
            <w:tcBorders>
              <w:top w:val="single" w:sz="6" w:space="0" w:color="auto"/>
            </w:tcBorders>
          </w:tcPr>
          <w:p w14:paraId="09B61893"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29D966F7" w14:textId="77777777" w:rsidR="00227AD4" w:rsidRPr="00227AD4" w:rsidRDefault="00227AD4"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227AD4" w:rsidRPr="00227AD4" w14:paraId="0ECDDBB9" w14:textId="77777777" w:rsidTr="00227AD4">
        <w:tc>
          <w:tcPr>
            <w:tcW w:w="2628" w:type="dxa"/>
            <w:gridSpan w:val="2"/>
          </w:tcPr>
          <w:p w14:paraId="588317EB"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383971C1" w14:textId="77777777" w:rsidR="00227AD4" w:rsidRPr="00227AD4" w:rsidRDefault="00227AD4" w:rsidP="007A7F2D">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w:t>
            </w:r>
            <w:r w:rsidRPr="00227AD4">
              <w:rPr>
                <w:rFonts w:ascii="Times New Roman" w:hAnsi="Times New Roman" w:cs="Times New Roman"/>
                <w:color w:val="000000" w:themeColor="text1"/>
                <w:sz w:val="24"/>
                <w:szCs w:val="24"/>
              </w:rPr>
              <w:t xml:space="preserve"> request to register account</w:t>
            </w:r>
            <w:r w:rsidR="007A7F2D">
              <w:rPr>
                <w:rFonts w:ascii="Times New Roman" w:hAnsi="Times New Roman" w:cs="Times New Roman"/>
                <w:color w:val="000000" w:themeColor="text1"/>
                <w:sz w:val="24"/>
                <w:szCs w:val="24"/>
              </w:rPr>
              <w:t xml:space="preserve"> to the system on the mobile application</w:t>
            </w:r>
            <w:r w:rsidRPr="00227AD4">
              <w:rPr>
                <w:rFonts w:ascii="Times New Roman" w:hAnsi="Times New Roman" w:cs="Times New Roman"/>
                <w:color w:val="000000" w:themeColor="text1"/>
                <w:sz w:val="24"/>
                <w:szCs w:val="24"/>
              </w:rPr>
              <w:t xml:space="preserve">. </w:t>
            </w:r>
          </w:p>
        </w:tc>
      </w:tr>
      <w:tr w:rsidR="00227AD4" w:rsidRPr="00227AD4" w14:paraId="3DFDA217" w14:textId="77777777" w:rsidTr="00227AD4">
        <w:tc>
          <w:tcPr>
            <w:tcW w:w="2628" w:type="dxa"/>
            <w:gridSpan w:val="2"/>
          </w:tcPr>
          <w:p w14:paraId="0A72FD2F"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7867B7A8" w14:textId="77777777" w:rsidR="00227AD4" w:rsidRPr="00227AD4" w:rsidRDefault="007A7F2D"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ubmit the Lecturer registration form</w:t>
            </w:r>
          </w:p>
        </w:tc>
      </w:tr>
      <w:tr w:rsidR="00227AD4" w:rsidRPr="00227AD4" w14:paraId="10D91E0A" w14:textId="77777777" w:rsidTr="00227AD4">
        <w:trPr>
          <w:trHeight w:val="408"/>
        </w:trPr>
        <w:tc>
          <w:tcPr>
            <w:tcW w:w="2628" w:type="dxa"/>
            <w:gridSpan w:val="2"/>
          </w:tcPr>
          <w:p w14:paraId="46402226"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256AE4D2" w14:textId="77777777" w:rsidR="00227AD4" w:rsidRPr="00227AD4" w:rsidRDefault="007A7F2D" w:rsidP="00227AD4">
            <w:pPr>
              <w:pStyle w:val="Hints"/>
              <w:rPr>
                <w:rFonts w:ascii="Times New Roman" w:hAnsi="Times New Roman"/>
                <w:b/>
                <w:color w:val="000000" w:themeColor="text1"/>
                <w:sz w:val="24"/>
                <w:szCs w:val="24"/>
              </w:rPr>
            </w:pPr>
            <w:r>
              <w:rPr>
                <w:rFonts w:ascii="Times New Roman" w:hAnsi="Times New Roman"/>
                <w:color w:val="000000" w:themeColor="text1"/>
                <w:sz w:val="24"/>
                <w:szCs w:val="24"/>
              </w:rPr>
              <w:t>N/A</w:t>
            </w:r>
          </w:p>
        </w:tc>
      </w:tr>
      <w:tr w:rsidR="00227AD4" w:rsidRPr="00227AD4" w14:paraId="6535EC6B" w14:textId="77777777" w:rsidTr="00227AD4">
        <w:tc>
          <w:tcPr>
            <w:tcW w:w="2628" w:type="dxa"/>
            <w:gridSpan w:val="2"/>
          </w:tcPr>
          <w:p w14:paraId="74621FA0"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73642D97" w14:textId="77777777" w:rsidR="00227AD4" w:rsidRPr="00227AD4" w:rsidRDefault="00FA2497" w:rsidP="00771117">
            <w:p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tc>
      </w:tr>
      <w:tr w:rsidR="00227AD4" w:rsidRPr="00227AD4" w14:paraId="3BADB9F7" w14:textId="77777777" w:rsidTr="00227AD4">
        <w:tc>
          <w:tcPr>
            <w:tcW w:w="2628" w:type="dxa"/>
            <w:gridSpan w:val="2"/>
          </w:tcPr>
          <w:p w14:paraId="60BBBABB" w14:textId="77777777" w:rsidR="00227AD4" w:rsidRPr="00227AD4" w:rsidRDefault="00227AD4" w:rsidP="00227AD4">
            <w:pPr>
              <w:jc w:val="right"/>
              <w:rPr>
                <w:rFonts w:ascii="Times New Roman" w:hAnsi="Times New Roman" w:cs="Times New Roman"/>
                <w:b/>
                <w:color w:val="000000" w:themeColor="text1"/>
                <w:sz w:val="24"/>
                <w:szCs w:val="24"/>
              </w:rPr>
            </w:pPr>
            <w:commentRangeStart w:id="23"/>
            <w:r w:rsidRPr="00227AD4">
              <w:rPr>
                <w:rFonts w:ascii="Times New Roman" w:hAnsi="Times New Roman" w:cs="Times New Roman"/>
                <w:b/>
                <w:color w:val="000000" w:themeColor="text1"/>
                <w:sz w:val="24"/>
                <w:szCs w:val="24"/>
              </w:rPr>
              <w:lastRenderedPageBreak/>
              <w:t>Normal Flow:</w:t>
            </w:r>
            <w:commentRangeEnd w:id="23"/>
            <w:r w:rsidR="00250A39">
              <w:rPr>
                <w:rStyle w:val="CommentReference"/>
              </w:rPr>
              <w:commentReference w:id="23"/>
            </w:r>
          </w:p>
        </w:tc>
        <w:tc>
          <w:tcPr>
            <w:tcW w:w="7110" w:type="dxa"/>
            <w:gridSpan w:val="3"/>
          </w:tcPr>
          <w:p w14:paraId="1CF78D6C" w14:textId="77777777" w:rsidR="007A7F2D" w:rsidRPr="007A7F2D" w:rsidRDefault="007A7F2D" w:rsidP="00A74832">
            <w:pPr>
              <w:numPr>
                <w:ilvl w:val="0"/>
                <w:numId w:val="19"/>
              </w:numPr>
              <w:contextualSpacing/>
              <w:rPr>
                <w:rFonts w:ascii="Times New Roman" w:hAnsi="Times New Roman" w:cs="Times New Roman"/>
                <w:sz w:val="24"/>
                <w:szCs w:val="24"/>
              </w:rPr>
            </w:pPr>
            <w:commentRangeStart w:id="24"/>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registration page.</w:t>
            </w:r>
            <w:commentRangeEnd w:id="24"/>
            <w:r w:rsidR="00250A39">
              <w:rPr>
                <w:rStyle w:val="CommentReference"/>
              </w:rPr>
              <w:commentReference w:id="24"/>
            </w:r>
          </w:p>
          <w:p w14:paraId="5FF93AE1" w14:textId="77777777" w:rsidR="007A7F2D" w:rsidRDefault="007A7F2D"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sidR="004F5F99">
              <w:rPr>
                <w:rFonts w:ascii="Times New Roman" w:hAnsi="Times New Roman" w:cs="Times New Roman"/>
                <w:sz w:val="24"/>
                <w:szCs w:val="24"/>
              </w:rPr>
              <w:t>s</w:t>
            </w:r>
            <w:r w:rsidRPr="005613F3">
              <w:rPr>
                <w:rFonts w:ascii="Times New Roman" w:hAnsi="Times New Roman" w:cs="Times New Roman"/>
                <w:sz w:val="24"/>
                <w:szCs w:val="24"/>
              </w:rPr>
              <w:t xml:space="preserve">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7754B0FD" w14:textId="77777777" w:rsidR="007A7F2D" w:rsidRDefault="007A7F2D"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provide</w:t>
            </w:r>
            <w:r w:rsidR="004F5F99">
              <w:rPr>
                <w:rFonts w:ascii="Times New Roman" w:hAnsi="Times New Roman" w:cs="Times New Roman"/>
                <w:sz w:val="24"/>
                <w:szCs w:val="24"/>
              </w:rPr>
              <w:t>s</w:t>
            </w:r>
            <w:r w:rsidRPr="005613F3">
              <w:rPr>
                <w:rFonts w:ascii="Times New Roman" w:hAnsi="Times New Roman" w:cs="Times New Roman"/>
                <w:sz w:val="24"/>
                <w:szCs w:val="24"/>
              </w:rPr>
              <w:t xml:space="preserv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 </w:t>
            </w:r>
            <w:r w:rsidR="008B001F">
              <w:rPr>
                <w:rFonts w:ascii="Times New Roman" w:hAnsi="Times New Roman" w:cs="Times New Roman"/>
                <w:sz w:val="24"/>
                <w:szCs w:val="24"/>
              </w:rPr>
              <w:t xml:space="preserve">lecturer email, </w:t>
            </w:r>
            <w:r w:rsidRPr="005613F3">
              <w:rPr>
                <w:rFonts w:ascii="Times New Roman" w:hAnsi="Times New Roman" w:cs="Times New Roman"/>
                <w:sz w:val="24"/>
                <w:szCs w:val="24"/>
              </w:rPr>
              <w:t>and lecturer tel.</w:t>
            </w:r>
          </w:p>
          <w:p w14:paraId="0716BF4B" w14:textId="77777777" w:rsidR="007A7F2D" w:rsidRDefault="007A7F2D" w:rsidP="00A74832">
            <w:pPr>
              <w:numPr>
                <w:ilvl w:val="0"/>
                <w:numId w:val="19"/>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the Lecturer information into the registration page.</w:t>
            </w:r>
          </w:p>
          <w:p w14:paraId="0EB54A95" w14:textId="77777777" w:rsidR="004F5F99" w:rsidRDefault="004F5F99" w:rsidP="00A74832">
            <w:pPr>
              <w:numPr>
                <w:ilvl w:val="0"/>
                <w:numId w:val="1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Pr>
                <w:rFonts w:ascii="Times New Roman" w:hAnsi="Times New Roman" w:cs="Times New Roman"/>
                <w:sz w:val="24"/>
                <w:szCs w:val="24"/>
              </w:rPr>
              <w:t>s</w:t>
            </w:r>
            <w:r w:rsidRPr="00A827EA">
              <w:rPr>
                <w:rFonts w:ascii="Times New Roman" w:hAnsi="Times New Roman" w:cs="Times New Roman"/>
                <w:sz w:val="24"/>
                <w:szCs w:val="24"/>
              </w:rPr>
              <w:t xml:space="preserve"> the Lecturer registration form into the mobile application.</w:t>
            </w:r>
          </w:p>
          <w:p w14:paraId="5BFB01A8" w14:textId="77777777" w:rsidR="004F5F99" w:rsidRDefault="004F5F99" w:rsidP="00A74832">
            <w:pPr>
              <w:numPr>
                <w:ilvl w:val="0"/>
                <w:numId w:val="19"/>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format of the Lecturer personal information.</w:t>
            </w:r>
          </w:p>
          <w:p w14:paraId="477B6777" w14:textId="77777777" w:rsidR="00746AF7" w:rsidRPr="004F5F99" w:rsidRDefault="00746AF7"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duplication of the lecturer username</w:t>
            </w:r>
            <w:r>
              <w:rPr>
                <w:rFonts w:ascii="Times New Roman" w:hAnsi="Times New Roman" w:cs="Times New Roman"/>
                <w:sz w:val="24"/>
                <w:szCs w:val="24"/>
              </w:rPr>
              <w:t>.</w:t>
            </w:r>
          </w:p>
          <w:p w14:paraId="643D2D79" w14:textId="77777777" w:rsidR="00227AD4" w:rsidRDefault="004F5F99" w:rsidP="00A74832">
            <w:pPr>
              <w:numPr>
                <w:ilvl w:val="0"/>
                <w:numId w:val="19"/>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store</w:t>
            </w:r>
            <w:r>
              <w:rPr>
                <w:rFonts w:ascii="Times New Roman" w:hAnsi="Times New Roman" w:cs="Times New Roman"/>
                <w:sz w:val="24"/>
                <w:szCs w:val="24"/>
              </w:rPr>
              <w:t>s</w:t>
            </w:r>
            <w:r w:rsidRPr="005613F3">
              <w:rPr>
                <w:rFonts w:ascii="Times New Roman" w:hAnsi="Times New Roman" w:cs="Times New Roman"/>
                <w:sz w:val="24"/>
                <w:szCs w:val="24"/>
              </w:rPr>
              <w:t xml:space="preserve"> the Lecturer personal information into the system.</w:t>
            </w:r>
          </w:p>
          <w:p w14:paraId="1A0674B8" w14:textId="77777777" w:rsidR="004F5F99" w:rsidRDefault="004F5F99" w:rsidP="00A74832">
            <w:pPr>
              <w:numPr>
                <w:ilvl w:val="0"/>
                <w:numId w:val="19"/>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14:paraId="04B870B1" w14:textId="77777777" w:rsidR="004F5F99" w:rsidRDefault="004F5F99" w:rsidP="00A74832">
            <w:pPr>
              <w:numPr>
                <w:ilvl w:val="0"/>
                <w:numId w:val="19"/>
              </w:numPr>
              <w:spacing w:after="0" w:line="240" w:lineRule="auto"/>
              <w:rPr>
                <w:rFonts w:ascii="Times New Roman" w:hAnsi="Times New Roman" w:cs="Times New Roman"/>
                <w:color w:val="000000" w:themeColor="text1"/>
                <w:sz w:val="24"/>
                <w:szCs w:val="24"/>
              </w:rPr>
            </w:pPr>
            <w:commentRangeStart w:id="25"/>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commentRangeEnd w:id="25"/>
            <w:r w:rsidR="00250A39">
              <w:rPr>
                <w:rStyle w:val="CommentReference"/>
              </w:rPr>
              <w:commentReference w:id="25"/>
            </w:r>
          </w:p>
          <w:p w14:paraId="32C7F278" w14:textId="77777777" w:rsidR="00227AD4" w:rsidRPr="00227AD4" w:rsidRDefault="00227AD4" w:rsidP="004F5F99">
            <w:pPr>
              <w:contextualSpacing/>
              <w:rPr>
                <w:rFonts w:ascii="Times New Roman" w:hAnsi="Times New Roman" w:cs="Times New Roman"/>
                <w:color w:val="000000" w:themeColor="text1"/>
                <w:sz w:val="24"/>
                <w:szCs w:val="24"/>
              </w:rPr>
            </w:pPr>
          </w:p>
        </w:tc>
      </w:tr>
      <w:tr w:rsidR="00227AD4" w:rsidRPr="00227AD4" w14:paraId="6B3C73AB" w14:textId="77777777" w:rsidTr="00227AD4">
        <w:tc>
          <w:tcPr>
            <w:tcW w:w="2628" w:type="dxa"/>
            <w:gridSpan w:val="2"/>
          </w:tcPr>
          <w:p w14:paraId="12C40071" w14:textId="77777777" w:rsidR="00227AD4" w:rsidRPr="00227AD4" w:rsidRDefault="00227AD4" w:rsidP="00227AD4">
            <w:pPr>
              <w:jc w:val="right"/>
              <w:rPr>
                <w:rFonts w:ascii="Times New Roman" w:hAnsi="Times New Roman" w:cs="Times New Roman"/>
                <w:b/>
                <w:color w:val="000000" w:themeColor="text1"/>
                <w:sz w:val="24"/>
                <w:szCs w:val="24"/>
              </w:rPr>
            </w:pPr>
            <w:commentRangeStart w:id="26"/>
            <w:r w:rsidRPr="00227AD4">
              <w:rPr>
                <w:rFonts w:ascii="Times New Roman" w:hAnsi="Times New Roman" w:cs="Times New Roman"/>
                <w:b/>
                <w:color w:val="000000" w:themeColor="text1"/>
                <w:sz w:val="24"/>
                <w:szCs w:val="24"/>
              </w:rPr>
              <w:t>Alternative Flows:</w:t>
            </w:r>
            <w:commentRangeEnd w:id="26"/>
            <w:r w:rsidR="00F81C14">
              <w:rPr>
                <w:rStyle w:val="CommentReference"/>
              </w:rPr>
              <w:commentReference w:id="26"/>
            </w:r>
          </w:p>
          <w:p w14:paraId="04519C03" w14:textId="77777777" w:rsidR="00227AD4" w:rsidRPr="00227AD4" w:rsidRDefault="00227AD4" w:rsidP="00746AF7">
            <w:pPr>
              <w:jc w:val="right"/>
              <w:rPr>
                <w:rFonts w:ascii="Times New Roman" w:hAnsi="Times New Roman" w:cs="Times New Roman"/>
                <w:b/>
                <w:color w:val="000000" w:themeColor="text1"/>
                <w:sz w:val="24"/>
                <w:szCs w:val="24"/>
              </w:rPr>
            </w:pPr>
          </w:p>
        </w:tc>
        <w:tc>
          <w:tcPr>
            <w:tcW w:w="7110" w:type="dxa"/>
            <w:gridSpan w:val="3"/>
          </w:tcPr>
          <w:p w14:paraId="49DAD1F7" w14:textId="77777777" w:rsidR="00A922DA" w:rsidRPr="00A827EA" w:rsidRDefault="00A922DA" w:rsidP="00A922DA">
            <w:pPr>
              <w:rPr>
                <w:rFonts w:ascii="Times New Roman" w:hAnsi="Times New Roman" w:cs="Times New Roman"/>
                <w:sz w:val="24"/>
                <w:szCs w:val="24"/>
              </w:rPr>
            </w:pPr>
            <w:r>
              <w:rPr>
                <w:rFonts w:ascii="Times New Roman" w:hAnsi="Times New Roman" w:cs="Times New Roman"/>
                <w:sz w:val="24"/>
                <w:szCs w:val="24"/>
              </w:rPr>
              <w:t>6</w:t>
            </w:r>
            <w:r w:rsidRPr="00A827EA">
              <w:rPr>
                <w:rFonts w:ascii="Times New Roman" w:hAnsi="Times New Roman" w:cs="Times New Roman"/>
                <w:sz w:val="24"/>
                <w:szCs w:val="24"/>
              </w:rPr>
              <w:t xml:space="preserve">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the lecturer ID 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6AB5D761" w14:textId="77777777" w:rsidR="00A922DA" w:rsidRDefault="00A922DA" w:rsidP="00A922DA">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002F24A0">
              <w:rPr>
                <w:rStyle w:val="Heading2Char"/>
                <w:rFonts w:ascii="Times New Roman" w:hAnsi="Times New Roman"/>
                <w:i w:val="0"/>
                <w:iCs w:val="0"/>
                <w:color w:val="000000" w:themeColor="text1"/>
                <w:sz w:val="24"/>
                <w:szCs w:val="24"/>
              </w:rPr>
              <w:t xml:space="preserve">The system </w:t>
            </w:r>
            <w:r w:rsidRPr="005613F3">
              <w:rPr>
                <w:rStyle w:val="Heading2Char"/>
                <w:rFonts w:ascii="Times New Roman" w:hAnsi="Times New Roman"/>
                <w:i w:val="0"/>
                <w:iCs w:val="0"/>
                <w:color w:val="000000" w:themeColor="text1"/>
                <w:sz w:val="24"/>
                <w:szCs w:val="24"/>
              </w:rPr>
              <w:t>display</w:t>
            </w:r>
            <w:r w:rsidR="002F24A0">
              <w:rPr>
                <w:rStyle w:val="Heading2Char"/>
                <w:rFonts w:ascii="Times New Roman" w:hAnsi="Times New Roman"/>
                <w:i w:val="0"/>
                <w:iCs w:val="0"/>
                <w:color w:val="000000" w:themeColor="text1"/>
                <w:sz w:val="24"/>
                <w:szCs w:val="24"/>
              </w:rPr>
              <w:t>s</w:t>
            </w:r>
            <w:r w:rsidRPr="005613F3">
              <w:rPr>
                <w:rStyle w:val="Heading2Char"/>
                <w:rFonts w:ascii="Times New Roman" w:hAnsi="Times New Roman"/>
                <w:i w:val="0"/>
                <w:iCs w:val="0"/>
                <w:color w:val="000000" w:themeColor="text1"/>
                <w:sz w:val="24"/>
                <w:szCs w:val="24"/>
              </w:rPr>
              <w:t xml:space="preserve"> “The Lecturer ID must be the number only”</w:t>
            </w:r>
            <w:r>
              <w:rPr>
                <w:rFonts w:ascii="Times New Roman" w:hAnsi="Times New Roman"/>
                <w:color w:val="000000" w:themeColor="text1"/>
                <w:sz w:val="24"/>
                <w:szCs w:val="24"/>
              </w:rPr>
              <w:t xml:space="preserve"> on the mobile application.</w:t>
            </w:r>
          </w:p>
          <w:p w14:paraId="5D149E98" w14:textId="77777777" w:rsidR="00227AD4" w:rsidRPr="00227AD4" w:rsidRDefault="001A1BFC" w:rsidP="00A922DA">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4</w:t>
            </w:r>
            <w:r w:rsidR="00A922DA">
              <w:rPr>
                <w:rFonts w:ascii="Times New Roman" w:hAnsi="Times New Roman"/>
                <w:color w:val="000000" w:themeColor="text1"/>
                <w:sz w:val="24"/>
                <w:szCs w:val="24"/>
              </w:rPr>
              <w:t xml:space="preserve"> </w:t>
            </w:r>
            <w:r w:rsidR="00227AD4" w:rsidRPr="00227AD4">
              <w:rPr>
                <w:rFonts w:ascii="Times New Roman" w:hAnsi="Times New Roman"/>
                <w:color w:val="000000" w:themeColor="text1"/>
                <w:sz w:val="24"/>
                <w:szCs w:val="24"/>
              </w:rPr>
              <w:t>of normal flow.</w:t>
            </w:r>
          </w:p>
          <w:p w14:paraId="7B151ECF" w14:textId="77777777" w:rsidR="00227AD4" w:rsidRDefault="00227AD4" w:rsidP="00227AD4">
            <w:pPr>
              <w:pStyle w:val="Hints"/>
              <w:rPr>
                <w:rFonts w:ascii="Times New Roman" w:hAnsi="Times New Roman"/>
                <w:color w:val="000000" w:themeColor="text1"/>
                <w:sz w:val="24"/>
                <w:szCs w:val="24"/>
              </w:rPr>
            </w:pPr>
          </w:p>
          <w:p w14:paraId="744BD31F" w14:textId="77777777" w:rsidR="00A922DA" w:rsidRDefault="00A922DA" w:rsidP="00227AD4">
            <w:pPr>
              <w:pStyle w:val="Hints"/>
              <w:rPr>
                <w:rFonts w:ascii="Times New Roman" w:hAnsi="Times New Roman"/>
                <w:color w:val="000000" w:themeColor="text1"/>
                <w:sz w:val="24"/>
                <w:szCs w:val="24"/>
              </w:rPr>
            </w:pPr>
          </w:p>
          <w:p w14:paraId="1BEF4A12" w14:textId="77777777" w:rsidR="00A922DA" w:rsidRPr="00227AD4" w:rsidRDefault="00A922DA" w:rsidP="00227AD4">
            <w:pPr>
              <w:pStyle w:val="Hints"/>
              <w:rPr>
                <w:rFonts w:ascii="Times New Roman" w:hAnsi="Times New Roman"/>
                <w:color w:val="000000" w:themeColor="text1"/>
                <w:sz w:val="24"/>
                <w:szCs w:val="24"/>
              </w:rPr>
            </w:pPr>
          </w:p>
          <w:p w14:paraId="45F9471E" w14:textId="77777777" w:rsidR="00A922DA" w:rsidRDefault="00A922DA" w:rsidP="00A922DA">
            <w:pPr>
              <w:rPr>
                <w:rFonts w:ascii="Times New Roman" w:hAnsi="Times New Roman" w:cs="Times New Roman"/>
                <w:sz w:val="24"/>
                <w:szCs w:val="24"/>
              </w:rPr>
            </w:pPr>
            <w:r>
              <w:rPr>
                <w:rFonts w:ascii="Times New Roman" w:hAnsi="Times New Roman" w:cs="Times New Roman"/>
                <w:sz w:val="24"/>
                <w:szCs w:val="24"/>
              </w:rPr>
              <w:t>6B.</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username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072A14AE" w14:textId="77777777" w:rsidR="00A922DA" w:rsidRDefault="00A922DA" w:rsidP="00A922DA">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D508B0" w:rsidRPr="00A827EA">
              <w:rPr>
                <w:rFonts w:ascii="Times New Roman" w:hAnsi="Times New Roman" w:cs="Times New Roman"/>
                <w:sz w:val="24"/>
                <w:szCs w:val="24"/>
              </w:rPr>
              <w:t>The Lecturer’s username must be only 4-16 alphabet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74681553" w14:textId="77777777" w:rsidR="00D508B0" w:rsidRDefault="00D508B0" w:rsidP="00A922DA">
            <w:pPr>
              <w:rPr>
                <w:rFonts w:ascii="Times New Roman" w:hAnsi="Times New Roman" w:cs="Times New Roman"/>
                <w:sz w:val="24"/>
                <w:szCs w:val="24"/>
              </w:rPr>
            </w:pPr>
          </w:p>
          <w:p w14:paraId="5807013E" w14:textId="77777777" w:rsidR="00D508B0" w:rsidRDefault="00D508B0" w:rsidP="00D508B0">
            <w:pPr>
              <w:rPr>
                <w:rFonts w:ascii="Times New Roman" w:hAnsi="Times New Roman" w:cs="Times New Roman"/>
                <w:sz w:val="24"/>
                <w:szCs w:val="24"/>
              </w:rPr>
            </w:pPr>
            <w:r>
              <w:rPr>
                <w:rFonts w:ascii="Times New Roman" w:hAnsi="Times New Roman" w:cs="Times New Roman"/>
                <w:sz w:val="24"/>
                <w:szCs w:val="24"/>
              </w:rPr>
              <w:t>6C.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1FC79D8A" w14:textId="77777777" w:rsidR="00D508B0" w:rsidRPr="00A922DA"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47F36DD5" w14:textId="77777777" w:rsidR="00D508B0" w:rsidRDefault="00D508B0" w:rsidP="00A922DA">
            <w:pPr>
              <w:rPr>
                <w:rFonts w:ascii="Times New Roman" w:hAnsi="Times New Roman" w:cs="Times New Roman"/>
                <w:sz w:val="24"/>
                <w:szCs w:val="24"/>
              </w:rPr>
            </w:pPr>
          </w:p>
          <w:p w14:paraId="60C94EC8" w14:textId="77777777" w:rsidR="00746AF7" w:rsidRPr="00A922DA" w:rsidRDefault="00746AF7" w:rsidP="00A922DA">
            <w:pPr>
              <w:rPr>
                <w:rFonts w:ascii="Times New Roman" w:hAnsi="Times New Roman" w:cs="Times New Roman"/>
                <w:sz w:val="24"/>
                <w:szCs w:val="24"/>
              </w:rPr>
            </w:pPr>
          </w:p>
          <w:p w14:paraId="25E036A9" w14:textId="77777777" w:rsidR="00D508B0" w:rsidRDefault="00D508B0" w:rsidP="00D508B0">
            <w:pPr>
              <w:rPr>
                <w:rFonts w:ascii="Times New Roman" w:hAnsi="Times New Roman" w:cs="Times New Roman"/>
                <w:sz w:val="24"/>
                <w:szCs w:val="24"/>
              </w:rPr>
            </w:pPr>
            <w:r>
              <w:rPr>
                <w:rFonts w:ascii="Times New Roman" w:hAnsi="Times New Roman" w:cs="Times New Roman"/>
                <w:sz w:val="24"/>
                <w:szCs w:val="24"/>
              </w:rPr>
              <w:t>6D.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259DA95E" w14:textId="77777777" w:rsidR="00D508B0"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2C7748ED" w14:textId="77777777" w:rsidR="00D508B0" w:rsidRDefault="00D508B0" w:rsidP="00D508B0">
            <w:pPr>
              <w:rPr>
                <w:rFonts w:ascii="Times New Roman" w:hAnsi="Times New Roman" w:cs="Times New Roman"/>
                <w:sz w:val="24"/>
                <w:szCs w:val="24"/>
              </w:rPr>
            </w:pPr>
          </w:p>
          <w:p w14:paraId="77357467" w14:textId="77777777" w:rsidR="00D508B0" w:rsidRDefault="00D508B0" w:rsidP="00D508B0">
            <w:pPr>
              <w:rPr>
                <w:rFonts w:ascii="Times New Roman" w:hAnsi="Times New Roman" w:cs="Times New Roman"/>
                <w:sz w:val="24"/>
                <w:szCs w:val="24"/>
              </w:rPr>
            </w:pPr>
            <w:r>
              <w:rPr>
                <w:rFonts w:ascii="Times New Roman" w:hAnsi="Times New Roman" w:cs="Times New Roman"/>
                <w:sz w:val="24"/>
                <w:szCs w:val="24"/>
              </w:rPr>
              <w:t>6E.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 t</w:t>
            </w:r>
            <w:r w:rsidRPr="00A827EA">
              <w:rPr>
                <w:rFonts w:ascii="Times New Roman" w:hAnsi="Times New Roman" w:cs="Times New Roman"/>
                <w:sz w:val="24"/>
                <w:szCs w:val="24"/>
              </w:rPr>
              <w:t xml:space="preserve">el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2F24A0">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58BF781F" w14:textId="77777777" w:rsidR="00D508B0"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tel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44701BE5" w14:textId="77777777" w:rsidR="00D508B0" w:rsidRDefault="00D508B0" w:rsidP="00D508B0">
            <w:pPr>
              <w:rPr>
                <w:rFonts w:ascii="Times New Roman" w:hAnsi="Times New Roman" w:cs="Times New Roman"/>
                <w:sz w:val="24"/>
                <w:szCs w:val="24"/>
              </w:rPr>
            </w:pPr>
          </w:p>
          <w:p w14:paraId="1BEB09D8" w14:textId="77777777" w:rsidR="00D508B0" w:rsidRDefault="00D508B0" w:rsidP="00D508B0">
            <w:pPr>
              <w:rPr>
                <w:rFonts w:ascii="Times New Roman" w:hAnsi="Times New Roman" w:cs="Times New Roman"/>
                <w:sz w:val="24"/>
                <w:szCs w:val="24"/>
              </w:rPr>
            </w:pPr>
            <w:r>
              <w:rPr>
                <w:rFonts w:ascii="Times New Roman" w:hAnsi="Times New Roman" w:cs="Times New Roman"/>
                <w:sz w:val="24"/>
                <w:szCs w:val="24"/>
              </w:rPr>
              <w:t>6F.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22E55B4B" w14:textId="77777777" w:rsidR="00227AD4"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53EC0C16" w14:textId="77777777" w:rsidR="00746AF7" w:rsidRDefault="00746AF7" w:rsidP="00D508B0">
            <w:pPr>
              <w:rPr>
                <w:rFonts w:ascii="Times New Roman" w:hAnsi="Times New Roman" w:cs="Times New Roman"/>
                <w:sz w:val="24"/>
                <w:szCs w:val="24"/>
              </w:rPr>
            </w:pPr>
          </w:p>
          <w:p w14:paraId="2198788B" w14:textId="77777777" w:rsidR="00746AF7" w:rsidRDefault="00746AF7" w:rsidP="00746AF7">
            <w:pPr>
              <w:rPr>
                <w:rFonts w:ascii="Times New Roman" w:hAnsi="Times New Roman" w:cs="Times New Roman"/>
                <w:sz w:val="24"/>
                <w:szCs w:val="24"/>
              </w:rPr>
            </w:pPr>
            <w:r>
              <w:rPr>
                <w:rFonts w:ascii="Times New Roman" w:hAnsi="Times New Roman" w:cs="Times New Roman"/>
                <w:sz w:val="24"/>
                <w:szCs w:val="24"/>
              </w:rPr>
              <w:t>7A. when the lecturer username is duplicate with exist lecturer username in the system.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r>
              <w:rPr>
                <w:rFonts w:ascii="Times New Roman" w:hAnsi="Times New Roman" w:cs="Times New Roman"/>
                <w:sz w:val="24"/>
                <w:szCs w:val="24"/>
              </w:rPr>
              <w:t xml:space="preserve"> “</w:t>
            </w:r>
            <w:r w:rsidRPr="005613F3">
              <w:rPr>
                <w:rFonts w:ascii="Times New Roman" w:hAnsi="Times New Roman" w:cs="Times New Roman"/>
                <w:sz w:val="24"/>
                <w:szCs w:val="24"/>
              </w:rPr>
              <w:t>Existing Lecturer’s username, please using different Lecturer’s username</w:t>
            </w:r>
            <w:r>
              <w:rPr>
                <w:rFonts w:ascii="Times New Roman" w:hAnsi="Times New Roman" w:cs="Times New Roman"/>
                <w:sz w:val="24"/>
                <w:szCs w:val="24"/>
              </w:rPr>
              <w:t>” on the mobile application.</w:t>
            </w:r>
          </w:p>
          <w:p w14:paraId="71552A16" w14:textId="77777777" w:rsidR="00746AF7" w:rsidRPr="00D508B0" w:rsidRDefault="00746AF7" w:rsidP="00D508B0">
            <w:pPr>
              <w:rPr>
                <w:rFonts w:ascii="Times New Roman" w:hAnsi="Times New Roman" w:cs="Times New Roman"/>
                <w:sz w:val="24"/>
                <w:szCs w:val="24"/>
              </w:rPr>
            </w:pPr>
          </w:p>
        </w:tc>
      </w:tr>
      <w:tr w:rsidR="00227AD4" w:rsidRPr="00227AD4" w14:paraId="276B7490" w14:textId="77777777" w:rsidTr="00227AD4">
        <w:tc>
          <w:tcPr>
            <w:tcW w:w="2628" w:type="dxa"/>
            <w:gridSpan w:val="2"/>
          </w:tcPr>
          <w:p w14:paraId="092E53B2"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14:paraId="514D8EC8" w14:textId="77777777" w:rsidR="00227AD4" w:rsidRPr="00227AD4" w:rsidRDefault="00D508B0"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27AD4" w:rsidRPr="00227AD4" w14:paraId="2C94EEBA" w14:textId="77777777" w:rsidTr="00227AD4">
        <w:tc>
          <w:tcPr>
            <w:tcW w:w="2628" w:type="dxa"/>
            <w:gridSpan w:val="2"/>
          </w:tcPr>
          <w:p w14:paraId="60636CFC"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6158F3FC" w14:textId="77777777" w:rsidR="00227AD4" w:rsidRPr="00227AD4" w:rsidRDefault="00D508B0" w:rsidP="00D508B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27AD4" w:rsidRPr="00227AD4" w14:paraId="303F4584" w14:textId="77777777" w:rsidTr="00227AD4">
        <w:tc>
          <w:tcPr>
            <w:tcW w:w="2628" w:type="dxa"/>
            <w:gridSpan w:val="2"/>
          </w:tcPr>
          <w:p w14:paraId="689729CA"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0A2B0A85" w14:textId="77777777" w:rsidR="00227AD4" w:rsidRPr="00227AD4" w:rsidRDefault="00227AD4" w:rsidP="00227AD4">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Only at the first time when user begins to use this application.</w:t>
            </w:r>
          </w:p>
        </w:tc>
      </w:tr>
      <w:tr w:rsidR="00227AD4" w:rsidRPr="00227AD4" w14:paraId="648C5B3A" w14:textId="77777777" w:rsidTr="00227AD4">
        <w:tc>
          <w:tcPr>
            <w:tcW w:w="2628" w:type="dxa"/>
            <w:gridSpan w:val="2"/>
          </w:tcPr>
          <w:p w14:paraId="065AB173"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605629BF" w14:textId="77777777" w:rsidR="00227AD4" w:rsidRPr="00227AD4" w:rsidRDefault="00D508B0" w:rsidP="00D508B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227AD4" w:rsidRPr="00227AD4" w14:paraId="5469DAB2" w14:textId="77777777" w:rsidTr="00227AD4">
        <w:tc>
          <w:tcPr>
            <w:tcW w:w="2628" w:type="dxa"/>
            <w:gridSpan w:val="2"/>
          </w:tcPr>
          <w:p w14:paraId="7794ADEA" w14:textId="77777777"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1DE0CECA" w14:textId="77777777" w:rsidR="00227AD4" w:rsidRPr="00227AD4" w:rsidRDefault="00D508B0" w:rsidP="00D508B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7BF7CB28" w14:textId="77777777" w:rsidR="00746AF7" w:rsidRDefault="00746AF7" w:rsidP="0031574C">
      <w:pPr>
        <w:rPr>
          <w:rFonts w:ascii="Times New Roman" w:hAnsi="Times New Roman" w:cs="Times New Roman"/>
          <w:b/>
          <w:bCs/>
          <w:sz w:val="40"/>
          <w:szCs w:val="40"/>
        </w:rPr>
      </w:pPr>
    </w:p>
    <w:p w14:paraId="6C39BE55" w14:textId="77777777" w:rsidR="00CA6F31" w:rsidRDefault="00CA6F31" w:rsidP="0031574C">
      <w:pPr>
        <w:rPr>
          <w:rFonts w:ascii="Times New Roman" w:hAnsi="Times New Roman" w:cs="Times New Roman"/>
          <w:b/>
          <w:bCs/>
          <w:sz w:val="40"/>
          <w:szCs w:val="40"/>
        </w:rPr>
      </w:pPr>
    </w:p>
    <w:p w14:paraId="7E47A601" w14:textId="77777777" w:rsidR="00A526AC" w:rsidRPr="00557E4C" w:rsidRDefault="00FA2497" w:rsidP="00557E4C">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557E4C">
        <w:rPr>
          <w:rFonts w:ascii="Times New Roman" w:hAnsi="Times New Roman" w:cs="Times New Roman"/>
          <w:b/>
          <w:bCs/>
          <w:sz w:val="29"/>
          <w:szCs w:val="29"/>
        </w:rPr>
        <w:t>1.</w:t>
      </w:r>
      <w:r>
        <w:rPr>
          <w:rFonts w:ascii="Times New Roman" w:hAnsi="Times New Roman" w:cs="Times New Roman"/>
          <w:b/>
          <w:bCs/>
          <w:sz w:val="29"/>
          <w:szCs w:val="29"/>
        </w:rPr>
        <w:t>2</w:t>
      </w:r>
      <w:r w:rsidR="00A526AC" w:rsidRPr="00557E4C">
        <w:rPr>
          <w:rFonts w:ascii="Times New Roman" w:hAnsi="Times New Roman" w:cs="Times New Roman"/>
          <w:b/>
          <w:bCs/>
          <w:sz w:val="29"/>
          <w:szCs w:val="29"/>
        </w:rPr>
        <w:t xml:space="preserve"> Lecturer can register to the system</w:t>
      </w:r>
    </w:p>
    <w:p w14:paraId="1DB8808E" w14:textId="77777777"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 xml:space="preserve">Lecturer must register into the mobile application, in order to using the other features as Lecturer. Lecturer have to provide lecturer ID, lecturer username, lecturer password, lecturer name, lecturer faculty, lecturer department, </w:t>
      </w:r>
      <w:r>
        <w:rPr>
          <w:rFonts w:ascii="Times New Roman" w:hAnsi="Times New Roman" w:cs="Times New Roman"/>
          <w:sz w:val="24"/>
          <w:szCs w:val="24"/>
        </w:rPr>
        <w:t xml:space="preserve">lecturer email, </w:t>
      </w:r>
      <w:r w:rsidRPr="00A827EA">
        <w:rPr>
          <w:rFonts w:ascii="Times New Roman" w:hAnsi="Times New Roman" w:cs="Times New Roman"/>
          <w:sz w:val="24"/>
          <w:szCs w:val="24"/>
        </w:rPr>
        <w:t>and lecturer tel into the system. After, the registration has been completed. The mobile application will redirect to the Lecturer main page.</w:t>
      </w:r>
    </w:p>
    <w:p w14:paraId="4A289BBB"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The users</w:t>
      </w:r>
    </w:p>
    <w:p w14:paraId="12EB2E1A"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w:t>
      </w:r>
      <w:r w:rsidRPr="00A827EA">
        <w:rPr>
          <w:rFonts w:ascii="Times New Roman" w:hAnsi="Times New Roman" w:cs="Times New Roman"/>
          <w:b/>
          <w:bCs/>
          <w:sz w:val="24"/>
          <w:szCs w:val="24"/>
        </w:rPr>
        <w:t xml:space="preserve"> </w:t>
      </w:r>
    </w:p>
    <w:p w14:paraId="635454C3" w14:textId="77777777" w:rsidR="00A526AC" w:rsidRPr="00557E4C" w:rsidRDefault="00A526AC" w:rsidP="00557E4C">
      <w:pPr>
        <w:rPr>
          <w:rFonts w:ascii="Times New Roman" w:hAnsi="Times New Roman" w:cs="Times New Roman"/>
          <w:b/>
          <w:bCs/>
          <w:i/>
          <w:iCs/>
          <w:sz w:val="24"/>
          <w:szCs w:val="24"/>
        </w:rPr>
      </w:pPr>
      <w:r w:rsidRPr="00557E4C">
        <w:rPr>
          <w:rFonts w:ascii="Times New Roman" w:hAnsi="Times New Roman" w:cs="Times New Roman"/>
          <w:b/>
          <w:bCs/>
          <w:i/>
          <w:iCs/>
          <w:sz w:val="24"/>
          <w:szCs w:val="24"/>
        </w:rPr>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40"/>
        <w:gridCol w:w="2327"/>
        <w:gridCol w:w="2230"/>
      </w:tblGrid>
      <w:tr w:rsidR="00A526AC" w:rsidRPr="00A827EA" w14:paraId="5BEEB831" w14:textId="77777777" w:rsidTr="00344883">
        <w:tc>
          <w:tcPr>
            <w:tcW w:w="2219" w:type="dxa"/>
          </w:tcPr>
          <w:p w14:paraId="3544BB5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14:paraId="28D303A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14:paraId="423F960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14:paraId="1C6B502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7F73A00A" w14:textId="77777777" w:rsidTr="00344883">
        <w:tc>
          <w:tcPr>
            <w:tcW w:w="2219" w:type="dxa"/>
          </w:tcPr>
          <w:p w14:paraId="701D095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ID</w:t>
            </w:r>
          </w:p>
        </w:tc>
        <w:tc>
          <w:tcPr>
            <w:tcW w:w="2240" w:type="dxa"/>
          </w:tcPr>
          <w:p w14:paraId="24FC2AC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14:paraId="79018B3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21115011</w:t>
            </w:r>
          </w:p>
        </w:tc>
        <w:tc>
          <w:tcPr>
            <w:tcW w:w="2230" w:type="dxa"/>
          </w:tcPr>
          <w:p w14:paraId="4B470ABC" w14:textId="77777777" w:rsidR="00A526AC" w:rsidRPr="00A827EA" w:rsidRDefault="00A526AC" w:rsidP="00227AD4">
            <w:pPr>
              <w:rPr>
                <w:rFonts w:ascii="Times New Roman" w:hAnsi="Times New Roman" w:cs="Times New Roman"/>
                <w:sz w:val="24"/>
                <w:szCs w:val="24"/>
              </w:rPr>
            </w:pPr>
          </w:p>
        </w:tc>
      </w:tr>
      <w:tr w:rsidR="00A526AC" w:rsidRPr="00A827EA" w14:paraId="7126B7EA" w14:textId="77777777" w:rsidTr="00344883">
        <w:tc>
          <w:tcPr>
            <w:tcW w:w="2219" w:type="dxa"/>
          </w:tcPr>
          <w:p w14:paraId="11CFA65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username</w:t>
            </w:r>
          </w:p>
        </w:tc>
        <w:tc>
          <w:tcPr>
            <w:tcW w:w="2240" w:type="dxa"/>
          </w:tcPr>
          <w:p w14:paraId="662DBB4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27" w:type="dxa"/>
          </w:tcPr>
          <w:p w14:paraId="0377C62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w:t>
            </w:r>
          </w:p>
        </w:tc>
        <w:tc>
          <w:tcPr>
            <w:tcW w:w="2230" w:type="dxa"/>
          </w:tcPr>
          <w:p w14:paraId="24F8A034" w14:textId="77777777" w:rsidR="00A526AC" w:rsidRPr="00A827EA" w:rsidRDefault="00A526AC" w:rsidP="00227AD4">
            <w:pPr>
              <w:rPr>
                <w:rFonts w:ascii="Times New Roman" w:hAnsi="Times New Roman" w:cs="Times New Roman"/>
                <w:sz w:val="24"/>
                <w:szCs w:val="24"/>
              </w:rPr>
            </w:pPr>
          </w:p>
        </w:tc>
      </w:tr>
      <w:tr w:rsidR="00A526AC" w:rsidRPr="00A827EA" w14:paraId="5E177337" w14:textId="77777777" w:rsidTr="00344883">
        <w:tc>
          <w:tcPr>
            <w:tcW w:w="2219" w:type="dxa"/>
          </w:tcPr>
          <w:p w14:paraId="756A81B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240" w:type="dxa"/>
          </w:tcPr>
          <w:p w14:paraId="11FF577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14:paraId="0BCB788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230" w:type="dxa"/>
          </w:tcPr>
          <w:p w14:paraId="17DB9608" w14:textId="77777777" w:rsidR="00A526AC" w:rsidRPr="00A827EA" w:rsidRDefault="00A526AC" w:rsidP="00227AD4">
            <w:pPr>
              <w:rPr>
                <w:rFonts w:ascii="Times New Roman" w:hAnsi="Times New Roman" w:cs="Times New Roman"/>
                <w:sz w:val="24"/>
                <w:szCs w:val="24"/>
              </w:rPr>
            </w:pPr>
          </w:p>
        </w:tc>
      </w:tr>
      <w:tr w:rsidR="00A526AC" w:rsidRPr="00A827EA" w14:paraId="426F9B35" w14:textId="77777777" w:rsidTr="00344883">
        <w:tc>
          <w:tcPr>
            <w:tcW w:w="2219" w:type="dxa"/>
          </w:tcPr>
          <w:p w14:paraId="44ABFBA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name</w:t>
            </w:r>
          </w:p>
        </w:tc>
        <w:tc>
          <w:tcPr>
            <w:tcW w:w="2240" w:type="dxa"/>
          </w:tcPr>
          <w:p w14:paraId="14E29E2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14:paraId="54DAC9A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 Stark”</w:t>
            </w:r>
          </w:p>
        </w:tc>
        <w:tc>
          <w:tcPr>
            <w:tcW w:w="2230" w:type="dxa"/>
          </w:tcPr>
          <w:p w14:paraId="687743C4" w14:textId="77777777" w:rsidR="00A526AC" w:rsidRPr="00A827EA" w:rsidRDefault="00A526AC" w:rsidP="00227AD4">
            <w:pPr>
              <w:rPr>
                <w:rFonts w:ascii="Times New Roman" w:hAnsi="Times New Roman" w:cs="Times New Roman"/>
                <w:sz w:val="24"/>
                <w:szCs w:val="24"/>
              </w:rPr>
            </w:pPr>
          </w:p>
        </w:tc>
      </w:tr>
      <w:tr w:rsidR="00A526AC" w:rsidRPr="00A827EA" w14:paraId="226B5440" w14:textId="77777777" w:rsidTr="00344883">
        <w:tc>
          <w:tcPr>
            <w:tcW w:w="2219" w:type="dxa"/>
          </w:tcPr>
          <w:p w14:paraId="4EA2146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faculty</w:t>
            </w:r>
          </w:p>
        </w:tc>
        <w:tc>
          <w:tcPr>
            <w:tcW w:w="2240" w:type="dxa"/>
          </w:tcPr>
          <w:p w14:paraId="3AF5663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14:paraId="735F520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College of Arts media and technology, Chiang mai University</w:t>
            </w:r>
          </w:p>
        </w:tc>
        <w:tc>
          <w:tcPr>
            <w:tcW w:w="2230" w:type="dxa"/>
          </w:tcPr>
          <w:p w14:paraId="2ADAAEA9" w14:textId="77777777" w:rsidR="00A526AC" w:rsidRPr="00A827EA" w:rsidRDefault="00A526AC" w:rsidP="00227AD4">
            <w:pPr>
              <w:rPr>
                <w:rFonts w:ascii="Times New Roman" w:hAnsi="Times New Roman" w:cs="Times New Roman"/>
                <w:sz w:val="24"/>
                <w:szCs w:val="24"/>
              </w:rPr>
            </w:pPr>
          </w:p>
        </w:tc>
      </w:tr>
      <w:tr w:rsidR="00A526AC" w:rsidRPr="00A827EA" w14:paraId="368A9E57" w14:textId="77777777" w:rsidTr="00344883">
        <w:tc>
          <w:tcPr>
            <w:tcW w:w="2219" w:type="dxa"/>
          </w:tcPr>
          <w:p w14:paraId="0A8BE05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department</w:t>
            </w:r>
          </w:p>
        </w:tc>
        <w:tc>
          <w:tcPr>
            <w:tcW w:w="2240" w:type="dxa"/>
          </w:tcPr>
          <w:p w14:paraId="332A08D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14:paraId="6EA2633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  </w:t>
            </w:r>
          </w:p>
        </w:tc>
        <w:tc>
          <w:tcPr>
            <w:tcW w:w="2230" w:type="dxa"/>
          </w:tcPr>
          <w:p w14:paraId="66C534E2" w14:textId="77777777" w:rsidR="00A526AC" w:rsidRPr="00A827EA" w:rsidRDefault="00A526AC" w:rsidP="00227AD4">
            <w:pPr>
              <w:rPr>
                <w:rFonts w:ascii="Times New Roman" w:hAnsi="Times New Roman" w:cs="Times New Roman"/>
                <w:sz w:val="24"/>
                <w:szCs w:val="24"/>
              </w:rPr>
            </w:pPr>
          </w:p>
        </w:tc>
      </w:tr>
      <w:tr w:rsidR="00A526AC" w:rsidRPr="009F6AB5" w14:paraId="50101604" w14:textId="77777777" w:rsidTr="00344883">
        <w:tc>
          <w:tcPr>
            <w:tcW w:w="2219" w:type="dxa"/>
          </w:tcPr>
          <w:p w14:paraId="7EE93A15" w14:textId="77777777" w:rsidR="00A526AC" w:rsidRDefault="00A526AC" w:rsidP="00227AD4">
            <w:pPr>
              <w:rPr>
                <w:rFonts w:ascii="Times New Roman" w:hAnsi="Times New Roman" w:cs="Times New Roman"/>
                <w:sz w:val="24"/>
                <w:szCs w:val="24"/>
              </w:rPr>
            </w:pPr>
            <w:r>
              <w:rPr>
                <w:rFonts w:ascii="Times New Roman" w:hAnsi="Times New Roman" w:cs="Times New Roman"/>
                <w:sz w:val="24"/>
                <w:szCs w:val="24"/>
              </w:rPr>
              <w:t>lecturer email</w:t>
            </w:r>
          </w:p>
        </w:tc>
        <w:tc>
          <w:tcPr>
            <w:tcW w:w="2240" w:type="dxa"/>
          </w:tcPr>
          <w:p w14:paraId="54662699" w14:textId="77777777"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14:paraId="6DE395DE" w14:textId="77777777"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tony999@gmail.com</w:t>
            </w:r>
          </w:p>
        </w:tc>
        <w:tc>
          <w:tcPr>
            <w:tcW w:w="2230" w:type="dxa"/>
          </w:tcPr>
          <w:p w14:paraId="4EF96121" w14:textId="77777777" w:rsidR="00A526AC" w:rsidRPr="009F6AB5" w:rsidRDefault="00A526AC" w:rsidP="00227AD4">
            <w:pPr>
              <w:rPr>
                <w:rFonts w:ascii="Times New Roman" w:hAnsi="Times New Roman" w:cs="Times New Roman"/>
                <w:sz w:val="24"/>
                <w:szCs w:val="24"/>
              </w:rPr>
            </w:pPr>
          </w:p>
        </w:tc>
      </w:tr>
      <w:tr w:rsidR="00A526AC" w:rsidRPr="00A827EA" w14:paraId="5D15D0CD" w14:textId="77777777" w:rsidTr="00344883">
        <w:tc>
          <w:tcPr>
            <w:tcW w:w="2219" w:type="dxa"/>
          </w:tcPr>
          <w:p w14:paraId="142967E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tel</w:t>
            </w:r>
          </w:p>
        </w:tc>
        <w:tc>
          <w:tcPr>
            <w:tcW w:w="2240" w:type="dxa"/>
          </w:tcPr>
          <w:p w14:paraId="1384CC1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14:paraId="68962B6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0832109999</w:t>
            </w:r>
          </w:p>
        </w:tc>
        <w:tc>
          <w:tcPr>
            <w:tcW w:w="2230" w:type="dxa"/>
          </w:tcPr>
          <w:p w14:paraId="640CE0B8" w14:textId="77777777" w:rsidR="00A526AC" w:rsidRPr="00A827EA" w:rsidRDefault="00A526AC" w:rsidP="00227AD4">
            <w:pPr>
              <w:rPr>
                <w:rFonts w:ascii="Times New Roman" w:hAnsi="Times New Roman" w:cs="Times New Roman"/>
                <w:sz w:val="24"/>
                <w:szCs w:val="24"/>
              </w:rPr>
            </w:pPr>
          </w:p>
        </w:tc>
      </w:tr>
    </w:tbl>
    <w:p w14:paraId="28F84023" w14:textId="77777777" w:rsidR="00A526AC" w:rsidRDefault="00A526AC" w:rsidP="00A526AC">
      <w:pPr>
        <w:rPr>
          <w:rFonts w:ascii="Times New Roman" w:hAnsi="Times New Roman" w:cs="Times New Roman"/>
          <w:sz w:val="24"/>
          <w:szCs w:val="24"/>
        </w:rPr>
      </w:pPr>
    </w:p>
    <w:p w14:paraId="56C13543" w14:textId="77777777" w:rsidR="00A526AC" w:rsidRPr="00A827EA" w:rsidRDefault="00A526AC" w:rsidP="00A526AC">
      <w:pPr>
        <w:rPr>
          <w:rFonts w:ascii="Times New Roman" w:hAnsi="Times New Roman" w:cs="Times New Roman"/>
          <w:sz w:val="24"/>
          <w:szCs w:val="24"/>
        </w:rPr>
      </w:pPr>
    </w:p>
    <w:p w14:paraId="4D252E2B"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266917DE" w14:textId="77777777" w:rsidR="00A526AC" w:rsidRDefault="00A526AC" w:rsidP="00A74832">
      <w:pPr>
        <w:numPr>
          <w:ilvl w:val="0"/>
          <w:numId w:val="6"/>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registration page.</w:t>
      </w:r>
    </w:p>
    <w:p w14:paraId="28C556DF" w14:textId="77777777" w:rsidR="00A526AC" w:rsidRPr="00A827EA" w:rsidRDefault="00A526AC" w:rsidP="00A74832">
      <w:pPr>
        <w:numPr>
          <w:ilvl w:val="0"/>
          <w:numId w:val="6"/>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the Lecturer information into the registration page.</w:t>
      </w:r>
    </w:p>
    <w:p w14:paraId="35A27DD5" w14:textId="77777777" w:rsidR="00A526AC" w:rsidRDefault="00A526AC" w:rsidP="00A74832">
      <w:pPr>
        <w:numPr>
          <w:ilvl w:val="0"/>
          <w:numId w:val="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the Lecturer registration form into the mobile application.</w:t>
      </w:r>
    </w:p>
    <w:p w14:paraId="35C21F88" w14:textId="77777777" w:rsidR="00A526AC" w:rsidRDefault="00A526AC" w:rsidP="00A526AC">
      <w:pPr>
        <w:rPr>
          <w:rFonts w:ascii="Times New Roman" w:hAnsi="Times New Roman" w:cs="Times New Roman"/>
          <w:sz w:val="24"/>
          <w:szCs w:val="24"/>
        </w:rPr>
      </w:pPr>
    </w:p>
    <w:p w14:paraId="7340855C" w14:textId="77777777" w:rsidR="00D508B0" w:rsidRPr="00A827EA" w:rsidRDefault="00D508B0" w:rsidP="00A526AC">
      <w:pPr>
        <w:rPr>
          <w:rFonts w:ascii="Times New Roman" w:hAnsi="Times New Roman" w:cs="Times New Roman"/>
          <w:sz w:val="24"/>
          <w:szCs w:val="24"/>
        </w:rPr>
      </w:pPr>
    </w:p>
    <w:p w14:paraId="0D491C47" w14:textId="77777777"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14:paraId="48CE7B07" w14:textId="77777777"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A. if Lecturer input data in the wrong format, the system should provide the error message as followed: </w:t>
      </w:r>
    </w:p>
    <w:p w14:paraId="34528DF7"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lecturer ID format: The error message is “The Lecturer ID must be the number only”</w:t>
      </w:r>
    </w:p>
    <w:p w14:paraId="5E1D0F13"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username format: The error message is “The Lecturer’s username must be only 4-16 alphabet characters”</w:t>
      </w:r>
    </w:p>
    <w:p w14:paraId="1BD83DA5"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password format: The error message is “The Lecturer’s password must be only 4-16 characters”</w:t>
      </w:r>
    </w:p>
    <w:p w14:paraId="51C1B271"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name format: The error message is “The Lecturer’s name must be the combination of alphabet and space only”</w:t>
      </w:r>
    </w:p>
    <w:p w14:paraId="0EE7682E" w14:textId="77777777" w:rsidR="00A526AC" w:rsidRDefault="00A922DA"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lecturer t</w:t>
      </w:r>
      <w:r w:rsidR="00A526AC" w:rsidRPr="00A827EA">
        <w:rPr>
          <w:rFonts w:ascii="Times New Roman" w:hAnsi="Times New Roman" w:cs="Times New Roman"/>
          <w:sz w:val="24"/>
          <w:szCs w:val="24"/>
        </w:rPr>
        <w:t>el format: The error message is “The Lecturer’s tel must be number only”</w:t>
      </w:r>
    </w:p>
    <w:p w14:paraId="5E9458FE" w14:textId="77777777" w:rsidR="00A526AC" w:rsidRPr="008529AA"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w:t>
      </w:r>
      <w:r w:rsidRPr="008529AA">
        <w:rPr>
          <w:rFonts w:ascii="Times New Roman" w:hAnsi="Times New Roman" w:cs="Times New Roman"/>
          <w:sz w:val="24"/>
          <w:szCs w:val="24"/>
        </w:rPr>
        <w:t xml:space="preserve"> </w:t>
      </w:r>
      <w:r>
        <w:rPr>
          <w:rFonts w:ascii="Times New Roman" w:hAnsi="Times New Roman" w:cs="Times New Roman"/>
          <w:sz w:val="24"/>
          <w:szCs w:val="24"/>
        </w:rPr>
        <w:t>wrong lecturer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14:paraId="7C26EF85" w14:textId="77777777" w:rsidR="00A526AC" w:rsidRPr="008529AA" w:rsidRDefault="00A526AC" w:rsidP="00A526AC">
      <w:pPr>
        <w:rPr>
          <w:rFonts w:ascii="Times New Roman" w:hAnsi="Times New Roman" w:cs="Times New Roman"/>
          <w:b/>
          <w:bCs/>
          <w:sz w:val="24"/>
          <w:szCs w:val="24"/>
        </w:rPr>
      </w:pPr>
    </w:p>
    <w:p w14:paraId="7CBFCD0E" w14:textId="77777777" w:rsidR="00A526AC"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B. if Lecturer submitted the data, but there is the existing username in the system. The system </w:t>
      </w:r>
      <w:ins w:id="27" w:author="rimi park" w:date="2014-05-19T09:45:00Z">
        <w:r w:rsidR="00F81C14">
          <w:rPr>
            <w:rFonts w:ascii="Times New Roman" w:hAnsi="Times New Roman" w:cs="Times New Roman"/>
            <w:sz w:val="24"/>
            <w:szCs w:val="24"/>
          </w:rPr>
          <w:t>will not</w:t>
        </w:r>
      </w:ins>
      <w:del w:id="28" w:author="rimi park" w:date="2014-05-19T09:45:00Z">
        <w:r w:rsidRPr="00A827EA" w:rsidDel="00F81C14">
          <w:rPr>
            <w:rFonts w:ascii="Times New Roman" w:hAnsi="Times New Roman" w:cs="Times New Roman"/>
            <w:sz w:val="24"/>
            <w:szCs w:val="24"/>
          </w:rPr>
          <w:delText>won’t</w:delText>
        </w:r>
      </w:del>
      <w:r w:rsidRPr="00A827EA">
        <w:rPr>
          <w:rFonts w:ascii="Times New Roman" w:hAnsi="Times New Roman" w:cs="Times New Roman"/>
          <w:sz w:val="24"/>
          <w:szCs w:val="24"/>
        </w:rPr>
        <w:t xml:space="preserve"> allow the user the register with that Username. The system will display the error message “</w:t>
      </w:r>
      <w:r w:rsidRPr="00A827EA">
        <w:rPr>
          <w:rFonts w:ascii="Times New Roman" w:hAnsi="Times New Roman" w:cs="Times New Roman"/>
          <w:color w:val="000000" w:themeColor="text1"/>
          <w:sz w:val="24"/>
          <w:szCs w:val="24"/>
        </w:rPr>
        <w:t>Existing Lecturer’s username, please using different Lecturer’s username</w:t>
      </w:r>
      <w:r w:rsidRPr="00A827EA">
        <w:rPr>
          <w:rFonts w:ascii="Times New Roman" w:hAnsi="Times New Roman" w:cs="Times New Roman"/>
          <w:sz w:val="24"/>
          <w:szCs w:val="24"/>
        </w:rPr>
        <w:t>” to the user.</w:t>
      </w:r>
    </w:p>
    <w:p w14:paraId="652A8925" w14:textId="77777777" w:rsidR="00A526AC" w:rsidRDefault="00A526AC" w:rsidP="00A526AC">
      <w:pPr>
        <w:rPr>
          <w:rFonts w:ascii="Times New Roman" w:hAnsi="Times New Roman" w:cs="Times New Roman"/>
          <w:sz w:val="24"/>
          <w:szCs w:val="24"/>
        </w:rPr>
      </w:pPr>
      <w:r>
        <w:rPr>
          <w:rFonts w:ascii="Times New Roman" w:hAnsi="Times New Roman" w:cs="Times New Roman"/>
          <w:sz w:val="24"/>
          <w:szCs w:val="24"/>
        </w:rPr>
        <w:tab/>
      </w:r>
    </w:p>
    <w:p w14:paraId="2BDC4269" w14:textId="77777777" w:rsidR="00A526AC" w:rsidRDefault="00A526AC" w:rsidP="00A526AC">
      <w:pPr>
        <w:rPr>
          <w:rFonts w:ascii="Times New Roman" w:hAnsi="Times New Roman" w:cs="Times New Roman"/>
          <w:sz w:val="24"/>
          <w:szCs w:val="24"/>
        </w:rPr>
      </w:pPr>
    </w:p>
    <w:p w14:paraId="3BEC7430" w14:textId="77777777" w:rsidR="00A526AC" w:rsidRDefault="00A526AC" w:rsidP="00A526AC">
      <w:pPr>
        <w:rPr>
          <w:rFonts w:ascii="Times New Roman" w:hAnsi="Times New Roman" w:cs="Times New Roman"/>
          <w:sz w:val="24"/>
          <w:szCs w:val="24"/>
        </w:rPr>
      </w:pPr>
    </w:p>
    <w:p w14:paraId="79321832" w14:textId="77777777" w:rsidR="00A526AC" w:rsidRDefault="00A526AC" w:rsidP="00A526AC">
      <w:pPr>
        <w:rPr>
          <w:rFonts w:ascii="Times New Roman" w:hAnsi="Times New Roman" w:cs="Times New Roman"/>
          <w:sz w:val="24"/>
          <w:szCs w:val="24"/>
        </w:rPr>
      </w:pPr>
    </w:p>
    <w:p w14:paraId="11D7304D" w14:textId="77777777" w:rsidR="00A526AC" w:rsidRDefault="00A526AC" w:rsidP="00A526AC">
      <w:pPr>
        <w:rPr>
          <w:rFonts w:ascii="Times New Roman" w:hAnsi="Times New Roman" w:cs="Times New Roman"/>
          <w:sz w:val="24"/>
          <w:szCs w:val="24"/>
        </w:rPr>
      </w:pPr>
    </w:p>
    <w:p w14:paraId="0764B073" w14:textId="77777777" w:rsidR="00A526AC" w:rsidRDefault="00A526AC" w:rsidP="00A526AC">
      <w:pPr>
        <w:rPr>
          <w:rFonts w:ascii="Times New Roman" w:hAnsi="Times New Roman" w:cs="Times New Roman"/>
          <w:sz w:val="24"/>
          <w:szCs w:val="24"/>
        </w:rPr>
      </w:pPr>
    </w:p>
    <w:p w14:paraId="3CD1E147" w14:textId="77777777" w:rsidR="00A526AC" w:rsidRDefault="00A526AC" w:rsidP="00A526AC">
      <w:pPr>
        <w:rPr>
          <w:rFonts w:ascii="Times New Roman" w:hAnsi="Times New Roman" w:cs="Times New Roman"/>
          <w:sz w:val="24"/>
          <w:szCs w:val="24"/>
        </w:rPr>
      </w:pPr>
    </w:p>
    <w:p w14:paraId="5ABC2ECB" w14:textId="77777777"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w:t>
      </w:r>
      <w:r w:rsidR="00FA2497">
        <w:rPr>
          <w:rFonts w:ascii="Times New Roman" w:hAnsi="Times New Roman" w:cs="Times New Roman"/>
          <w:b/>
          <w:bCs/>
          <w:sz w:val="29"/>
          <w:szCs w:val="29"/>
        </w:rPr>
        <w:t>uirement Specification of URS1.2</w:t>
      </w:r>
    </w:p>
    <w:p w14:paraId="005BFEF6" w14:textId="77777777" w:rsidR="00A526AC" w:rsidRPr="000B5927" w:rsidRDefault="00A526AC" w:rsidP="00A526AC"/>
    <w:p w14:paraId="6450D558" w14:textId="77777777" w:rsidR="00FA2497" w:rsidRPr="005613F3" w:rsidRDefault="00FA2497" w:rsidP="00FA2497">
      <w:pPr>
        <w:ind w:left="720"/>
        <w:rPr>
          <w:rFonts w:ascii="Times New Roman" w:hAnsi="Times New Roman" w:cs="Times New Roman"/>
          <w:sz w:val="24"/>
          <w:szCs w:val="24"/>
        </w:rPr>
      </w:pPr>
      <w:r>
        <w:rPr>
          <w:rFonts w:ascii="Times New Roman" w:hAnsi="Times New Roman" w:cs="Times New Roman"/>
          <w:b/>
          <w:bCs/>
          <w:sz w:val="24"/>
          <w:szCs w:val="24"/>
        </w:rPr>
        <w:t>SRS 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0C1570BB" w14:textId="77777777" w:rsidR="00FA2497" w:rsidRDefault="00FA2497" w:rsidP="00FA249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2D927D0B"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1-3.2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provide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 </w:t>
      </w:r>
      <w:r>
        <w:rPr>
          <w:rFonts w:ascii="Times New Roman" w:hAnsi="Times New Roman" w:cs="Times New Roman"/>
          <w:sz w:val="24"/>
          <w:szCs w:val="24"/>
        </w:rPr>
        <w:t xml:space="preserve">lecturer email, </w:t>
      </w:r>
      <w:r w:rsidRPr="005613F3">
        <w:rPr>
          <w:rFonts w:ascii="Times New Roman" w:hAnsi="Times New Roman" w:cs="Times New Roman"/>
          <w:sz w:val="24"/>
          <w:szCs w:val="24"/>
        </w:rPr>
        <w:t>and lecturer tel for Lecturer register to the system.</w:t>
      </w:r>
    </w:p>
    <w:p w14:paraId="67D3D0EE"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1-4.2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store the Lecturer personal information into the system after Lecturer submitted his/her register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14:paraId="440334AB"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1-5.2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“Registration Successful” message when Lecturer registered the Lecturer account in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14:paraId="4A0867C7"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1-6.2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format of the Lecturer personal information after the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14:paraId="3F820719" w14:textId="77777777" w:rsidR="00FA2497" w:rsidRPr="005613F3" w:rsidRDefault="00FA2497" w:rsidP="00FA2497">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SRS 1-7.2</w:t>
      </w:r>
      <w:r w:rsidRPr="0082231B">
        <w:rPr>
          <w:rStyle w:val="Heading2Char"/>
          <w:rFonts w:ascii="Times New Roman" w:hAnsi="Times New Roman" w:cs="Times New Roman"/>
          <w:b/>
          <w:bCs/>
          <w:i w:val="0"/>
          <w:iCs w:val="0"/>
          <w:color w:val="000000" w:themeColor="text1"/>
          <w:sz w:val="24"/>
          <w:szCs w:val="24"/>
        </w:rPr>
        <w:t>:</w:t>
      </w:r>
      <w:r w:rsidRPr="005613F3">
        <w:rPr>
          <w:rStyle w:val="Heading2Char"/>
          <w:rFonts w:ascii="Times New Roman" w:hAnsi="Times New Roman" w:cs="Times New Roman"/>
          <w:i w:val="0"/>
          <w:iCs w:val="0"/>
          <w:color w:val="000000" w:themeColor="text1"/>
          <w:sz w:val="24"/>
          <w:szCs w:val="24"/>
        </w:rPr>
        <w:t xml:space="preserve"> The system shall display “The Lecturer ID must be the number only” when the lecturer ID format is wrong. </w:t>
      </w:r>
    </w:p>
    <w:p w14:paraId="7A5720B2"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1-8.2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username must be only 4-16 alphabet characters” when the lecturer username format is wrong.</w:t>
      </w:r>
    </w:p>
    <w:p w14:paraId="7B8E4BF7"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1-9.2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password must be only 4-16 characters” when the lecturer password format is wrong.</w:t>
      </w:r>
    </w:p>
    <w:p w14:paraId="1D0533F3"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1-10.2</w:t>
      </w:r>
      <w:r w:rsidRPr="005613F3">
        <w:rPr>
          <w:rStyle w:val="Heading2Char"/>
          <w:rFonts w:ascii="Times New Roman" w:hAnsi="Times New Roman" w:cs="Times New Roman"/>
          <w:i w:val="0"/>
          <w:iCs w:val="0"/>
          <w:color w:val="000000" w:themeColor="text1"/>
          <w:sz w:val="24"/>
          <w:szCs w:val="24"/>
        </w:rPr>
        <w:t>:</w:t>
      </w:r>
      <w:r w:rsidRPr="005613F3">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6BA6B66F"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1-11.2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tel must be number only” when the lecturer tel format is wrong.</w:t>
      </w:r>
    </w:p>
    <w:p w14:paraId="75B1B343" w14:textId="77777777" w:rsidR="00FA2497" w:rsidRPr="005613F3"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1-12.2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duplication of the lecturer username after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14:paraId="3D3703C1" w14:textId="77777777" w:rsidR="00FA2497"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1-13.2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14:paraId="0297EB0B" w14:textId="77777777" w:rsidR="00A526AC" w:rsidRPr="00A827EA" w:rsidRDefault="00A526AC" w:rsidP="00344883">
      <w:pPr>
        <w:rPr>
          <w:rFonts w:ascii="Times New Roman" w:hAnsi="Times New Roman" w:cs="Times New Roman"/>
          <w:sz w:val="24"/>
          <w:szCs w:val="24"/>
        </w:rPr>
      </w:pPr>
    </w:p>
    <w:p w14:paraId="1920B600" w14:textId="77777777" w:rsidR="00D508B0" w:rsidRPr="00565BEE" w:rsidRDefault="00D508B0" w:rsidP="00D508B0">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4.2 Studen</w:t>
      </w:r>
      <w:r w:rsidR="00FA2497">
        <w:rPr>
          <w:rFonts w:ascii="Times New Roman" w:hAnsi="Times New Roman" w:cs="Times New Roman"/>
          <w:b/>
          <w:bCs/>
          <w:i w:val="0"/>
          <w:iCs w:val="0"/>
          <w:sz w:val="36"/>
          <w:szCs w:val="36"/>
        </w:rPr>
        <w:t>t registers to the system (UC 2.2</w:t>
      </w:r>
      <w:r w:rsidRPr="00565BEE">
        <w:rPr>
          <w:rFonts w:ascii="Times New Roman" w:hAnsi="Times New Roman" w:cs="Times New Roman"/>
          <w:b/>
          <w:bCs/>
          <w:i w:val="0"/>
          <w:iCs w:val="0"/>
          <w:sz w:val="36"/>
          <w:szCs w:val="36"/>
        </w:rPr>
        <w:t>)</w:t>
      </w:r>
    </w:p>
    <w:p w14:paraId="16F2EFE7" w14:textId="77777777" w:rsidR="00D508B0" w:rsidRDefault="00D508B0" w:rsidP="00557E4C">
      <w:pPr>
        <w:rPr>
          <w:rFonts w:ascii="Times New Roman" w:hAnsi="Times New Roman" w:cs="Times New Roman"/>
          <w:b/>
          <w:bCs/>
          <w:sz w:val="29"/>
          <w:szCs w:val="29"/>
        </w:rPr>
      </w:pPr>
    </w:p>
    <w:p w14:paraId="00EA297E" w14:textId="77777777" w:rsidR="00D508B0" w:rsidRDefault="00D508B0" w:rsidP="00557E4C">
      <w:pPr>
        <w:rPr>
          <w:rFonts w:ascii="Times New Roman" w:hAnsi="Times New Roman" w:cs="Times New Roman"/>
          <w:b/>
          <w:bCs/>
          <w:sz w:val="29"/>
          <w:szCs w:val="29"/>
        </w:rPr>
      </w:pPr>
    </w:p>
    <w:p w14:paraId="32467F92" w14:textId="77777777" w:rsidR="00D508B0" w:rsidRDefault="002F24A0" w:rsidP="00557E4C">
      <w:pPr>
        <w:rPr>
          <w:rFonts w:ascii="Times New Roman" w:hAnsi="Times New Roman" w:cs="Times New Roman"/>
          <w:b/>
          <w:bCs/>
          <w:sz w:val="29"/>
          <w:szCs w:val="29"/>
        </w:rPr>
      </w:pPr>
      <w:r>
        <w:rPr>
          <w:rFonts w:ascii="Times New Roman" w:hAnsi="Times New Roman" w:cs="Times New Roman"/>
          <w:b/>
          <w:bCs/>
          <w:noProof/>
          <w:sz w:val="29"/>
          <w:szCs w:val="29"/>
          <w:lang w:eastAsia="ko-KR"/>
        </w:rPr>
        <w:drawing>
          <wp:anchor distT="0" distB="0" distL="114300" distR="114300" simplePos="0" relativeHeight="251670528" behindDoc="1" locked="0" layoutInCell="1" allowOverlap="1" wp14:anchorId="21AE26D4" wp14:editId="31145960">
            <wp:simplePos x="0" y="0"/>
            <wp:positionH relativeFrom="margin">
              <wp:posOffset>960755</wp:posOffset>
            </wp:positionH>
            <wp:positionV relativeFrom="paragraph">
              <wp:posOffset>278765</wp:posOffset>
            </wp:positionV>
            <wp:extent cx="3712472" cy="279807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02_Registration-Mob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2472" cy="2798070"/>
                    </a:xfrm>
                    <a:prstGeom prst="rect">
                      <a:avLst/>
                    </a:prstGeom>
                  </pic:spPr>
                </pic:pic>
              </a:graphicData>
            </a:graphic>
            <wp14:sizeRelH relativeFrom="page">
              <wp14:pctWidth>0</wp14:pctWidth>
            </wp14:sizeRelH>
            <wp14:sizeRelV relativeFrom="page">
              <wp14:pctHeight>0</wp14:pctHeight>
            </wp14:sizeRelV>
          </wp:anchor>
        </w:drawing>
      </w:r>
    </w:p>
    <w:p w14:paraId="5598D1BD" w14:textId="77777777" w:rsidR="00D508B0" w:rsidRDefault="00D508B0" w:rsidP="00557E4C">
      <w:pPr>
        <w:rPr>
          <w:rFonts w:ascii="Times New Roman" w:hAnsi="Times New Roman" w:cs="Times New Roman"/>
          <w:b/>
          <w:bCs/>
          <w:sz w:val="29"/>
          <w:szCs w:val="29"/>
        </w:rPr>
      </w:pPr>
    </w:p>
    <w:p w14:paraId="62B332DC" w14:textId="77777777" w:rsidR="00D508B0" w:rsidRDefault="00D508B0" w:rsidP="00557E4C">
      <w:pPr>
        <w:rPr>
          <w:rFonts w:ascii="Times New Roman" w:hAnsi="Times New Roman" w:cs="Times New Roman"/>
          <w:b/>
          <w:bCs/>
          <w:sz w:val="29"/>
          <w:szCs w:val="29"/>
        </w:rPr>
      </w:pPr>
    </w:p>
    <w:p w14:paraId="0FB3195C" w14:textId="77777777" w:rsidR="00D508B0" w:rsidRDefault="00D508B0" w:rsidP="00557E4C">
      <w:pPr>
        <w:rPr>
          <w:rFonts w:ascii="Times New Roman" w:hAnsi="Times New Roman" w:cs="Times New Roman"/>
          <w:b/>
          <w:bCs/>
          <w:sz w:val="29"/>
          <w:szCs w:val="29"/>
        </w:rPr>
      </w:pPr>
    </w:p>
    <w:p w14:paraId="64E0A66D" w14:textId="77777777" w:rsidR="00D508B0" w:rsidRDefault="00D508B0" w:rsidP="00557E4C">
      <w:pPr>
        <w:rPr>
          <w:rFonts w:ascii="Times New Roman" w:hAnsi="Times New Roman" w:cs="Times New Roman"/>
          <w:b/>
          <w:bCs/>
          <w:sz w:val="29"/>
          <w:szCs w:val="29"/>
        </w:rPr>
      </w:pPr>
    </w:p>
    <w:p w14:paraId="195D92CB" w14:textId="77777777" w:rsidR="00D508B0" w:rsidRDefault="00D508B0" w:rsidP="00557E4C">
      <w:pPr>
        <w:rPr>
          <w:rFonts w:ascii="Times New Roman" w:hAnsi="Times New Roman" w:cs="Times New Roman"/>
          <w:b/>
          <w:bCs/>
          <w:sz w:val="29"/>
          <w:szCs w:val="29"/>
        </w:rPr>
      </w:pPr>
    </w:p>
    <w:p w14:paraId="35D53E81" w14:textId="77777777" w:rsidR="00D508B0" w:rsidRDefault="00D508B0" w:rsidP="00557E4C">
      <w:pPr>
        <w:rPr>
          <w:rFonts w:ascii="Times New Roman" w:hAnsi="Times New Roman" w:cs="Times New Roman"/>
          <w:b/>
          <w:bCs/>
          <w:sz w:val="29"/>
          <w:szCs w:val="29"/>
        </w:rPr>
      </w:pPr>
    </w:p>
    <w:p w14:paraId="50CB9CA6" w14:textId="77777777" w:rsidR="00D508B0" w:rsidRDefault="00D508B0" w:rsidP="00557E4C">
      <w:pPr>
        <w:rPr>
          <w:rFonts w:ascii="Times New Roman" w:hAnsi="Times New Roman" w:cs="Times New Roman"/>
          <w:b/>
          <w:bCs/>
          <w:sz w:val="29"/>
          <w:szCs w:val="29"/>
        </w:rPr>
      </w:pPr>
    </w:p>
    <w:p w14:paraId="2E457894" w14:textId="77777777" w:rsidR="00D508B0" w:rsidRDefault="00D508B0" w:rsidP="00557E4C">
      <w:pPr>
        <w:rPr>
          <w:rFonts w:ascii="Times New Roman" w:hAnsi="Times New Roman" w:cs="Times New Roman"/>
          <w:b/>
          <w:bCs/>
          <w:sz w:val="29"/>
          <w:szCs w:val="29"/>
        </w:rPr>
      </w:pPr>
    </w:p>
    <w:p w14:paraId="3A2F8B4D" w14:textId="77777777" w:rsidR="002D36B3" w:rsidRDefault="002D36B3" w:rsidP="00557E4C">
      <w:pPr>
        <w:rPr>
          <w:rFonts w:ascii="Times New Roman" w:hAnsi="Times New Roman" w:cs="Times New Roman"/>
          <w:b/>
          <w:bCs/>
          <w:sz w:val="29"/>
          <w:szCs w:val="29"/>
        </w:rPr>
      </w:pPr>
    </w:p>
    <w:p w14:paraId="4CFFD207" w14:textId="77777777" w:rsidR="00344883" w:rsidRDefault="00344883" w:rsidP="00557E4C">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2D36B3" w:rsidRPr="00227AD4" w14:paraId="0F08FC3F" w14:textId="77777777" w:rsidTr="002F24A0">
        <w:tc>
          <w:tcPr>
            <w:tcW w:w="1818" w:type="dxa"/>
            <w:tcBorders>
              <w:top w:val="single" w:sz="12" w:space="0" w:color="auto"/>
              <w:bottom w:val="single" w:sz="6" w:space="0" w:color="auto"/>
            </w:tcBorders>
            <w:shd w:val="clear" w:color="auto" w:fill="F2F2F2"/>
          </w:tcPr>
          <w:p w14:paraId="0D293435"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00C48AAF" w14:textId="77777777" w:rsidR="002D36B3" w:rsidRPr="00227AD4" w:rsidRDefault="00FA2497"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UC 2.2</w:t>
            </w:r>
          </w:p>
        </w:tc>
      </w:tr>
      <w:tr w:rsidR="002D36B3" w:rsidRPr="00227AD4" w14:paraId="7EBA4811" w14:textId="77777777" w:rsidTr="002F24A0">
        <w:tc>
          <w:tcPr>
            <w:tcW w:w="1818" w:type="dxa"/>
            <w:tcBorders>
              <w:top w:val="single" w:sz="6" w:space="0" w:color="auto"/>
              <w:bottom w:val="single" w:sz="6" w:space="0" w:color="auto"/>
            </w:tcBorders>
            <w:shd w:val="clear" w:color="auto" w:fill="F2F2F2"/>
          </w:tcPr>
          <w:p w14:paraId="66C1B7DB"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30B73007" w14:textId="77777777"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r w:rsidRPr="00227AD4">
              <w:rPr>
                <w:rFonts w:ascii="Times New Roman" w:hAnsi="Times New Roman"/>
                <w:color w:val="000000" w:themeColor="text1"/>
                <w:sz w:val="24"/>
                <w:szCs w:val="24"/>
              </w:rPr>
              <w:t xml:space="preserve"> registers to the system</w:t>
            </w:r>
          </w:p>
        </w:tc>
      </w:tr>
      <w:tr w:rsidR="002D36B3" w:rsidRPr="00227AD4" w14:paraId="1EF00A8C" w14:textId="77777777" w:rsidTr="002F24A0">
        <w:tc>
          <w:tcPr>
            <w:tcW w:w="1818" w:type="dxa"/>
            <w:tcBorders>
              <w:top w:val="single" w:sz="6" w:space="0" w:color="auto"/>
              <w:bottom w:val="single" w:sz="6" w:space="0" w:color="auto"/>
            </w:tcBorders>
            <w:shd w:val="clear" w:color="auto" w:fill="F2F2F2"/>
          </w:tcPr>
          <w:p w14:paraId="4B6BB7F9"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7E7DB8C6" w14:textId="77777777"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382684A8"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38BBFD45" w14:textId="77777777"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2D36B3" w:rsidRPr="00227AD4" w14:paraId="5E799CD6" w14:textId="77777777" w:rsidTr="002F24A0">
        <w:tc>
          <w:tcPr>
            <w:tcW w:w="1818" w:type="dxa"/>
            <w:tcBorders>
              <w:top w:val="single" w:sz="6" w:space="0" w:color="auto"/>
              <w:bottom w:val="single" w:sz="6" w:space="0" w:color="auto"/>
            </w:tcBorders>
            <w:shd w:val="clear" w:color="auto" w:fill="F2F2F2"/>
          </w:tcPr>
          <w:p w14:paraId="79D16576"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712E6071" w14:textId="77777777"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1B36C391"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1EF9568A" w14:textId="77777777"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2D36B3" w:rsidRPr="00227AD4" w14:paraId="16CBA226" w14:textId="77777777" w:rsidTr="002F24A0">
        <w:tc>
          <w:tcPr>
            <w:tcW w:w="2628" w:type="dxa"/>
            <w:gridSpan w:val="2"/>
            <w:tcBorders>
              <w:top w:val="single" w:sz="6" w:space="0" w:color="auto"/>
            </w:tcBorders>
          </w:tcPr>
          <w:p w14:paraId="7A829A20"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7F5FBC66" w14:textId="77777777"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2D36B3" w:rsidRPr="00227AD4" w14:paraId="17B502A9" w14:textId="77777777" w:rsidTr="002F24A0">
        <w:tc>
          <w:tcPr>
            <w:tcW w:w="2628" w:type="dxa"/>
            <w:gridSpan w:val="2"/>
          </w:tcPr>
          <w:p w14:paraId="1D18407B"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466E7CC2" w14:textId="77777777" w:rsidR="002D36B3" w:rsidRPr="00227AD4" w:rsidRDefault="002D36B3" w:rsidP="002D36B3">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w:t>
            </w:r>
            <w:r w:rsidRPr="00227AD4">
              <w:rPr>
                <w:rFonts w:ascii="Times New Roman" w:hAnsi="Times New Roman" w:cs="Times New Roman"/>
                <w:color w:val="000000" w:themeColor="text1"/>
                <w:sz w:val="24"/>
                <w:szCs w:val="24"/>
              </w:rPr>
              <w:t xml:space="preserve"> request to register account</w:t>
            </w:r>
            <w:r>
              <w:rPr>
                <w:rFonts w:ascii="Times New Roman" w:hAnsi="Times New Roman" w:cs="Times New Roman"/>
                <w:color w:val="000000" w:themeColor="text1"/>
                <w:sz w:val="24"/>
                <w:szCs w:val="24"/>
              </w:rPr>
              <w:t xml:space="preserve"> to the system on the mobile application</w:t>
            </w:r>
            <w:r w:rsidRPr="00227AD4">
              <w:rPr>
                <w:rFonts w:ascii="Times New Roman" w:hAnsi="Times New Roman" w:cs="Times New Roman"/>
                <w:color w:val="000000" w:themeColor="text1"/>
                <w:sz w:val="24"/>
                <w:szCs w:val="24"/>
              </w:rPr>
              <w:t xml:space="preserve">. </w:t>
            </w:r>
          </w:p>
        </w:tc>
      </w:tr>
      <w:tr w:rsidR="002D36B3" w:rsidRPr="00227AD4" w14:paraId="6C9B9929" w14:textId="77777777" w:rsidTr="002F24A0">
        <w:tc>
          <w:tcPr>
            <w:tcW w:w="2628" w:type="dxa"/>
            <w:gridSpan w:val="2"/>
          </w:tcPr>
          <w:p w14:paraId="1633BB41"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59A36662" w14:textId="77777777" w:rsidR="002D36B3" w:rsidRPr="00227AD4" w:rsidRDefault="002D36B3" w:rsidP="002D36B3">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the </w:t>
            </w:r>
            <w:r>
              <w:rPr>
                <w:rFonts w:ascii="Times New Roman" w:hAnsi="Times New Roman"/>
                <w:color w:val="000000" w:themeColor="text1"/>
                <w:sz w:val="24"/>
                <w:szCs w:val="24"/>
              </w:rPr>
              <w:t>Student</w:t>
            </w:r>
            <w:r w:rsidRPr="007A7F2D">
              <w:rPr>
                <w:rFonts w:ascii="Times New Roman" w:hAnsi="Times New Roman"/>
                <w:color w:val="000000" w:themeColor="text1"/>
                <w:sz w:val="24"/>
                <w:szCs w:val="24"/>
              </w:rPr>
              <w:t xml:space="preserve"> registration form</w:t>
            </w:r>
          </w:p>
        </w:tc>
      </w:tr>
      <w:tr w:rsidR="002D36B3" w:rsidRPr="00227AD4" w14:paraId="6D888D57" w14:textId="77777777" w:rsidTr="002F24A0">
        <w:trPr>
          <w:trHeight w:val="408"/>
        </w:trPr>
        <w:tc>
          <w:tcPr>
            <w:tcW w:w="2628" w:type="dxa"/>
            <w:gridSpan w:val="2"/>
          </w:tcPr>
          <w:p w14:paraId="284FB8C0"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156F6529" w14:textId="77777777" w:rsidR="002D36B3" w:rsidRPr="00227AD4" w:rsidRDefault="002D36B3" w:rsidP="002F24A0">
            <w:pPr>
              <w:pStyle w:val="Hints"/>
              <w:rPr>
                <w:rFonts w:ascii="Times New Roman" w:hAnsi="Times New Roman"/>
                <w:b/>
                <w:color w:val="000000" w:themeColor="text1"/>
                <w:sz w:val="24"/>
                <w:szCs w:val="24"/>
              </w:rPr>
            </w:pPr>
            <w:r>
              <w:rPr>
                <w:rFonts w:ascii="Times New Roman" w:hAnsi="Times New Roman"/>
                <w:color w:val="000000" w:themeColor="text1"/>
                <w:sz w:val="24"/>
                <w:szCs w:val="24"/>
              </w:rPr>
              <w:t>N/A</w:t>
            </w:r>
          </w:p>
        </w:tc>
      </w:tr>
      <w:tr w:rsidR="002D36B3" w:rsidRPr="00227AD4" w14:paraId="01469D14" w14:textId="77777777" w:rsidTr="002F24A0">
        <w:tc>
          <w:tcPr>
            <w:tcW w:w="2628" w:type="dxa"/>
            <w:gridSpan w:val="2"/>
          </w:tcPr>
          <w:p w14:paraId="2AA32C55"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50E877BE" w14:textId="77777777" w:rsidR="002D36B3" w:rsidRPr="00227AD4" w:rsidRDefault="00FA2497" w:rsidP="00344883">
            <w:p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tc>
      </w:tr>
      <w:tr w:rsidR="002D36B3" w:rsidRPr="00227AD4" w14:paraId="4296D015" w14:textId="77777777" w:rsidTr="002F24A0">
        <w:tc>
          <w:tcPr>
            <w:tcW w:w="2628" w:type="dxa"/>
            <w:gridSpan w:val="2"/>
          </w:tcPr>
          <w:p w14:paraId="0D04AEB5"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14:paraId="07AF1034" w14:textId="77777777" w:rsidR="002D36B3" w:rsidRPr="009C06E5" w:rsidRDefault="009C06E5" w:rsidP="002F24A0">
            <w:pPr>
              <w:numPr>
                <w:ilvl w:val="0"/>
                <w:numId w:val="20"/>
              </w:numPr>
              <w:rPr>
                <w:rFonts w:ascii="Times New Roman" w:hAnsi="Times New Roman" w:cs="Times New Roman"/>
                <w:sz w:val="24"/>
                <w:szCs w:val="24"/>
              </w:rPr>
            </w:pPr>
            <w:commentRangeStart w:id="29"/>
            <w:r>
              <w:rPr>
                <w:rFonts w:ascii="Times New Roman" w:hAnsi="Times New Roman" w:cs="Times New Roman"/>
                <w:sz w:val="24"/>
                <w:szCs w:val="24"/>
              </w:rPr>
              <w:t>Student</w:t>
            </w:r>
            <w:r w:rsidR="002D36B3" w:rsidRPr="009C06E5">
              <w:rPr>
                <w:rFonts w:ascii="Times New Roman" w:hAnsi="Times New Roman" w:cs="Times New Roman"/>
                <w:sz w:val="24"/>
                <w:szCs w:val="24"/>
              </w:rPr>
              <w:t xml:space="preserve"> enters to </w:t>
            </w:r>
            <w:r>
              <w:rPr>
                <w:rFonts w:ascii="Times New Roman" w:hAnsi="Times New Roman" w:cs="Times New Roman"/>
                <w:sz w:val="24"/>
                <w:szCs w:val="24"/>
              </w:rPr>
              <w:t>Student</w:t>
            </w:r>
            <w:r w:rsidR="002D36B3" w:rsidRPr="009C06E5">
              <w:rPr>
                <w:rFonts w:ascii="Times New Roman" w:hAnsi="Times New Roman" w:cs="Times New Roman"/>
                <w:sz w:val="24"/>
                <w:szCs w:val="24"/>
              </w:rPr>
              <w:t xml:space="preserve"> registration page.</w:t>
            </w:r>
            <w:commentRangeEnd w:id="29"/>
            <w:r w:rsidR="00F81C14">
              <w:rPr>
                <w:rStyle w:val="CommentReference"/>
              </w:rPr>
              <w:commentReference w:id="29"/>
            </w:r>
          </w:p>
          <w:p w14:paraId="620D4D94" w14:textId="77777777" w:rsidR="002D36B3" w:rsidRPr="009C06E5" w:rsidRDefault="002D36B3" w:rsidP="002F24A0">
            <w:pPr>
              <w:numPr>
                <w:ilvl w:val="0"/>
                <w:numId w:val="20"/>
              </w:numPr>
              <w:rPr>
                <w:rFonts w:ascii="Times New Roman" w:hAnsi="Times New Roman" w:cs="Times New Roman"/>
                <w:sz w:val="24"/>
                <w:szCs w:val="24"/>
              </w:rPr>
            </w:pPr>
            <w:r w:rsidRPr="009C06E5">
              <w:rPr>
                <w:rFonts w:ascii="Times New Roman" w:hAnsi="Times New Roman" w:cs="Times New Roman"/>
                <w:sz w:val="24"/>
                <w:szCs w:val="24"/>
              </w:rPr>
              <w:t xml:space="preserve">The system redirects to </w:t>
            </w:r>
            <w:r w:rsidR="009C06E5">
              <w:rPr>
                <w:rFonts w:ascii="Times New Roman" w:hAnsi="Times New Roman" w:cs="Times New Roman"/>
                <w:sz w:val="24"/>
                <w:szCs w:val="24"/>
              </w:rPr>
              <w:t>Student</w:t>
            </w:r>
            <w:r w:rsidRPr="009C06E5">
              <w:rPr>
                <w:rFonts w:ascii="Times New Roman" w:hAnsi="Times New Roman" w:cs="Times New Roman"/>
                <w:sz w:val="24"/>
                <w:szCs w:val="24"/>
              </w:rPr>
              <w:t xml:space="preserve"> registration page on the mobile application.</w:t>
            </w:r>
          </w:p>
          <w:p w14:paraId="33660F2E" w14:textId="77777777" w:rsidR="009C06E5" w:rsidRDefault="009C06E5" w:rsidP="002F24A0">
            <w:pPr>
              <w:numPr>
                <w:ilvl w:val="0"/>
                <w:numId w:val="20"/>
              </w:numPr>
              <w:contextualSpacing/>
              <w:rPr>
                <w:rFonts w:ascii="Times New Roman" w:hAnsi="Times New Roman" w:cs="Times New Roman"/>
                <w:sz w:val="24"/>
                <w:szCs w:val="24"/>
              </w:rPr>
            </w:pPr>
            <w:r w:rsidRPr="0082231B">
              <w:rPr>
                <w:rFonts w:ascii="Times New Roman" w:hAnsi="Times New Roman" w:cs="Times New Roman"/>
                <w:sz w:val="24"/>
                <w:szCs w:val="24"/>
              </w:rPr>
              <w:t>The system provide</w:t>
            </w:r>
            <w:r>
              <w:rPr>
                <w:rFonts w:ascii="Times New Roman" w:hAnsi="Times New Roman" w:cs="Times New Roman"/>
                <w:sz w:val="24"/>
                <w:szCs w:val="24"/>
              </w:rPr>
              <w:t>s</w:t>
            </w:r>
            <w:r w:rsidRPr="0082231B">
              <w:rPr>
                <w:rFonts w:ascii="Times New Roman" w:hAnsi="Times New Roman" w:cs="Times New Roman"/>
                <w:sz w:val="24"/>
                <w:szCs w:val="24"/>
              </w:rPr>
              <w:t xml:space="preserv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sidR="008B001F">
              <w:rPr>
                <w:rFonts w:ascii="Times New Roman" w:hAnsi="Times New Roman" w:cs="Times New Roman"/>
                <w:sz w:val="24"/>
                <w:szCs w:val="24"/>
              </w:rPr>
              <w:t xml:space="preserve">student email, </w:t>
            </w:r>
            <w:r w:rsidRPr="0082231B">
              <w:rPr>
                <w:rFonts w:ascii="Times New Roman" w:hAnsi="Times New Roman" w:cs="Times New Roman"/>
                <w:sz w:val="24"/>
                <w:szCs w:val="24"/>
              </w:rPr>
              <w:t>and student tel for Student register to the system.</w:t>
            </w:r>
          </w:p>
          <w:p w14:paraId="6D6122C9" w14:textId="77777777" w:rsidR="002D36B3" w:rsidRDefault="009C06E5"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provides the </w:t>
            </w: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information into the registration page.</w:t>
            </w:r>
          </w:p>
          <w:p w14:paraId="4280795F" w14:textId="77777777" w:rsidR="002D36B3" w:rsidRDefault="009C06E5"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submit</w:t>
            </w:r>
            <w:r w:rsidR="002D36B3">
              <w:rPr>
                <w:rFonts w:ascii="Times New Roman" w:hAnsi="Times New Roman" w:cs="Times New Roman"/>
                <w:sz w:val="24"/>
                <w:szCs w:val="24"/>
              </w:rPr>
              <w:t>s</w:t>
            </w:r>
            <w:r w:rsidR="002D36B3" w:rsidRPr="00A827EA">
              <w:rPr>
                <w:rFonts w:ascii="Times New Roman" w:hAnsi="Times New Roman" w:cs="Times New Roman"/>
                <w:sz w:val="24"/>
                <w:szCs w:val="24"/>
              </w:rPr>
              <w:t xml:space="preserve"> the </w:t>
            </w: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registration form into the mobile application.</w:t>
            </w:r>
          </w:p>
          <w:p w14:paraId="55BD1132" w14:textId="77777777" w:rsidR="002D36B3" w:rsidRDefault="002D36B3"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format of the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personal information.</w:t>
            </w:r>
          </w:p>
          <w:p w14:paraId="51498347" w14:textId="77777777" w:rsidR="002F24A0" w:rsidRPr="002F24A0" w:rsidRDefault="002F24A0" w:rsidP="002F24A0">
            <w:pPr>
              <w:numPr>
                <w:ilvl w:val="0"/>
                <w:numId w:val="20"/>
              </w:numPr>
              <w:contextualSpacing/>
              <w:rPr>
                <w:rFonts w:ascii="Times New Roman" w:hAnsi="Times New Roman" w:cs="Times New Roman"/>
                <w:sz w:val="24"/>
                <w:szCs w:val="24"/>
              </w:rPr>
            </w:pPr>
            <w:r w:rsidRPr="005613F3">
              <w:rPr>
                <w:rFonts w:ascii="Times New Roman" w:hAnsi="Times New Roman" w:cs="Times New Roman"/>
                <w:sz w:val="24"/>
                <w:szCs w:val="24"/>
              </w:rPr>
              <w:t>The system 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duplication of the lecturer username</w:t>
            </w:r>
            <w:r>
              <w:rPr>
                <w:rFonts w:ascii="Times New Roman" w:hAnsi="Times New Roman" w:cs="Times New Roman"/>
                <w:sz w:val="24"/>
                <w:szCs w:val="24"/>
              </w:rPr>
              <w:t>.</w:t>
            </w:r>
          </w:p>
          <w:p w14:paraId="0C3E2C03" w14:textId="77777777"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store</w:t>
            </w:r>
            <w:r>
              <w:rPr>
                <w:rFonts w:ascii="Times New Roman" w:hAnsi="Times New Roman" w:cs="Times New Roman"/>
                <w:sz w:val="24"/>
                <w:szCs w:val="24"/>
              </w:rPr>
              <w:t>s</w:t>
            </w:r>
            <w:r w:rsidRPr="005613F3">
              <w:rPr>
                <w:rFonts w:ascii="Times New Roman" w:hAnsi="Times New Roman" w:cs="Times New Roman"/>
                <w:sz w:val="24"/>
                <w:szCs w:val="24"/>
              </w:rPr>
              <w:t xml:space="preserve"> the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personal information into the system.</w:t>
            </w:r>
          </w:p>
          <w:p w14:paraId="482B342C" w14:textId="77777777"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14:paraId="3C7D67F5" w14:textId="77777777"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commentRangeStart w:id="30"/>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commentRangeEnd w:id="30"/>
            <w:r w:rsidR="00F81C14">
              <w:rPr>
                <w:rStyle w:val="CommentReference"/>
              </w:rPr>
              <w:commentReference w:id="30"/>
            </w:r>
          </w:p>
          <w:p w14:paraId="3209F207" w14:textId="77777777" w:rsidR="002D36B3" w:rsidRPr="00227AD4" w:rsidRDefault="002D36B3" w:rsidP="002F24A0">
            <w:pPr>
              <w:contextualSpacing/>
              <w:rPr>
                <w:rFonts w:ascii="Times New Roman" w:hAnsi="Times New Roman" w:cs="Times New Roman"/>
                <w:color w:val="000000" w:themeColor="text1"/>
                <w:sz w:val="24"/>
                <w:szCs w:val="24"/>
              </w:rPr>
            </w:pPr>
          </w:p>
        </w:tc>
      </w:tr>
      <w:tr w:rsidR="002D36B3" w:rsidRPr="00227AD4" w14:paraId="0FF764E6" w14:textId="77777777" w:rsidTr="002F24A0">
        <w:tc>
          <w:tcPr>
            <w:tcW w:w="2628" w:type="dxa"/>
            <w:gridSpan w:val="2"/>
          </w:tcPr>
          <w:p w14:paraId="2EB991CB"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14:paraId="201ADC42" w14:textId="77777777" w:rsidR="002D36B3" w:rsidRPr="00227AD4" w:rsidRDefault="002D36B3" w:rsidP="002F24A0">
            <w:pPr>
              <w:jc w:val="right"/>
              <w:rPr>
                <w:rFonts w:ascii="Times New Roman" w:hAnsi="Times New Roman" w:cs="Times New Roman"/>
                <w:b/>
                <w:color w:val="000000" w:themeColor="text1"/>
                <w:sz w:val="24"/>
                <w:szCs w:val="24"/>
              </w:rPr>
            </w:pPr>
          </w:p>
        </w:tc>
        <w:tc>
          <w:tcPr>
            <w:tcW w:w="7110" w:type="dxa"/>
            <w:gridSpan w:val="3"/>
          </w:tcPr>
          <w:p w14:paraId="41809CB4" w14:textId="77777777" w:rsidR="002D36B3" w:rsidRPr="00A827EA" w:rsidRDefault="002D36B3" w:rsidP="002F24A0">
            <w:pPr>
              <w:rPr>
                <w:rFonts w:ascii="Times New Roman" w:hAnsi="Times New Roman" w:cs="Times New Roman"/>
                <w:sz w:val="24"/>
                <w:szCs w:val="24"/>
              </w:rPr>
            </w:pPr>
            <w:r>
              <w:rPr>
                <w:rFonts w:ascii="Times New Roman" w:hAnsi="Times New Roman" w:cs="Times New Roman"/>
                <w:sz w:val="24"/>
                <w:szCs w:val="24"/>
              </w:rPr>
              <w:t>6</w:t>
            </w:r>
            <w:r w:rsidRPr="00A827EA">
              <w:rPr>
                <w:rFonts w:ascii="Times New Roman" w:hAnsi="Times New Roman" w:cs="Times New Roman"/>
                <w:sz w:val="24"/>
                <w:szCs w:val="24"/>
              </w:rPr>
              <w:t xml:space="preserve">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Style w:val="Heading2Char"/>
                <w:rFonts w:ascii="Times New Roman" w:hAnsi="Times New Roman" w:cs="Times New Roman"/>
                <w:i w:val="0"/>
                <w:iCs w:val="0"/>
                <w:color w:val="000000" w:themeColor="text1"/>
                <w:sz w:val="24"/>
                <w:szCs w:val="24"/>
              </w:rPr>
              <w:t>student</w:t>
            </w:r>
            <w:r>
              <w:rPr>
                <w:rStyle w:val="Heading2Char"/>
                <w:rFonts w:ascii="Times New Roman" w:hAnsi="Times New Roman" w:cs="Times New Roman"/>
                <w:i w:val="0"/>
                <w:iCs w:val="0"/>
                <w:color w:val="000000" w:themeColor="text1"/>
                <w:sz w:val="24"/>
                <w:szCs w:val="24"/>
              </w:rPr>
              <w:t xml:space="preserve"> ID 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7E087F3A" w14:textId="77777777" w:rsidR="002D36B3" w:rsidRDefault="002D36B3" w:rsidP="002F24A0">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00EA18A1">
              <w:rPr>
                <w:rStyle w:val="Heading2Char"/>
                <w:rFonts w:ascii="Times New Roman" w:hAnsi="Times New Roman"/>
                <w:i w:val="0"/>
                <w:iCs w:val="0"/>
                <w:color w:val="000000" w:themeColor="text1"/>
                <w:sz w:val="24"/>
                <w:szCs w:val="24"/>
              </w:rPr>
              <w:t xml:space="preserve">The system </w:t>
            </w:r>
            <w:r w:rsidRPr="005613F3">
              <w:rPr>
                <w:rStyle w:val="Heading2Char"/>
                <w:rFonts w:ascii="Times New Roman" w:hAnsi="Times New Roman"/>
                <w:i w:val="0"/>
                <w:iCs w:val="0"/>
                <w:color w:val="000000" w:themeColor="text1"/>
                <w:sz w:val="24"/>
                <w:szCs w:val="24"/>
              </w:rPr>
              <w:t>display</w:t>
            </w:r>
            <w:r w:rsidR="00EA18A1">
              <w:rPr>
                <w:rStyle w:val="Heading2Char"/>
                <w:rFonts w:ascii="Times New Roman" w:hAnsi="Times New Roman"/>
                <w:i w:val="0"/>
                <w:iCs w:val="0"/>
                <w:color w:val="000000" w:themeColor="text1"/>
                <w:sz w:val="24"/>
                <w:szCs w:val="24"/>
              </w:rPr>
              <w:t>s</w:t>
            </w:r>
            <w:r w:rsidRPr="005613F3">
              <w:rPr>
                <w:rStyle w:val="Heading2Char"/>
                <w:rFonts w:ascii="Times New Roman" w:hAnsi="Times New Roman"/>
                <w:i w:val="0"/>
                <w:iCs w:val="0"/>
                <w:color w:val="000000" w:themeColor="text1"/>
                <w:sz w:val="24"/>
                <w:szCs w:val="24"/>
              </w:rPr>
              <w:t xml:space="preserve"> “The </w:t>
            </w:r>
            <w:r w:rsidR="009C06E5">
              <w:rPr>
                <w:rStyle w:val="Heading2Char"/>
                <w:rFonts w:ascii="Times New Roman" w:hAnsi="Times New Roman"/>
                <w:i w:val="0"/>
                <w:iCs w:val="0"/>
                <w:color w:val="000000" w:themeColor="text1"/>
                <w:sz w:val="24"/>
                <w:szCs w:val="24"/>
              </w:rPr>
              <w:t>Student</w:t>
            </w:r>
            <w:r w:rsidRPr="005613F3">
              <w:rPr>
                <w:rStyle w:val="Heading2Char"/>
                <w:rFonts w:ascii="Times New Roman" w:hAnsi="Times New Roman"/>
                <w:i w:val="0"/>
                <w:iCs w:val="0"/>
                <w:color w:val="000000" w:themeColor="text1"/>
                <w:sz w:val="24"/>
                <w:szCs w:val="24"/>
              </w:rPr>
              <w:t xml:space="preserve"> ID must be the number only”</w:t>
            </w:r>
            <w:r>
              <w:rPr>
                <w:rFonts w:ascii="Times New Roman" w:hAnsi="Times New Roman"/>
                <w:color w:val="000000" w:themeColor="text1"/>
                <w:sz w:val="24"/>
                <w:szCs w:val="24"/>
              </w:rPr>
              <w:t xml:space="preserve"> on the mobile application.</w:t>
            </w:r>
          </w:p>
          <w:p w14:paraId="2705CC1B" w14:textId="77777777"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5 </w:t>
            </w:r>
            <w:r w:rsidRPr="00227AD4">
              <w:rPr>
                <w:rFonts w:ascii="Times New Roman" w:hAnsi="Times New Roman"/>
                <w:color w:val="000000" w:themeColor="text1"/>
                <w:sz w:val="24"/>
                <w:szCs w:val="24"/>
              </w:rPr>
              <w:t>of normal flow.</w:t>
            </w:r>
          </w:p>
          <w:p w14:paraId="2474015A" w14:textId="77777777" w:rsidR="002D36B3" w:rsidRDefault="002D36B3" w:rsidP="002F24A0">
            <w:pPr>
              <w:pStyle w:val="Hints"/>
              <w:rPr>
                <w:rFonts w:ascii="Times New Roman" w:hAnsi="Times New Roman"/>
                <w:color w:val="000000" w:themeColor="text1"/>
                <w:sz w:val="24"/>
                <w:szCs w:val="24"/>
              </w:rPr>
            </w:pPr>
          </w:p>
          <w:p w14:paraId="11648F7F" w14:textId="77777777" w:rsidR="002D36B3" w:rsidRDefault="002D36B3" w:rsidP="002F24A0">
            <w:pPr>
              <w:pStyle w:val="Hints"/>
              <w:rPr>
                <w:rFonts w:ascii="Times New Roman" w:hAnsi="Times New Roman"/>
                <w:color w:val="000000" w:themeColor="text1"/>
                <w:sz w:val="24"/>
                <w:szCs w:val="24"/>
              </w:rPr>
            </w:pPr>
          </w:p>
          <w:p w14:paraId="59E1BEA5" w14:textId="77777777" w:rsidR="002D36B3" w:rsidRPr="00227AD4" w:rsidRDefault="002D36B3" w:rsidP="002F24A0">
            <w:pPr>
              <w:pStyle w:val="Hints"/>
              <w:rPr>
                <w:rFonts w:ascii="Times New Roman" w:hAnsi="Times New Roman"/>
                <w:color w:val="000000" w:themeColor="text1"/>
                <w:sz w:val="24"/>
                <w:szCs w:val="24"/>
              </w:rPr>
            </w:pPr>
          </w:p>
          <w:p w14:paraId="445BB308" w14:textId="77777777" w:rsidR="002D36B3" w:rsidRDefault="002D36B3" w:rsidP="002F24A0">
            <w:pPr>
              <w:rPr>
                <w:rFonts w:ascii="Times New Roman" w:hAnsi="Times New Roman" w:cs="Times New Roman"/>
                <w:sz w:val="24"/>
                <w:szCs w:val="24"/>
              </w:rPr>
            </w:pPr>
            <w:r>
              <w:rPr>
                <w:rFonts w:ascii="Times New Roman" w:hAnsi="Times New Roman" w:cs="Times New Roman"/>
                <w:sz w:val="24"/>
                <w:szCs w:val="24"/>
              </w:rPr>
              <w:t>6B.</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username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 the error message as followed: </w:t>
            </w:r>
          </w:p>
          <w:p w14:paraId="0CF013C0" w14:textId="77777777"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username must be only 4-16 alphabet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7132580E" w14:textId="77777777" w:rsidR="002D36B3" w:rsidRDefault="002D36B3" w:rsidP="002F24A0">
            <w:pPr>
              <w:rPr>
                <w:rFonts w:ascii="Times New Roman" w:hAnsi="Times New Roman" w:cs="Times New Roman"/>
                <w:sz w:val="24"/>
                <w:szCs w:val="24"/>
              </w:rPr>
            </w:pPr>
          </w:p>
          <w:p w14:paraId="336910D7" w14:textId="77777777" w:rsidR="002D36B3" w:rsidRDefault="002D36B3" w:rsidP="002F24A0">
            <w:pPr>
              <w:rPr>
                <w:rFonts w:ascii="Times New Roman" w:hAnsi="Times New Roman" w:cs="Times New Roman"/>
                <w:sz w:val="24"/>
                <w:szCs w:val="24"/>
              </w:rPr>
            </w:pPr>
            <w:r>
              <w:rPr>
                <w:rFonts w:ascii="Times New Roman" w:hAnsi="Times New Roman" w:cs="Times New Roman"/>
                <w:sz w:val="24"/>
                <w:szCs w:val="24"/>
              </w:rPr>
              <w:t>6C.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60B7D667" w14:textId="77777777" w:rsidR="002D36B3" w:rsidRPr="00A922DA"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lastRenderedPageBreak/>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07A92681" w14:textId="77777777" w:rsidR="002D36B3" w:rsidRPr="00A922DA" w:rsidRDefault="002D36B3" w:rsidP="002F24A0">
            <w:pPr>
              <w:rPr>
                <w:rFonts w:ascii="Times New Roman" w:hAnsi="Times New Roman" w:cs="Times New Roman"/>
                <w:sz w:val="24"/>
                <w:szCs w:val="24"/>
              </w:rPr>
            </w:pPr>
          </w:p>
          <w:p w14:paraId="7F36EAB7" w14:textId="77777777" w:rsidR="002D36B3" w:rsidRDefault="002D36B3" w:rsidP="002F24A0">
            <w:pPr>
              <w:rPr>
                <w:rFonts w:ascii="Times New Roman" w:hAnsi="Times New Roman" w:cs="Times New Roman"/>
                <w:sz w:val="24"/>
                <w:szCs w:val="24"/>
              </w:rPr>
            </w:pPr>
            <w:r>
              <w:rPr>
                <w:rFonts w:ascii="Times New Roman" w:hAnsi="Times New Roman" w:cs="Times New Roman"/>
                <w:sz w:val="24"/>
                <w:szCs w:val="24"/>
              </w:rPr>
              <w:t>6D.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78D77619" w14:textId="77777777"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7CDA9497" w14:textId="77777777" w:rsidR="002D36B3" w:rsidRDefault="002D36B3" w:rsidP="002F24A0">
            <w:pPr>
              <w:rPr>
                <w:rFonts w:ascii="Times New Roman" w:hAnsi="Times New Roman" w:cs="Times New Roman"/>
                <w:sz w:val="24"/>
                <w:szCs w:val="24"/>
              </w:rPr>
            </w:pPr>
          </w:p>
          <w:p w14:paraId="68835A44" w14:textId="77777777" w:rsidR="002D36B3" w:rsidRDefault="002D36B3" w:rsidP="002F24A0">
            <w:pPr>
              <w:rPr>
                <w:rFonts w:ascii="Times New Roman" w:hAnsi="Times New Roman" w:cs="Times New Roman"/>
                <w:sz w:val="24"/>
                <w:szCs w:val="24"/>
              </w:rPr>
            </w:pPr>
            <w:r>
              <w:rPr>
                <w:rFonts w:ascii="Times New Roman" w:hAnsi="Times New Roman" w:cs="Times New Roman"/>
                <w:sz w:val="24"/>
                <w:szCs w:val="24"/>
              </w:rPr>
              <w:t>6E.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t</w:t>
            </w:r>
            <w:r w:rsidRPr="00A827EA">
              <w:rPr>
                <w:rFonts w:ascii="Times New Roman" w:hAnsi="Times New Roman" w:cs="Times New Roman"/>
                <w:sz w:val="24"/>
                <w:szCs w:val="24"/>
              </w:rPr>
              <w:t xml:space="preserve">el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122AD4D2" w14:textId="77777777"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tel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10334845" w14:textId="77777777" w:rsidR="002D36B3" w:rsidRDefault="002D36B3" w:rsidP="002F24A0">
            <w:pPr>
              <w:rPr>
                <w:rFonts w:ascii="Times New Roman" w:hAnsi="Times New Roman" w:cs="Times New Roman"/>
                <w:sz w:val="24"/>
                <w:szCs w:val="24"/>
              </w:rPr>
            </w:pPr>
          </w:p>
          <w:p w14:paraId="1A683997" w14:textId="77777777" w:rsidR="002D36B3" w:rsidRDefault="002D36B3" w:rsidP="002F24A0">
            <w:pPr>
              <w:rPr>
                <w:rFonts w:ascii="Times New Roman" w:hAnsi="Times New Roman" w:cs="Times New Roman"/>
                <w:sz w:val="24"/>
                <w:szCs w:val="24"/>
              </w:rPr>
            </w:pPr>
            <w:r>
              <w:rPr>
                <w:rFonts w:ascii="Times New Roman" w:hAnsi="Times New Roman" w:cs="Times New Roman"/>
                <w:sz w:val="24"/>
                <w:szCs w:val="24"/>
              </w:rPr>
              <w:t>6F.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2B760403" w14:textId="77777777"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6984BCBB" w14:textId="77777777" w:rsidR="002F24A0" w:rsidRDefault="002F24A0" w:rsidP="002F24A0">
            <w:pPr>
              <w:rPr>
                <w:rFonts w:ascii="Times New Roman" w:hAnsi="Times New Roman" w:cs="Times New Roman"/>
                <w:sz w:val="24"/>
                <w:szCs w:val="24"/>
              </w:rPr>
            </w:pPr>
          </w:p>
          <w:p w14:paraId="24494361" w14:textId="77777777" w:rsidR="002F24A0" w:rsidRDefault="002F24A0" w:rsidP="002F24A0">
            <w:pPr>
              <w:rPr>
                <w:rFonts w:ascii="Times New Roman" w:hAnsi="Times New Roman" w:cs="Times New Roman"/>
                <w:sz w:val="24"/>
                <w:szCs w:val="24"/>
              </w:rPr>
            </w:pPr>
            <w:r>
              <w:rPr>
                <w:rFonts w:ascii="Times New Roman" w:hAnsi="Times New Roman" w:cs="Times New Roman"/>
                <w:sz w:val="24"/>
                <w:szCs w:val="24"/>
              </w:rPr>
              <w:t>7A. when the student username is duplicate with exist student username in the system. T</w:t>
            </w:r>
            <w:r w:rsidRPr="00A827EA">
              <w:rPr>
                <w:rFonts w:ascii="Times New Roman" w:hAnsi="Times New Roman" w:cs="Times New Roman"/>
                <w:sz w:val="24"/>
                <w:szCs w:val="24"/>
              </w:rPr>
              <w:t>he system provide</w:t>
            </w:r>
            <w:r w:rsidR="00BF595A">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r>
              <w:rPr>
                <w:rFonts w:ascii="Times New Roman" w:hAnsi="Times New Roman" w:cs="Times New Roman"/>
                <w:sz w:val="24"/>
                <w:szCs w:val="24"/>
              </w:rPr>
              <w:t xml:space="preserve"> “Existing Student</w:t>
            </w:r>
            <w:r w:rsidRPr="005613F3">
              <w:rPr>
                <w:rFonts w:ascii="Times New Roman" w:hAnsi="Times New Roman" w:cs="Times New Roman"/>
                <w:sz w:val="24"/>
                <w:szCs w:val="24"/>
              </w:rPr>
              <w:t>’s username,</w:t>
            </w:r>
            <w:r>
              <w:rPr>
                <w:rFonts w:ascii="Times New Roman" w:hAnsi="Times New Roman" w:cs="Times New Roman"/>
                <w:sz w:val="24"/>
                <w:szCs w:val="24"/>
              </w:rPr>
              <w:t xml:space="preserve"> please using different Student</w:t>
            </w:r>
            <w:r w:rsidRPr="005613F3">
              <w:rPr>
                <w:rFonts w:ascii="Times New Roman" w:hAnsi="Times New Roman" w:cs="Times New Roman"/>
                <w:sz w:val="24"/>
                <w:szCs w:val="24"/>
              </w:rPr>
              <w:t>’s username</w:t>
            </w:r>
            <w:r>
              <w:rPr>
                <w:rFonts w:ascii="Times New Roman" w:hAnsi="Times New Roman" w:cs="Times New Roman"/>
                <w:sz w:val="24"/>
                <w:szCs w:val="24"/>
              </w:rPr>
              <w:t>” on the mobile application.</w:t>
            </w:r>
          </w:p>
          <w:p w14:paraId="29AA93DE" w14:textId="77777777" w:rsidR="002F24A0" w:rsidRPr="00D508B0" w:rsidRDefault="002F24A0" w:rsidP="002F24A0">
            <w:pPr>
              <w:rPr>
                <w:rFonts w:ascii="Times New Roman" w:hAnsi="Times New Roman" w:cs="Times New Roman"/>
                <w:sz w:val="24"/>
                <w:szCs w:val="24"/>
              </w:rPr>
            </w:pPr>
          </w:p>
        </w:tc>
      </w:tr>
      <w:tr w:rsidR="002D36B3" w:rsidRPr="00227AD4" w14:paraId="4DA736D6" w14:textId="77777777" w:rsidTr="002F24A0">
        <w:tc>
          <w:tcPr>
            <w:tcW w:w="2628" w:type="dxa"/>
            <w:gridSpan w:val="2"/>
          </w:tcPr>
          <w:p w14:paraId="20E67657"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14:paraId="4456B694" w14:textId="77777777"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D36B3" w:rsidRPr="00227AD4" w14:paraId="29231E44" w14:textId="77777777" w:rsidTr="002F24A0">
        <w:tc>
          <w:tcPr>
            <w:tcW w:w="2628" w:type="dxa"/>
            <w:gridSpan w:val="2"/>
          </w:tcPr>
          <w:p w14:paraId="22EF9F3D"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5DBCA56D" w14:textId="77777777"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D36B3" w:rsidRPr="00227AD4" w14:paraId="31DF47E9" w14:textId="77777777" w:rsidTr="002F24A0">
        <w:tc>
          <w:tcPr>
            <w:tcW w:w="2628" w:type="dxa"/>
            <w:gridSpan w:val="2"/>
          </w:tcPr>
          <w:p w14:paraId="434CDE1C"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76F1B5FB" w14:textId="77777777" w:rsidR="002D36B3" w:rsidRPr="00227AD4" w:rsidRDefault="002D36B3" w:rsidP="002F24A0">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Only at the first time when user begins to use this application.</w:t>
            </w:r>
          </w:p>
        </w:tc>
      </w:tr>
      <w:tr w:rsidR="002D36B3" w:rsidRPr="00227AD4" w14:paraId="51B8D898" w14:textId="77777777" w:rsidTr="002F24A0">
        <w:tc>
          <w:tcPr>
            <w:tcW w:w="2628" w:type="dxa"/>
            <w:gridSpan w:val="2"/>
          </w:tcPr>
          <w:p w14:paraId="5DD67482"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07408848" w14:textId="77777777"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2D36B3" w:rsidRPr="00227AD4" w14:paraId="00D7C47D" w14:textId="77777777" w:rsidTr="002F24A0">
        <w:tc>
          <w:tcPr>
            <w:tcW w:w="2628" w:type="dxa"/>
            <w:gridSpan w:val="2"/>
          </w:tcPr>
          <w:p w14:paraId="3B5A2007" w14:textId="77777777"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0B8B7A19" w14:textId="77777777"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709993BF" w14:textId="77777777" w:rsidR="00344883" w:rsidRDefault="00344883" w:rsidP="00557E4C">
      <w:pPr>
        <w:rPr>
          <w:rFonts w:ascii="Times New Roman" w:hAnsi="Times New Roman" w:cs="Times New Roman"/>
          <w:b/>
          <w:bCs/>
          <w:sz w:val="29"/>
          <w:szCs w:val="29"/>
        </w:rPr>
      </w:pPr>
    </w:p>
    <w:p w14:paraId="4EC60A43" w14:textId="77777777" w:rsidR="00A526AC" w:rsidRPr="00557E4C" w:rsidRDefault="00FA2497" w:rsidP="00557E4C">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557E4C">
        <w:rPr>
          <w:rFonts w:ascii="Times New Roman" w:hAnsi="Times New Roman" w:cs="Times New Roman"/>
          <w:b/>
          <w:bCs/>
          <w:sz w:val="29"/>
          <w:szCs w:val="29"/>
        </w:rPr>
        <w:t>2.</w:t>
      </w:r>
      <w:r>
        <w:rPr>
          <w:rFonts w:ascii="Times New Roman" w:hAnsi="Times New Roman" w:cs="Times New Roman"/>
          <w:b/>
          <w:bCs/>
          <w:sz w:val="29"/>
          <w:szCs w:val="29"/>
        </w:rPr>
        <w:t>2</w:t>
      </w:r>
      <w:r w:rsidR="00A526AC" w:rsidRPr="00557E4C">
        <w:rPr>
          <w:rFonts w:ascii="Times New Roman" w:hAnsi="Times New Roman" w:cs="Times New Roman"/>
          <w:b/>
          <w:bCs/>
          <w:sz w:val="29"/>
          <w:szCs w:val="29"/>
        </w:rPr>
        <w:t xml:space="preserve"> Student can register to the system</w:t>
      </w:r>
    </w:p>
    <w:p w14:paraId="1E8485BB" w14:textId="77777777"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must register into the mobile application, in order to using the other features as Student. Student have to provide student ID, student username, student password, student name, student address, student faculty, student department,</w:t>
      </w:r>
      <w:r>
        <w:rPr>
          <w:rFonts w:ascii="Times New Roman" w:hAnsi="Times New Roman" w:cs="Times New Roman"/>
          <w:sz w:val="24"/>
          <w:szCs w:val="24"/>
        </w:rPr>
        <w:t xml:space="preserve"> student email,</w:t>
      </w:r>
      <w:r w:rsidRPr="00A827EA">
        <w:rPr>
          <w:rFonts w:ascii="Times New Roman" w:hAnsi="Times New Roman" w:cs="Times New Roman"/>
          <w:sz w:val="24"/>
          <w:szCs w:val="24"/>
        </w:rPr>
        <w:t xml:space="preserve"> and student tel into the system. After, the registration has been completed. The mobile application will redirect to the Student main page.</w:t>
      </w:r>
    </w:p>
    <w:p w14:paraId="5D0B2528"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The users</w:t>
      </w:r>
    </w:p>
    <w:p w14:paraId="0F9D61A6"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w:t>
      </w:r>
      <w:r w:rsidRPr="00A827EA">
        <w:rPr>
          <w:rFonts w:ascii="Times New Roman" w:hAnsi="Times New Roman" w:cs="Times New Roman"/>
          <w:b/>
          <w:bCs/>
          <w:sz w:val="24"/>
          <w:szCs w:val="24"/>
        </w:rPr>
        <w:t xml:space="preserve"> </w:t>
      </w:r>
    </w:p>
    <w:p w14:paraId="23B7E949" w14:textId="77777777" w:rsidR="00344883" w:rsidRDefault="00344883" w:rsidP="00A526AC">
      <w:pPr>
        <w:rPr>
          <w:rFonts w:ascii="Times New Roman" w:hAnsi="Times New Roman" w:cs="Times New Roman"/>
          <w:b/>
          <w:bCs/>
          <w:i/>
          <w:iCs/>
          <w:color w:val="000000" w:themeColor="text1"/>
          <w:sz w:val="24"/>
          <w:szCs w:val="24"/>
        </w:rPr>
      </w:pPr>
    </w:p>
    <w:p w14:paraId="617D5009" w14:textId="77777777" w:rsidR="00344883" w:rsidRDefault="00344883" w:rsidP="00A526AC">
      <w:pPr>
        <w:rPr>
          <w:rFonts w:ascii="Times New Roman" w:hAnsi="Times New Roman" w:cs="Times New Roman"/>
          <w:b/>
          <w:bCs/>
          <w:i/>
          <w:iCs/>
          <w:color w:val="000000" w:themeColor="text1"/>
          <w:sz w:val="24"/>
          <w:szCs w:val="24"/>
        </w:rPr>
      </w:pPr>
    </w:p>
    <w:p w14:paraId="1F746427" w14:textId="77777777" w:rsidR="00344883" w:rsidRDefault="00344883" w:rsidP="00A526AC">
      <w:pPr>
        <w:rPr>
          <w:rFonts w:ascii="Times New Roman" w:hAnsi="Times New Roman" w:cs="Times New Roman"/>
          <w:b/>
          <w:bCs/>
          <w:i/>
          <w:iCs/>
          <w:color w:val="000000" w:themeColor="text1"/>
          <w:sz w:val="24"/>
          <w:szCs w:val="24"/>
        </w:rPr>
      </w:pPr>
    </w:p>
    <w:p w14:paraId="4F3301CF" w14:textId="77777777" w:rsidR="00344883" w:rsidRDefault="00344883" w:rsidP="00A526AC">
      <w:pPr>
        <w:rPr>
          <w:rFonts w:ascii="Times New Roman" w:hAnsi="Times New Roman" w:cs="Times New Roman"/>
          <w:b/>
          <w:bCs/>
          <w:i/>
          <w:iCs/>
          <w:color w:val="000000" w:themeColor="text1"/>
          <w:sz w:val="24"/>
          <w:szCs w:val="24"/>
        </w:rPr>
      </w:pPr>
    </w:p>
    <w:p w14:paraId="72D953A3" w14:textId="77777777" w:rsidR="00344883" w:rsidRDefault="00344883" w:rsidP="00A526AC">
      <w:pPr>
        <w:rPr>
          <w:rFonts w:ascii="Times New Roman" w:hAnsi="Times New Roman" w:cs="Times New Roman"/>
          <w:b/>
          <w:bCs/>
          <w:i/>
          <w:iCs/>
          <w:color w:val="000000" w:themeColor="text1"/>
          <w:sz w:val="24"/>
          <w:szCs w:val="24"/>
        </w:rPr>
      </w:pPr>
    </w:p>
    <w:p w14:paraId="166A9492" w14:textId="77777777" w:rsidR="00344883" w:rsidRDefault="00344883" w:rsidP="00A526AC">
      <w:pPr>
        <w:rPr>
          <w:rFonts w:ascii="Times New Roman" w:hAnsi="Times New Roman" w:cs="Times New Roman"/>
          <w:b/>
          <w:bCs/>
          <w:i/>
          <w:iCs/>
          <w:color w:val="000000" w:themeColor="text1"/>
          <w:sz w:val="24"/>
          <w:szCs w:val="24"/>
        </w:rPr>
      </w:pPr>
    </w:p>
    <w:p w14:paraId="11D25E5D" w14:textId="77777777" w:rsidR="00344883" w:rsidRDefault="00344883" w:rsidP="00A526AC">
      <w:pPr>
        <w:rPr>
          <w:rFonts w:ascii="Times New Roman" w:hAnsi="Times New Roman" w:cs="Times New Roman"/>
          <w:b/>
          <w:bCs/>
          <w:i/>
          <w:iCs/>
          <w:color w:val="000000" w:themeColor="text1"/>
          <w:sz w:val="24"/>
          <w:szCs w:val="24"/>
        </w:rPr>
      </w:pPr>
    </w:p>
    <w:p w14:paraId="4E7AC789" w14:textId="77777777" w:rsidR="00344883" w:rsidRDefault="00344883" w:rsidP="00A526AC">
      <w:pPr>
        <w:rPr>
          <w:rFonts w:ascii="Times New Roman" w:hAnsi="Times New Roman" w:cs="Times New Roman"/>
          <w:b/>
          <w:bCs/>
          <w:i/>
          <w:iCs/>
          <w:color w:val="000000" w:themeColor="text1"/>
          <w:sz w:val="24"/>
          <w:szCs w:val="24"/>
        </w:rPr>
      </w:pPr>
    </w:p>
    <w:p w14:paraId="5745C3FC" w14:textId="77777777" w:rsidR="00344883" w:rsidRDefault="00344883" w:rsidP="00A526AC">
      <w:pPr>
        <w:rPr>
          <w:rFonts w:ascii="Times New Roman" w:hAnsi="Times New Roman" w:cs="Times New Roman"/>
          <w:b/>
          <w:bCs/>
          <w:i/>
          <w:iCs/>
          <w:color w:val="000000" w:themeColor="text1"/>
          <w:sz w:val="24"/>
          <w:szCs w:val="24"/>
        </w:rPr>
      </w:pPr>
    </w:p>
    <w:p w14:paraId="2A7C85FF" w14:textId="77777777" w:rsidR="00344883" w:rsidRDefault="00344883" w:rsidP="00A526AC">
      <w:pPr>
        <w:rPr>
          <w:rFonts w:ascii="Times New Roman" w:hAnsi="Times New Roman" w:cs="Times New Roman"/>
          <w:b/>
          <w:bCs/>
          <w:i/>
          <w:iCs/>
          <w:color w:val="000000" w:themeColor="text1"/>
          <w:sz w:val="24"/>
          <w:szCs w:val="24"/>
        </w:rPr>
      </w:pPr>
    </w:p>
    <w:p w14:paraId="062D4D40" w14:textId="77777777" w:rsidR="00344883" w:rsidRDefault="00344883" w:rsidP="00A526AC">
      <w:pPr>
        <w:rPr>
          <w:rFonts w:ascii="Times New Roman" w:hAnsi="Times New Roman" w:cs="Times New Roman"/>
          <w:b/>
          <w:bCs/>
          <w:i/>
          <w:iCs/>
          <w:color w:val="000000" w:themeColor="text1"/>
          <w:sz w:val="24"/>
          <w:szCs w:val="24"/>
        </w:rPr>
      </w:pPr>
    </w:p>
    <w:p w14:paraId="12F939EA" w14:textId="77777777" w:rsidR="00344883" w:rsidRDefault="00344883" w:rsidP="00A526AC">
      <w:pPr>
        <w:rPr>
          <w:rFonts w:ascii="Times New Roman" w:hAnsi="Times New Roman" w:cs="Times New Roman"/>
          <w:b/>
          <w:bCs/>
          <w:i/>
          <w:iCs/>
          <w:color w:val="000000" w:themeColor="text1"/>
          <w:sz w:val="24"/>
          <w:szCs w:val="24"/>
        </w:rPr>
      </w:pPr>
    </w:p>
    <w:p w14:paraId="7E2F792E" w14:textId="77777777" w:rsidR="00344883" w:rsidRDefault="00344883" w:rsidP="00A526AC">
      <w:pPr>
        <w:rPr>
          <w:rFonts w:ascii="Times New Roman" w:hAnsi="Times New Roman" w:cs="Times New Roman"/>
          <w:b/>
          <w:bCs/>
          <w:i/>
          <w:iCs/>
          <w:color w:val="000000" w:themeColor="text1"/>
          <w:sz w:val="24"/>
          <w:szCs w:val="24"/>
        </w:rPr>
      </w:pPr>
    </w:p>
    <w:p w14:paraId="7E48DC3C" w14:textId="77777777" w:rsidR="00344883" w:rsidRDefault="00344883" w:rsidP="00A526AC">
      <w:pPr>
        <w:rPr>
          <w:rFonts w:ascii="Times New Roman" w:hAnsi="Times New Roman" w:cs="Times New Roman"/>
          <w:b/>
          <w:bCs/>
          <w:i/>
          <w:iCs/>
          <w:color w:val="000000" w:themeColor="text1"/>
          <w:sz w:val="24"/>
          <w:szCs w:val="24"/>
        </w:rPr>
      </w:pPr>
    </w:p>
    <w:p w14:paraId="4C35D3D2" w14:textId="77777777" w:rsidR="00344883" w:rsidRDefault="00344883" w:rsidP="00A526AC">
      <w:pPr>
        <w:rPr>
          <w:rFonts w:ascii="Times New Roman" w:hAnsi="Times New Roman" w:cs="Times New Roman"/>
          <w:b/>
          <w:bCs/>
          <w:i/>
          <w:iCs/>
          <w:color w:val="000000" w:themeColor="text1"/>
          <w:sz w:val="24"/>
          <w:szCs w:val="24"/>
        </w:rPr>
      </w:pPr>
    </w:p>
    <w:p w14:paraId="480BFA07" w14:textId="77777777" w:rsidR="00344883" w:rsidRDefault="00344883" w:rsidP="00A526AC">
      <w:pPr>
        <w:rPr>
          <w:rFonts w:ascii="Times New Roman" w:hAnsi="Times New Roman" w:cs="Times New Roman"/>
          <w:b/>
          <w:bCs/>
          <w:i/>
          <w:iCs/>
          <w:color w:val="000000" w:themeColor="text1"/>
          <w:sz w:val="24"/>
          <w:szCs w:val="24"/>
        </w:rPr>
      </w:pPr>
    </w:p>
    <w:p w14:paraId="0E83B71D" w14:textId="77777777" w:rsidR="00344883" w:rsidRDefault="00344883" w:rsidP="00A526AC">
      <w:pPr>
        <w:rPr>
          <w:rFonts w:ascii="Times New Roman" w:hAnsi="Times New Roman" w:cs="Times New Roman"/>
          <w:b/>
          <w:bCs/>
          <w:i/>
          <w:iCs/>
          <w:color w:val="000000" w:themeColor="text1"/>
          <w:sz w:val="24"/>
          <w:szCs w:val="24"/>
        </w:rPr>
      </w:pPr>
    </w:p>
    <w:p w14:paraId="6E147B78" w14:textId="77777777" w:rsidR="00344883" w:rsidRDefault="00344883" w:rsidP="00A526AC">
      <w:pPr>
        <w:rPr>
          <w:rFonts w:ascii="Times New Roman" w:hAnsi="Times New Roman" w:cs="Times New Roman"/>
          <w:b/>
          <w:bCs/>
          <w:i/>
          <w:iCs/>
          <w:color w:val="000000" w:themeColor="text1"/>
          <w:sz w:val="24"/>
          <w:szCs w:val="24"/>
        </w:rPr>
      </w:pPr>
    </w:p>
    <w:p w14:paraId="22D1A3AE" w14:textId="77777777" w:rsidR="00344883" w:rsidRDefault="00344883" w:rsidP="00A526AC">
      <w:pPr>
        <w:rPr>
          <w:rFonts w:ascii="Times New Roman" w:hAnsi="Times New Roman" w:cs="Times New Roman"/>
          <w:b/>
          <w:bCs/>
          <w:i/>
          <w:iCs/>
          <w:color w:val="000000" w:themeColor="text1"/>
          <w:sz w:val="24"/>
          <w:szCs w:val="24"/>
        </w:rPr>
      </w:pPr>
    </w:p>
    <w:p w14:paraId="5F811211" w14:textId="77777777" w:rsidR="00344883" w:rsidRDefault="00344883" w:rsidP="00A526AC">
      <w:pPr>
        <w:rPr>
          <w:rFonts w:ascii="Times New Roman" w:hAnsi="Times New Roman" w:cs="Times New Roman"/>
          <w:b/>
          <w:bCs/>
          <w:i/>
          <w:iCs/>
          <w:color w:val="000000" w:themeColor="text1"/>
          <w:sz w:val="24"/>
          <w:szCs w:val="24"/>
        </w:rPr>
      </w:pPr>
    </w:p>
    <w:p w14:paraId="759EF76E" w14:textId="77777777" w:rsidR="00344883" w:rsidRDefault="00344883" w:rsidP="00A526AC">
      <w:pPr>
        <w:rPr>
          <w:rFonts w:ascii="Times New Roman" w:hAnsi="Times New Roman" w:cs="Times New Roman"/>
          <w:b/>
          <w:bCs/>
          <w:i/>
          <w:iCs/>
          <w:color w:val="000000" w:themeColor="text1"/>
          <w:sz w:val="24"/>
          <w:szCs w:val="24"/>
        </w:rPr>
      </w:pPr>
    </w:p>
    <w:p w14:paraId="6E872E52" w14:textId="77777777" w:rsidR="00344883" w:rsidRDefault="00344883" w:rsidP="00A526AC">
      <w:pPr>
        <w:rPr>
          <w:rFonts w:ascii="Times New Roman" w:hAnsi="Times New Roman" w:cs="Times New Roman"/>
          <w:b/>
          <w:bCs/>
          <w:i/>
          <w:iCs/>
          <w:color w:val="000000" w:themeColor="text1"/>
          <w:sz w:val="24"/>
          <w:szCs w:val="24"/>
        </w:rPr>
      </w:pPr>
    </w:p>
    <w:p w14:paraId="5308E744" w14:textId="77777777" w:rsidR="00A526AC" w:rsidRPr="000B5927" w:rsidRDefault="00A526AC" w:rsidP="00A526AC">
      <w:pPr>
        <w:rPr>
          <w:rFonts w:ascii="Times New Roman" w:hAnsi="Times New Roman" w:cs="Times New Roman"/>
          <w:b/>
          <w:bCs/>
          <w:i/>
          <w:iCs/>
          <w:color w:val="000000" w:themeColor="text1"/>
          <w:sz w:val="24"/>
          <w:szCs w:val="24"/>
        </w:rPr>
      </w:pPr>
      <w:r w:rsidRPr="000B5927">
        <w:rPr>
          <w:rFonts w:ascii="Times New Roman" w:hAnsi="Times New Roman" w:cs="Times New Roman"/>
          <w:b/>
          <w:bCs/>
          <w:i/>
          <w:iCs/>
          <w:color w:val="000000" w:themeColor="text1"/>
          <w:sz w:val="24"/>
          <w:szCs w:val="24"/>
        </w:rPr>
        <w:lastRenderedPageBreak/>
        <w:t>Input: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2"/>
        <w:gridCol w:w="2233"/>
        <w:gridCol w:w="2350"/>
        <w:gridCol w:w="2221"/>
      </w:tblGrid>
      <w:tr w:rsidR="00A526AC" w:rsidRPr="00A827EA" w14:paraId="0824F345" w14:textId="77777777" w:rsidTr="00344883">
        <w:tc>
          <w:tcPr>
            <w:tcW w:w="2219" w:type="dxa"/>
          </w:tcPr>
          <w:p w14:paraId="179CEFB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14:paraId="7AA4714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14:paraId="1199B28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14:paraId="50632F9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1DE2349F" w14:textId="77777777" w:rsidTr="00344883">
        <w:tc>
          <w:tcPr>
            <w:tcW w:w="2219" w:type="dxa"/>
          </w:tcPr>
          <w:p w14:paraId="0C9561E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ID</w:t>
            </w:r>
          </w:p>
        </w:tc>
        <w:tc>
          <w:tcPr>
            <w:tcW w:w="2240" w:type="dxa"/>
          </w:tcPr>
          <w:p w14:paraId="59D8B6F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14:paraId="69F05E2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p>
        </w:tc>
        <w:tc>
          <w:tcPr>
            <w:tcW w:w="2230" w:type="dxa"/>
          </w:tcPr>
          <w:p w14:paraId="4559B785" w14:textId="77777777" w:rsidR="00A526AC" w:rsidRPr="00A827EA" w:rsidRDefault="00A526AC" w:rsidP="00227AD4">
            <w:pPr>
              <w:rPr>
                <w:rFonts w:ascii="Times New Roman" w:hAnsi="Times New Roman" w:cs="Times New Roman"/>
                <w:sz w:val="24"/>
                <w:szCs w:val="24"/>
              </w:rPr>
            </w:pPr>
          </w:p>
        </w:tc>
      </w:tr>
      <w:tr w:rsidR="00A526AC" w:rsidRPr="00A827EA" w14:paraId="20D6CD30" w14:textId="77777777" w:rsidTr="00344883">
        <w:tc>
          <w:tcPr>
            <w:tcW w:w="2219" w:type="dxa"/>
          </w:tcPr>
          <w:p w14:paraId="0A09804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username</w:t>
            </w:r>
          </w:p>
        </w:tc>
        <w:tc>
          <w:tcPr>
            <w:tcW w:w="2240" w:type="dxa"/>
          </w:tcPr>
          <w:p w14:paraId="298B907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27" w:type="dxa"/>
          </w:tcPr>
          <w:p w14:paraId="6A33040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w:t>
            </w:r>
          </w:p>
        </w:tc>
        <w:tc>
          <w:tcPr>
            <w:tcW w:w="2230" w:type="dxa"/>
          </w:tcPr>
          <w:p w14:paraId="422F04C5" w14:textId="77777777" w:rsidR="00A526AC" w:rsidRPr="00A827EA" w:rsidRDefault="00A526AC" w:rsidP="00227AD4">
            <w:pPr>
              <w:rPr>
                <w:rFonts w:ascii="Times New Roman" w:hAnsi="Times New Roman" w:cs="Times New Roman"/>
                <w:sz w:val="24"/>
                <w:szCs w:val="24"/>
              </w:rPr>
            </w:pPr>
          </w:p>
        </w:tc>
      </w:tr>
      <w:tr w:rsidR="00A526AC" w:rsidRPr="00A827EA" w14:paraId="03932ED6" w14:textId="77777777" w:rsidTr="00344883">
        <w:tc>
          <w:tcPr>
            <w:tcW w:w="2219" w:type="dxa"/>
          </w:tcPr>
          <w:p w14:paraId="6B8A792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password</w:t>
            </w:r>
          </w:p>
        </w:tc>
        <w:tc>
          <w:tcPr>
            <w:tcW w:w="2240" w:type="dxa"/>
          </w:tcPr>
          <w:p w14:paraId="3A57FC9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14:paraId="5C829BF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230" w:type="dxa"/>
          </w:tcPr>
          <w:p w14:paraId="19A5AAB9" w14:textId="77777777" w:rsidR="00A526AC" w:rsidRPr="00A827EA" w:rsidRDefault="00A526AC" w:rsidP="00227AD4">
            <w:pPr>
              <w:rPr>
                <w:rFonts w:ascii="Times New Roman" w:hAnsi="Times New Roman" w:cs="Times New Roman"/>
                <w:sz w:val="24"/>
                <w:szCs w:val="24"/>
              </w:rPr>
            </w:pPr>
          </w:p>
        </w:tc>
      </w:tr>
      <w:tr w:rsidR="00A526AC" w:rsidRPr="00A827EA" w14:paraId="7DA536D3" w14:textId="77777777" w:rsidTr="00344883">
        <w:tc>
          <w:tcPr>
            <w:tcW w:w="2219" w:type="dxa"/>
          </w:tcPr>
          <w:p w14:paraId="407880F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40" w:type="dxa"/>
          </w:tcPr>
          <w:p w14:paraId="69F93B0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14:paraId="195B7D6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 Stark”</w:t>
            </w:r>
          </w:p>
        </w:tc>
        <w:tc>
          <w:tcPr>
            <w:tcW w:w="2230" w:type="dxa"/>
          </w:tcPr>
          <w:p w14:paraId="65E7834E" w14:textId="77777777" w:rsidR="00A526AC" w:rsidRPr="00A827EA" w:rsidRDefault="00A526AC" w:rsidP="00227AD4">
            <w:pPr>
              <w:rPr>
                <w:rFonts w:ascii="Times New Roman" w:hAnsi="Times New Roman" w:cs="Times New Roman"/>
                <w:sz w:val="24"/>
                <w:szCs w:val="24"/>
              </w:rPr>
            </w:pPr>
          </w:p>
        </w:tc>
      </w:tr>
      <w:tr w:rsidR="00A526AC" w:rsidRPr="00A827EA" w14:paraId="2BEC8FE8" w14:textId="77777777" w:rsidTr="00344883">
        <w:tc>
          <w:tcPr>
            <w:tcW w:w="2219" w:type="dxa"/>
          </w:tcPr>
          <w:p w14:paraId="463547A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faculty</w:t>
            </w:r>
          </w:p>
        </w:tc>
        <w:tc>
          <w:tcPr>
            <w:tcW w:w="2240" w:type="dxa"/>
          </w:tcPr>
          <w:p w14:paraId="050A5CB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14:paraId="799273F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College of Arts media and technology, Chiang mai University</w:t>
            </w:r>
          </w:p>
        </w:tc>
        <w:tc>
          <w:tcPr>
            <w:tcW w:w="2230" w:type="dxa"/>
          </w:tcPr>
          <w:p w14:paraId="02770AF8" w14:textId="77777777" w:rsidR="00A526AC" w:rsidRPr="00A827EA" w:rsidRDefault="00A526AC" w:rsidP="00227AD4">
            <w:pPr>
              <w:rPr>
                <w:rFonts w:ascii="Times New Roman" w:hAnsi="Times New Roman" w:cs="Times New Roman"/>
                <w:sz w:val="24"/>
                <w:szCs w:val="24"/>
              </w:rPr>
            </w:pPr>
          </w:p>
        </w:tc>
      </w:tr>
      <w:tr w:rsidR="00A526AC" w:rsidRPr="00A827EA" w14:paraId="17D26F06" w14:textId="77777777" w:rsidTr="00344883">
        <w:tc>
          <w:tcPr>
            <w:tcW w:w="2219" w:type="dxa"/>
          </w:tcPr>
          <w:p w14:paraId="2D59798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department</w:t>
            </w:r>
          </w:p>
        </w:tc>
        <w:tc>
          <w:tcPr>
            <w:tcW w:w="2240" w:type="dxa"/>
          </w:tcPr>
          <w:p w14:paraId="5C97C3A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14:paraId="453A8DF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 </w:t>
            </w:r>
          </w:p>
        </w:tc>
        <w:tc>
          <w:tcPr>
            <w:tcW w:w="2230" w:type="dxa"/>
          </w:tcPr>
          <w:p w14:paraId="726495C4" w14:textId="77777777" w:rsidR="00A526AC" w:rsidRPr="00A827EA" w:rsidRDefault="00A526AC" w:rsidP="00227AD4">
            <w:pPr>
              <w:rPr>
                <w:rFonts w:ascii="Times New Roman" w:hAnsi="Times New Roman" w:cs="Times New Roman"/>
                <w:sz w:val="24"/>
                <w:szCs w:val="24"/>
              </w:rPr>
            </w:pPr>
          </w:p>
        </w:tc>
      </w:tr>
      <w:tr w:rsidR="00A526AC" w:rsidRPr="00A827EA" w14:paraId="76BA3E24" w14:textId="77777777" w:rsidTr="00344883">
        <w:tc>
          <w:tcPr>
            <w:tcW w:w="2219" w:type="dxa"/>
          </w:tcPr>
          <w:p w14:paraId="7EFA058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address</w:t>
            </w:r>
          </w:p>
        </w:tc>
        <w:tc>
          <w:tcPr>
            <w:tcW w:w="2240" w:type="dxa"/>
          </w:tcPr>
          <w:p w14:paraId="58B30FC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w:t>
            </w:r>
          </w:p>
        </w:tc>
        <w:tc>
          <w:tcPr>
            <w:tcW w:w="2327" w:type="dxa"/>
          </w:tcPr>
          <w:p w14:paraId="6870B8A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Women dorm 4, Chiang mai university, Chiang mai, Thailand, 50000</w:t>
            </w:r>
          </w:p>
        </w:tc>
        <w:tc>
          <w:tcPr>
            <w:tcW w:w="2230" w:type="dxa"/>
          </w:tcPr>
          <w:p w14:paraId="4767DDF1" w14:textId="77777777" w:rsidR="00A526AC" w:rsidRPr="00A827EA" w:rsidRDefault="00A526AC" w:rsidP="00227AD4">
            <w:pPr>
              <w:rPr>
                <w:rFonts w:ascii="Times New Roman" w:hAnsi="Times New Roman" w:cs="Times New Roman"/>
                <w:sz w:val="24"/>
                <w:szCs w:val="24"/>
              </w:rPr>
            </w:pPr>
          </w:p>
        </w:tc>
      </w:tr>
      <w:tr w:rsidR="00A526AC" w:rsidRPr="009F6AB5" w14:paraId="3B0F2A64" w14:textId="77777777" w:rsidTr="00344883">
        <w:tc>
          <w:tcPr>
            <w:tcW w:w="2219" w:type="dxa"/>
          </w:tcPr>
          <w:p w14:paraId="61EED1E1" w14:textId="77777777" w:rsidR="00A526AC" w:rsidRDefault="00A526AC" w:rsidP="00227AD4">
            <w:pPr>
              <w:rPr>
                <w:rFonts w:ascii="Times New Roman" w:hAnsi="Times New Roman" w:cs="Times New Roman"/>
                <w:sz w:val="24"/>
                <w:szCs w:val="24"/>
              </w:rPr>
            </w:pPr>
            <w:r>
              <w:rPr>
                <w:rFonts w:ascii="Times New Roman" w:hAnsi="Times New Roman" w:cs="Times New Roman"/>
                <w:sz w:val="24"/>
                <w:szCs w:val="24"/>
              </w:rPr>
              <w:t>student email</w:t>
            </w:r>
          </w:p>
        </w:tc>
        <w:tc>
          <w:tcPr>
            <w:tcW w:w="2240" w:type="dxa"/>
          </w:tcPr>
          <w:p w14:paraId="21F686AC" w14:textId="77777777"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14:paraId="09993779" w14:textId="77777777"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jenny999@gmail.com</w:t>
            </w:r>
          </w:p>
        </w:tc>
        <w:tc>
          <w:tcPr>
            <w:tcW w:w="2230" w:type="dxa"/>
          </w:tcPr>
          <w:p w14:paraId="55F1DF44" w14:textId="77777777" w:rsidR="00A526AC" w:rsidRPr="009F6AB5" w:rsidRDefault="00A526AC" w:rsidP="00227AD4">
            <w:pPr>
              <w:rPr>
                <w:rFonts w:ascii="Times New Roman" w:hAnsi="Times New Roman" w:cs="Times New Roman"/>
                <w:sz w:val="24"/>
                <w:szCs w:val="24"/>
              </w:rPr>
            </w:pPr>
          </w:p>
        </w:tc>
      </w:tr>
      <w:tr w:rsidR="00A526AC" w:rsidRPr="00A827EA" w14:paraId="79851189" w14:textId="77777777" w:rsidTr="00344883">
        <w:tc>
          <w:tcPr>
            <w:tcW w:w="2219" w:type="dxa"/>
          </w:tcPr>
          <w:p w14:paraId="4FDA0D6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tel</w:t>
            </w:r>
          </w:p>
        </w:tc>
        <w:tc>
          <w:tcPr>
            <w:tcW w:w="2240" w:type="dxa"/>
          </w:tcPr>
          <w:p w14:paraId="7B400DE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14:paraId="6362B56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0823207777</w:t>
            </w:r>
          </w:p>
        </w:tc>
        <w:tc>
          <w:tcPr>
            <w:tcW w:w="2230" w:type="dxa"/>
          </w:tcPr>
          <w:p w14:paraId="5CD52F51" w14:textId="77777777" w:rsidR="00A526AC" w:rsidRPr="00A827EA" w:rsidRDefault="00A526AC" w:rsidP="00227AD4">
            <w:pPr>
              <w:rPr>
                <w:rFonts w:ascii="Times New Roman" w:hAnsi="Times New Roman" w:cs="Times New Roman"/>
                <w:sz w:val="24"/>
                <w:szCs w:val="24"/>
              </w:rPr>
            </w:pPr>
          </w:p>
        </w:tc>
      </w:tr>
    </w:tbl>
    <w:p w14:paraId="00FEB02E" w14:textId="77777777" w:rsidR="00A526AC" w:rsidRDefault="00A526AC" w:rsidP="00A526AC">
      <w:pPr>
        <w:rPr>
          <w:rFonts w:ascii="Times New Roman" w:hAnsi="Times New Roman" w:cs="Times New Roman"/>
          <w:sz w:val="24"/>
          <w:szCs w:val="24"/>
        </w:rPr>
      </w:pPr>
    </w:p>
    <w:p w14:paraId="45B98E7B" w14:textId="77777777" w:rsidR="00A526AC" w:rsidRDefault="00A526AC" w:rsidP="00A526AC">
      <w:pPr>
        <w:rPr>
          <w:rFonts w:ascii="Times New Roman" w:hAnsi="Times New Roman" w:cs="Times New Roman"/>
          <w:sz w:val="24"/>
          <w:szCs w:val="24"/>
        </w:rPr>
      </w:pPr>
    </w:p>
    <w:p w14:paraId="7A9BE03E" w14:textId="77777777" w:rsidR="00A526AC" w:rsidRDefault="00A526AC" w:rsidP="00A526AC">
      <w:pPr>
        <w:rPr>
          <w:rFonts w:ascii="Times New Roman" w:hAnsi="Times New Roman" w:cs="Times New Roman"/>
          <w:sz w:val="24"/>
          <w:szCs w:val="24"/>
        </w:rPr>
      </w:pPr>
    </w:p>
    <w:p w14:paraId="48F6B4D7" w14:textId="77777777" w:rsidR="00A526AC" w:rsidRPr="00A827EA" w:rsidRDefault="00A526AC" w:rsidP="00A526AC">
      <w:pPr>
        <w:rPr>
          <w:rFonts w:ascii="Times New Roman" w:hAnsi="Times New Roman" w:cs="Times New Roman"/>
          <w:sz w:val="24"/>
          <w:szCs w:val="24"/>
        </w:rPr>
      </w:pPr>
    </w:p>
    <w:p w14:paraId="3B8481EF"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14:paraId="657981E4" w14:textId="77777777" w:rsidR="00A526AC" w:rsidRPr="00A827EA" w:rsidRDefault="00A526AC" w:rsidP="00A74832">
      <w:pPr>
        <w:numPr>
          <w:ilvl w:val="0"/>
          <w:numId w:val="7"/>
        </w:numPr>
        <w:contextualSpacing/>
        <w:rPr>
          <w:rFonts w:ascii="Times New Roman" w:hAnsi="Times New Roman" w:cs="Times New Roman"/>
          <w:sz w:val="24"/>
          <w:szCs w:val="24"/>
        </w:rPr>
      </w:pPr>
      <w:r>
        <w:rPr>
          <w:rFonts w:ascii="Times New Roman" w:hAnsi="Times New Roman" w:cs="Times New Roman"/>
          <w:sz w:val="24"/>
          <w:szCs w:val="24"/>
        </w:rPr>
        <w:t xml:space="preserve">Student enters to </w:t>
      </w:r>
      <w:r w:rsidRPr="00A827EA">
        <w:rPr>
          <w:rFonts w:ascii="Times New Roman" w:hAnsi="Times New Roman" w:cs="Times New Roman"/>
          <w:sz w:val="24"/>
          <w:szCs w:val="24"/>
        </w:rPr>
        <w:t>Student registration page.</w:t>
      </w:r>
    </w:p>
    <w:p w14:paraId="01790064" w14:textId="77777777" w:rsidR="00A526AC" w:rsidRPr="00A827EA" w:rsidRDefault="00A526AC" w:rsidP="00A74832">
      <w:pPr>
        <w:numPr>
          <w:ilvl w:val="0"/>
          <w:numId w:val="7"/>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the Student information into the registration page.</w:t>
      </w:r>
    </w:p>
    <w:p w14:paraId="1A10B9C6" w14:textId="77777777" w:rsidR="00A526AC" w:rsidRDefault="00A526AC" w:rsidP="00A74832">
      <w:pPr>
        <w:numPr>
          <w:ilvl w:val="0"/>
          <w:numId w:val="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the Student registration form into the mobile application.</w:t>
      </w:r>
    </w:p>
    <w:p w14:paraId="0EB39250" w14:textId="77777777" w:rsidR="00A526AC" w:rsidRDefault="00A526AC" w:rsidP="00A526AC">
      <w:pPr>
        <w:ind w:firstLine="360"/>
        <w:rPr>
          <w:rFonts w:ascii="Times New Roman" w:hAnsi="Times New Roman" w:cs="Times New Roman"/>
          <w:sz w:val="24"/>
          <w:szCs w:val="24"/>
        </w:rPr>
      </w:pPr>
    </w:p>
    <w:p w14:paraId="1A00BA94" w14:textId="77777777"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14:paraId="290281BE" w14:textId="77777777"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A. if Student input data in the wrong format, the system should provide the error message as followed: </w:t>
      </w:r>
    </w:p>
    <w:p w14:paraId="60381A2B"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student ID format: The error message is “The Student ID must be number only”</w:t>
      </w:r>
    </w:p>
    <w:p w14:paraId="6350D865"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username format: The error message is “The Student’s username must be only 4-16 alphabet characters”</w:t>
      </w:r>
    </w:p>
    <w:p w14:paraId="2F8A8B16"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Student’s password must be only 4-16 characters”</w:t>
      </w:r>
    </w:p>
    <w:p w14:paraId="71069026"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Student’s name must be the combination of alphabet and space only”</w:t>
      </w:r>
    </w:p>
    <w:p w14:paraId="23D4F4BF" w14:textId="77777777"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Tel format: The error message is “The Student’s tel must be number only”</w:t>
      </w:r>
    </w:p>
    <w:p w14:paraId="3BBE0F71" w14:textId="77777777"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student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Student’s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14:paraId="0563238B" w14:textId="77777777" w:rsidR="00A526AC" w:rsidRPr="00A827EA" w:rsidRDefault="00A526AC" w:rsidP="00A526AC">
      <w:pPr>
        <w:ind w:firstLine="360"/>
        <w:rPr>
          <w:rFonts w:ascii="Times New Roman" w:hAnsi="Times New Roman" w:cs="Times New Roman"/>
          <w:sz w:val="24"/>
          <w:szCs w:val="24"/>
        </w:rPr>
      </w:pPr>
    </w:p>
    <w:p w14:paraId="47573588" w14:textId="77777777" w:rsidR="00A526AC" w:rsidRDefault="00A526AC" w:rsidP="00A526AC">
      <w:pPr>
        <w:ind w:left="426" w:firstLine="294"/>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B. if Student submitted the data, but there is the existing username in the system. The system won’t allow the user the register with that Username. The system will display the error message “Existing Student’s username, please using different Student’s username” to the user.</w:t>
      </w:r>
    </w:p>
    <w:p w14:paraId="77AD786C" w14:textId="77777777" w:rsidR="00A526AC" w:rsidRDefault="00A526AC" w:rsidP="00A526AC">
      <w:pPr>
        <w:ind w:left="426" w:firstLine="294"/>
        <w:rPr>
          <w:rFonts w:ascii="Times New Roman" w:hAnsi="Times New Roman" w:cs="Times New Roman"/>
          <w:sz w:val="24"/>
          <w:szCs w:val="24"/>
        </w:rPr>
      </w:pPr>
    </w:p>
    <w:p w14:paraId="54F1B527" w14:textId="77777777" w:rsidR="00A526AC" w:rsidRDefault="00A526AC" w:rsidP="00A526AC">
      <w:pPr>
        <w:ind w:left="426" w:firstLine="294"/>
        <w:rPr>
          <w:rFonts w:ascii="Times New Roman" w:hAnsi="Times New Roman" w:cs="Times New Roman"/>
          <w:sz w:val="24"/>
          <w:szCs w:val="24"/>
        </w:rPr>
      </w:pPr>
    </w:p>
    <w:p w14:paraId="57BF84FD" w14:textId="77777777" w:rsidR="00A526AC" w:rsidRDefault="00A526AC" w:rsidP="00A526AC">
      <w:pPr>
        <w:ind w:left="426" w:firstLine="294"/>
        <w:rPr>
          <w:rFonts w:ascii="Times New Roman" w:hAnsi="Times New Roman" w:cs="Times New Roman"/>
          <w:sz w:val="24"/>
          <w:szCs w:val="24"/>
        </w:rPr>
      </w:pPr>
    </w:p>
    <w:p w14:paraId="695DC65C" w14:textId="77777777" w:rsidR="00A526AC" w:rsidRDefault="00A526AC" w:rsidP="00A526AC">
      <w:pPr>
        <w:ind w:left="426" w:firstLine="294"/>
        <w:rPr>
          <w:rFonts w:ascii="Times New Roman" w:hAnsi="Times New Roman" w:cs="Times New Roman"/>
          <w:sz w:val="24"/>
          <w:szCs w:val="24"/>
        </w:rPr>
      </w:pPr>
    </w:p>
    <w:p w14:paraId="4D8F9934" w14:textId="77777777" w:rsidR="00A526AC" w:rsidRDefault="00A526AC" w:rsidP="00A526AC">
      <w:pPr>
        <w:ind w:left="426" w:firstLine="294"/>
        <w:rPr>
          <w:rFonts w:ascii="Times New Roman" w:hAnsi="Times New Roman" w:cs="Times New Roman"/>
          <w:sz w:val="24"/>
          <w:szCs w:val="24"/>
        </w:rPr>
      </w:pPr>
    </w:p>
    <w:p w14:paraId="18F53B4E" w14:textId="77777777" w:rsidR="00A526AC" w:rsidRDefault="00A526AC" w:rsidP="00A526AC">
      <w:pPr>
        <w:ind w:left="426" w:firstLine="294"/>
        <w:rPr>
          <w:rFonts w:ascii="Times New Roman" w:hAnsi="Times New Roman" w:cs="Times New Roman"/>
          <w:sz w:val="24"/>
          <w:szCs w:val="24"/>
        </w:rPr>
      </w:pPr>
    </w:p>
    <w:p w14:paraId="12F0E9E5" w14:textId="77777777" w:rsidR="00A526AC" w:rsidRDefault="00A526AC" w:rsidP="00A526AC">
      <w:pPr>
        <w:ind w:left="426" w:firstLine="294"/>
        <w:rPr>
          <w:rFonts w:ascii="Times New Roman" w:hAnsi="Times New Roman" w:cs="Times New Roman"/>
          <w:sz w:val="24"/>
          <w:szCs w:val="24"/>
        </w:rPr>
      </w:pPr>
    </w:p>
    <w:p w14:paraId="3F499F67" w14:textId="77777777" w:rsidR="00A526AC" w:rsidRDefault="00A526AC" w:rsidP="00A526AC">
      <w:pPr>
        <w:rPr>
          <w:rFonts w:ascii="Times New Roman" w:hAnsi="Times New Roman" w:cs="Times New Roman"/>
          <w:sz w:val="24"/>
          <w:szCs w:val="24"/>
        </w:rPr>
      </w:pPr>
    </w:p>
    <w:p w14:paraId="06750884" w14:textId="77777777" w:rsidR="00A526AC" w:rsidRDefault="00A526AC" w:rsidP="00A526AC">
      <w:pPr>
        <w:rPr>
          <w:rFonts w:ascii="Times New Roman" w:hAnsi="Times New Roman" w:cs="Times New Roman"/>
          <w:sz w:val="24"/>
          <w:szCs w:val="24"/>
        </w:rPr>
      </w:pPr>
    </w:p>
    <w:p w14:paraId="52D4581D" w14:textId="77777777" w:rsidR="00A526AC" w:rsidRDefault="00A526AC" w:rsidP="00A526AC">
      <w:pPr>
        <w:rPr>
          <w:rFonts w:ascii="Times New Roman" w:hAnsi="Times New Roman" w:cs="Times New Roman"/>
          <w:sz w:val="24"/>
          <w:szCs w:val="24"/>
        </w:rPr>
      </w:pPr>
    </w:p>
    <w:p w14:paraId="37453829" w14:textId="77777777"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Requirement Specification of URS</w:t>
      </w:r>
      <w:r w:rsidR="00FA2497">
        <w:rPr>
          <w:rFonts w:ascii="Times New Roman" w:hAnsi="Times New Roman" w:cs="Times New Roman"/>
          <w:b/>
          <w:bCs/>
          <w:sz w:val="29"/>
          <w:szCs w:val="29"/>
        </w:rPr>
        <w:t xml:space="preserve"> </w:t>
      </w:r>
      <w:r w:rsidRPr="00557E4C">
        <w:rPr>
          <w:rFonts w:ascii="Times New Roman" w:hAnsi="Times New Roman" w:cs="Times New Roman"/>
          <w:b/>
          <w:bCs/>
          <w:sz w:val="29"/>
          <w:szCs w:val="29"/>
        </w:rPr>
        <w:t>2</w:t>
      </w:r>
      <w:r w:rsidR="00FA2497">
        <w:rPr>
          <w:rFonts w:ascii="Times New Roman" w:hAnsi="Times New Roman" w:cs="Times New Roman"/>
          <w:b/>
          <w:bCs/>
          <w:sz w:val="29"/>
          <w:szCs w:val="29"/>
        </w:rPr>
        <w:t>.</w:t>
      </w:r>
      <w:r w:rsidRPr="00557E4C">
        <w:rPr>
          <w:rFonts w:ascii="Times New Roman" w:hAnsi="Times New Roman" w:cs="Times New Roman"/>
          <w:b/>
          <w:bCs/>
          <w:sz w:val="29"/>
          <w:szCs w:val="29"/>
        </w:rPr>
        <w:t>2</w:t>
      </w:r>
    </w:p>
    <w:p w14:paraId="75885EBF" w14:textId="77777777" w:rsidR="00A526AC" w:rsidRPr="000B5927" w:rsidRDefault="00A526AC" w:rsidP="00A526AC"/>
    <w:p w14:paraId="0BA7CE22" w14:textId="77777777" w:rsidR="00FA2497" w:rsidRPr="005613F3" w:rsidRDefault="00FA2497" w:rsidP="00FA249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82231B">
        <w:rPr>
          <w:rFonts w:ascii="Times New Roman" w:hAnsi="Times New Roman" w:cs="Times New Roman"/>
          <w:b/>
          <w:bCs/>
          <w:sz w:val="24"/>
          <w:szCs w:val="24"/>
        </w:rPr>
        <w:t>2</w:t>
      </w:r>
      <w:r>
        <w:rPr>
          <w:rFonts w:ascii="Times New Roman" w:hAnsi="Times New Roman" w:cs="Times New Roman"/>
          <w:b/>
          <w:bCs/>
          <w:sz w:val="24"/>
          <w:szCs w:val="24"/>
        </w:rPr>
        <w:t>-1.2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w:t>
      </w:r>
      <w:r>
        <w:rPr>
          <w:rFonts w:ascii="Times New Roman" w:hAnsi="Times New Roman" w:cs="Times New Roman"/>
          <w:sz w:val="24"/>
          <w:szCs w:val="24"/>
        </w:rPr>
        <w:t>to Student</w:t>
      </w:r>
      <w:r w:rsidRPr="005613F3">
        <w:rPr>
          <w:rFonts w:ascii="Times New Roman" w:hAnsi="Times New Roman" w:cs="Times New Roman"/>
          <w:sz w:val="24"/>
          <w:szCs w:val="24"/>
        </w:rPr>
        <w:t xml:space="preserve">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3F9BB4DC" w14:textId="77777777" w:rsidR="00FA2497" w:rsidRPr="005613F3" w:rsidRDefault="00FA2497" w:rsidP="00FA249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537632D6" w14:textId="77777777"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2-3.2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provide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Pr>
          <w:rFonts w:ascii="Times New Roman" w:hAnsi="Times New Roman" w:cs="Times New Roman"/>
          <w:sz w:val="24"/>
          <w:szCs w:val="24"/>
        </w:rPr>
        <w:t xml:space="preserve">student email, </w:t>
      </w:r>
      <w:r w:rsidRPr="0082231B">
        <w:rPr>
          <w:rFonts w:ascii="Times New Roman" w:hAnsi="Times New Roman" w:cs="Times New Roman"/>
          <w:sz w:val="24"/>
          <w:szCs w:val="24"/>
        </w:rPr>
        <w:t>and student tel for Student register to the system.</w:t>
      </w:r>
    </w:p>
    <w:p w14:paraId="7889308D" w14:textId="77777777"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2-4.2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14:paraId="4218983E" w14:textId="77777777"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2-5.2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“Registration Successful” message when Student registered the Student account in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14:paraId="449568A7" w14:textId="77777777" w:rsidR="00FA2497" w:rsidRPr="0082231B" w:rsidRDefault="00FA2497" w:rsidP="00FA2497">
      <w:pPr>
        <w:ind w:left="720"/>
        <w:rPr>
          <w:rFonts w:ascii="Times New Roman" w:hAnsi="Times New Roman" w:cs="Times New Roman"/>
          <w:i/>
          <w:iCs/>
          <w:sz w:val="24"/>
          <w:szCs w:val="24"/>
        </w:rPr>
      </w:pPr>
      <w:r>
        <w:rPr>
          <w:rStyle w:val="Heading2Char"/>
          <w:rFonts w:ascii="Times New Roman" w:hAnsi="Times New Roman" w:cs="Times New Roman"/>
          <w:b/>
          <w:bCs/>
          <w:i w:val="0"/>
          <w:iCs w:val="0"/>
          <w:color w:val="000000" w:themeColor="text1"/>
          <w:sz w:val="24"/>
          <w:szCs w:val="24"/>
        </w:rPr>
        <w:t>SRS 2-6.2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format of the Student information after the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14:paraId="32DC9840" w14:textId="77777777" w:rsidR="00FA2497" w:rsidRPr="0082231B" w:rsidRDefault="00FA2497" w:rsidP="00FA2497">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SRS 2-7.2</w:t>
      </w:r>
      <w:r w:rsidRPr="0082231B">
        <w:rPr>
          <w:rStyle w:val="Heading2Char"/>
          <w:rFonts w:ascii="Times New Roman" w:hAnsi="Times New Roman" w:cs="Times New Roman"/>
          <w:b/>
          <w:bCs/>
          <w:i w:val="0"/>
          <w:iCs w:val="0"/>
          <w:color w:val="000000" w:themeColor="text1"/>
          <w:sz w:val="24"/>
          <w:szCs w:val="24"/>
        </w:rPr>
        <w:t>:</w:t>
      </w:r>
      <w:r w:rsidRPr="0082231B">
        <w:rPr>
          <w:rStyle w:val="Heading2Char"/>
          <w:rFonts w:ascii="Times New Roman" w:hAnsi="Times New Roman" w:cs="Times New Roman"/>
          <w:i w:val="0"/>
          <w:iCs w:val="0"/>
          <w:color w:val="000000" w:themeColor="text1"/>
          <w:sz w:val="24"/>
          <w:szCs w:val="24"/>
        </w:rPr>
        <w:t xml:space="preserve"> The system shall display “The Student ID must be the number only” when the student ID format is wrong. </w:t>
      </w:r>
    </w:p>
    <w:p w14:paraId="53C990F6" w14:textId="77777777"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2-8.2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username must be only 4-16 alphabet characters” when the student username format is wrong.</w:t>
      </w:r>
    </w:p>
    <w:p w14:paraId="76CB12AB" w14:textId="77777777"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2-9.2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password must be only 4-16 characters” when the student password format is wrong.</w:t>
      </w:r>
    </w:p>
    <w:p w14:paraId="67981A23" w14:textId="77777777"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2-10.2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name must be the combination of alphabet and space only” when the student name format is wrong.</w:t>
      </w:r>
    </w:p>
    <w:p w14:paraId="512F9FD5" w14:textId="77777777"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2-11.2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tel must be number only” when the student tel format is wrong.</w:t>
      </w:r>
    </w:p>
    <w:p w14:paraId="2B139688" w14:textId="77777777" w:rsidR="00FA2497" w:rsidRPr="0082231B"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2-13.2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duplication of the student username after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14:paraId="2982A551" w14:textId="77777777" w:rsidR="00FA2497" w:rsidRDefault="00FA2497" w:rsidP="00FA249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2-14.2</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“Existing Student’s username, please using different Student’s username” when the student username duplicates exist student username.</w:t>
      </w:r>
    </w:p>
    <w:p w14:paraId="140CD9F6" w14:textId="77777777" w:rsidR="00A526AC" w:rsidRPr="00A827EA" w:rsidRDefault="00A526AC" w:rsidP="00A526AC">
      <w:pPr>
        <w:rPr>
          <w:rFonts w:ascii="Times New Roman" w:hAnsi="Times New Roman" w:cs="Times New Roman"/>
          <w:sz w:val="24"/>
          <w:szCs w:val="24"/>
        </w:rPr>
      </w:pPr>
    </w:p>
    <w:p w14:paraId="4C127B6C" w14:textId="77777777" w:rsidR="00EA55A4" w:rsidRPr="00565BEE" w:rsidRDefault="00EA55A4" w:rsidP="00EA55A4">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4.3 Lecturer edits p</w:t>
      </w:r>
      <w:r w:rsidR="00FA2497">
        <w:rPr>
          <w:rFonts w:ascii="Times New Roman" w:hAnsi="Times New Roman" w:cs="Times New Roman"/>
          <w:b/>
          <w:bCs/>
          <w:i w:val="0"/>
          <w:iCs w:val="0"/>
          <w:sz w:val="36"/>
          <w:szCs w:val="36"/>
        </w:rPr>
        <w:t xml:space="preserve">ersonal information (UC </w:t>
      </w:r>
      <w:r>
        <w:rPr>
          <w:rFonts w:ascii="Times New Roman" w:hAnsi="Times New Roman" w:cs="Times New Roman"/>
          <w:b/>
          <w:bCs/>
          <w:i w:val="0"/>
          <w:iCs w:val="0"/>
          <w:sz w:val="36"/>
          <w:szCs w:val="36"/>
        </w:rPr>
        <w:t>3</w:t>
      </w:r>
      <w:r w:rsidR="00FA249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7C15BBE4" w14:textId="77777777" w:rsidR="00EA55A4" w:rsidRDefault="00EA55A4" w:rsidP="00557E4C">
      <w:pPr>
        <w:rPr>
          <w:rFonts w:ascii="Times New Roman" w:hAnsi="Times New Roman" w:cs="Times New Roman"/>
          <w:b/>
          <w:bCs/>
          <w:sz w:val="29"/>
          <w:szCs w:val="29"/>
        </w:rPr>
      </w:pPr>
    </w:p>
    <w:p w14:paraId="68D61BFA" w14:textId="77777777" w:rsidR="00EA55A4" w:rsidRDefault="00EA55A4" w:rsidP="00557E4C">
      <w:pPr>
        <w:rPr>
          <w:rFonts w:ascii="Times New Roman" w:hAnsi="Times New Roman" w:cs="Times New Roman"/>
          <w:b/>
          <w:bCs/>
          <w:sz w:val="29"/>
          <w:szCs w:val="29"/>
        </w:rPr>
      </w:pPr>
      <w:r>
        <w:rPr>
          <w:rFonts w:ascii="Times New Roman" w:hAnsi="Times New Roman" w:cs="Times New Roman"/>
          <w:b/>
          <w:bCs/>
          <w:noProof/>
          <w:sz w:val="29"/>
          <w:szCs w:val="29"/>
          <w:lang w:eastAsia="ko-KR"/>
        </w:rPr>
        <w:drawing>
          <wp:anchor distT="0" distB="0" distL="114300" distR="114300" simplePos="0" relativeHeight="251671552" behindDoc="1" locked="0" layoutInCell="1" allowOverlap="1" wp14:anchorId="74B580DA" wp14:editId="721D283F">
            <wp:simplePos x="0" y="0"/>
            <wp:positionH relativeFrom="margin">
              <wp:posOffset>1074420</wp:posOffset>
            </wp:positionH>
            <wp:positionV relativeFrom="paragraph">
              <wp:posOffset>36830</wp:posOffset>
            </wp:positionV>
            <wp:extent cx="3392431" cy="27066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03_Registration-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2431" cy="2706630"/>
                    </a:xfrm>
                    <a:prstGeom prst="rect">
                      <a:avLst/>
                    </a:prstGeom>
                  </pic:spPr>
                </pic:pic>
              </a:graphicData>
            </a:graphic>
            <wp14:sizeRelH relativeFrom="page">
              <wp14:pctWidth>0</wp14:pctWidth>
            </wp14:sizeRelH>
            <wp14:sizeRelV relativeFrom="page">
              <wp14:pctHeight>0</wp14:pctHeight>
            </wp14:sizeRelV>
          </wp:anchor>
        </w:drawing>
      </w:r>
    </w:p>
    <w:p w14:paraId="78FC334A" w14:textId="77777777" w:rsidR="00EA55A4" w:rsidRDefault="00EA55A4" w:rsidP="00557E4C">
      <w:pPr>
        <w:rPr>
          <w:rFonts w:ascii="Times New Roman" w:hAnsi="Times New Roman" w:cs="Times New Roman"/>
          <w:b/>
          <w:bCs/>
          <w:sz w:val="29"/>
          <w:szCs w:val="29"/>
        </w:rPr>
      </w:pPr>
    </w:p>
    <w:p w14:paraId="7E48862E" w14:textId="77777777" w:rsidR="00EA55A4" w:rsidRDefault="00EA55A4" w:rsidP="00557E4C">
      <w:pPr>
        <w:rPr>
          <w:rFonts w:ascii="Times New Roman" w:hAnsi="Times New Roman" w:cs="Times New Roman"/>
          <w:b/>
          <w:bCs/>
          <w:sz w:val="29"/>
          <w:szCs w:val="29"/>
        </w:rPr>
      </w:pPr>
    </w:p>
    <w:p w14:paraId="3F508CEB" w14:textId="77777777" w:rsidR="00EA55A4" w:rsidRDefault="00EA55A4" w:rsidP="00557E4C">
      <w:pPr>
        <w:rPr>
          <w:rFonts w:ascii="Times New Roman" w:hAnsi="Times New Roman" w:cs="Times New Roman"/>
          <w:b/>
          <w:bCs/>
          <w:sz w:val="29"/>
          <w:szCs w:val="29"/>
        </w:rPr>
      </w:pPr>
    </w:p>
    <w:p w14:paraId="103AF71B" w14:textId="77777777" w:rsidR="00EA55A4" w:rsidRDefault="00EA55A4" w:rsidP="00557E4C">
      <w:pPr>
        <w:rPr>
          <w:rFonts w:ascii="Times New Roman" w:hAnsi="Times New Roman" w:cs="Times New Roman"/>
          <w:b/>
          <w:bCs/>
          <w:sz w:val="29"/>
          <w:szCs w:val="29"/>
        </w:rPr>
      </w:pPr>
    </w:p>
    <w:p w14:paraId="41267138" w14:textId="77777777" w:rsidR="00EA55A4" w:rsidRDefault="00EA55A4" w:rsidP="00557E4C">
      <w:pPr>
        <w:rPr>
          <w:rFonts w:ascii="Times New Roman" w:hAnsi="Times New Roman" w:cs="Times New Roman"/>
          <w:b/>
          <w:bCs/>
          <w:sz w:val="29"/>
          <w:szCs w:val="29"/>
        </w:rPr>
      </w:pPr>
    </w:p>
    <w:p w14:paraId="7AD243D6" w14:textId="77777777" w:rsidR="00EA55A4" w:rsidRDefault="00EA55A4" w:rsidP="00557E4C">
      <w:pPr>
        <w:rPr>
          <w:rFonts w:ascii="Times New Roman" w:hAnsi="Times New Roman" w:cs="Times New Roman"/>
          <w:b/>
          <w:bCs/>
          <w:sz w:val="29"/>
          <w:szCs w:val="29"/>
        </w:rPr>
      </w:pPr>
    </w:p>
    <w:p w14:paraId="6F81686B" w14:textId="77777777" w:rsidR="00EA55A4" w:rsidRDefault="00EA55A4" w:rsidP="00557E4C">
      <w:pPr>
        <w:rPr>
          <w:rFonts w:ascii="Times New Roman" w:hAnsi="Times New Roman" w:cs="Times New Roman"/>
          <w:b/>
          <w:bCs/>
          <w:sz w:val="29"/>
          <w:szCs w:val="29"/>
        </w:rPr>
      </w:pPr>
    </w:p>
    <w:p w14:paraId="528FBE7E" w14:textId="77777777" w:rsidR="00EA55A4" w:rsidRDefault="00EA55A4" w:rsidP="00557E4C">
      <w:pPr>
        <w:rPr>
          <w:rFonts w:ascii="Times New Roman" w:hAnsi="Times New Roman" w:cs="Times New Roman"/>
          <w:b/>
          <w:bCs/>
          <w:sz w:val="29"/>
          <w:szCs w:val="29"/>
        </w:rPr>
      </w:pPr>
    </w:p>
    <w:p w14:paraId="6F8BB7B8" w14:textId="77777777" w:rsidR="00EA55A4" w:rsidRDefault="00EA55A4" w:rsidP="00557E4C">
      <w:pPr>
        <w:rPr>
          <w:rFonts w:ascii="Times New Roman" w:hAnsi="Times New Roman" w:cs="Times New Roman"/>
          <w:b/>
          <w:bCs/>
          <w:sz w:val="29"/>
          <w:szCs w:val="29"/>
        </w:rPr>
      </w:pPr>
    </w:p>
    <w:p w14:paraId="5E1406C7" w14:textId="77777777" w:rsidR="00EA55A4" w:rsidRDefault="00EA55A4" w:rsidP="00557E4C">
      <w:pPr>
        <w:rPr>
          <w:rFonts w:ascii="Times New Roman" w:hAnsi="Times New Roman" w:cs="Times New Roman"/>
          <w:b/>
          <w:bCs/>
          <w:sz w:val="29"/>
          <w:szCs w:val="29"/>
        </w:rPr>
      </w:pPr>
    </w:p>
    <w:p w14:paraId="4154E0BA" w14:textId="77777777" w:rsidR="00EA55A4" w:rsidRDefault="00EA55A4" w:rsidP="00557E4C">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A55A4" w:rsidRPr="00227AD4" w14:paraId="6B81A02E" w14:textId="77777777" w:rsidTr="002F24A0">
        <w:tc>
          <w:tcPr>
            <w:tcW w:w="1818" w:type="dxa"/>
            <w:tcBorders>
              <w:top w:val="single" w:sz="12" w:space="0" w:color="auto"/>
              <w:bottom w:val="single" w:sz="6" w:space="0" w:color="auto"/>
            </w:tcBorders>
            <w:shd w:val="clear" w:color="auto" w:fill="F2F2F2"/>
          </w:tcPr>
          <w:p w14:paraId="703E10A4"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181151F3" w14:textId="77777777" w:rsidR="00EA55A4" w:rsidRPr="00227AD4" w:rsidRDefault="00FA2497"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UC 3.2</w:t>
            </w:r>
          </w:p>
        </w:tc>
      </w:tr>
      <w:tr w:rsidR="00EA55A4" w:rsidRPr="00227AD4" w14:paraId="3C70535D" w14:textId="77777777" w:rsidTr="002F24A0">
        <w:tc>
          <w:tcPr>
            <w:tcW w:w="1818" w:type="dxa"/>
            <w:tcBorders>
              <w:top w:val="single" w:sz="6" w:space="0" w:color="auto"/>
              <w:bottom w:val="single" w:sz="6" w:space="0" w:color="auto"/>
            </w:tcBorders>
            <w:shd w:val="clear" w:color="auto" w:fill="F2F2F2"/>
          </w:tcPr>
          <w:p w14:paraId="66EAFACC"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5FA44823" w14:textId="77777777"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edits personal information.</w:t>
            </w:r>
          </w:p>
        </w:tc>
      </w:tr>
      <w:tr w:rsidR="00EA55A4" w:rsidRPr="00227AD4" w14:paraId="2B7799FC" w14:textId="77777777" w:rsidTr="002F24A0">
        <w:tc>
          <w:tcPr>
            <w:tcW w:w="1818" w:type="dxa"/>
            <w:tcBorders>
              <w:top w:val="single" w:sz="6" w:space="0" w:color="auto"/>
              <w:bottom w:val="single" w:sz="6" w:space="0" w:color="auto"/>
            </w:tcBorders>
            <w:shd w:val="clear" w:color="auto" w:fill="F2F2F2"/>
          </w:tcPr>
          <w:p w14:paraId="3C3AD8CC"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389BE4EC" w14:textId="77777777"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4FAA1144"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4A654E3F" w14:textId="77777777"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EA55A4" w:rsidRPr="00227AD4" w14:paraId="799CD39E" w14:textId="77777777" w:rsidTr="002F24A0">
        <w:tc>
          <w:tcPr>
            <w:tcW w:w="1818" w:type="dxa"/>
            <w:tcBorders>
              <w:top w:val="single" w:sz="6" w:space="0" w:color="auto"/>
              <w:bottom w:val="single" w:sz="6" w:space="0" w:color="auto"/>
            </w:tcBorders>
            <w:shd w:val="clear" w:color="auto" w:fill="F2F2F2"/>
          </w:tcPr>
          <w:p w14:paraId="265B1CE2"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106FD6C2" w14:textId="77777777"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2D8E7CFC"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4E5DA557" w14:textId="77777777"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EA55A4" w:rsidRPr="00227AD4" w14:paraId="09E7DF78" w14:textId="77777777" w:rsidTr="002F24A0">
        <w:tc>
          <w:tcPr>
            <w:tcW w:w="2628" w:type="dxa"/>
            <w:gridSpan w:val="2"/>
            <w:tcBorders>
              <w:top w:val="single" w:sz="6" w:space="0" w:color="auto"/>
            </w:tcBorders>
          </w:tcPr>
          <w:p w14:paraId="106F4C83"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18D6F7A9" w14:textId="77777777"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EA55A4" w:rsidRPr="00227AD4" w14:paraId="6CB6FD0C" w14:textId="77777777" w:rsidTr="002F24A0">
        <w:tc>
          <w:tcPr>
            <w:tcW w:w="2628" w:type="dxa"/>
            <w:gridSpan w:val="2"/>
          </w:tcPr>
          <w:p w14:paraId="1F74C69A"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5DF3CAC6" w14:textId="77777777" w:rsidR="00EA55A4" w:rsidRPr="00227AD4" w:rsidRDefault="00EA55A4" w:rsidP="00EA55A4">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edits his/her personal information on the mobile application</w:t>
            </w:r>
            <w:r w:rsidRPr="00227AD4">
              <w:rPr>
                <w:rFonts w:ascii="Times New Roman" w:hAnsi="Times New Roman" w:cs="Times New Roman"/>
                <w:color w:val="000000" w:themeColor="text1"/>
                <w:sz w:val="24"/>
                <w:szCs w:val="24"/>
              </w:rPr>
              <w:t xml:space="preserve">. </w:t>
            </w:r>
          </w:p>
        </w:tc>
      </w:tr>
      <w:tr w:rsidR="00EA55A4" w:rsidRPr="00227AD4" w14:paraId="46DF63C6" w14:textId="77777777" w:rsidTr="002F24A0">
        <w:tc>
          <w:tcPr>
            <w:tcW w:w="2628" w:type="dxa"/>
            <w:gridSpan w:val="2"/>
          </w:tcPr>
          <w:p w14:paraId="43169D83"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55A570A6" w14:textId="77777777" w:rsidR="00EA55A4" w:rsidRPr="00227AD4" w:rsidRDefault="00EA55A4" w:rsidP="00EA55A4">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edition personal information </w:t>
            </w:r>
            <w:r w:rsidRPr="007A7F2D">
              <w:rPr>
                <w:rFonts w:ascii="Times New Roman" w:hAnsi="Times New Roman"/>
                <w:color w:val="000000" w:themeColor="text1"/>
                <w:sz w:val="24"/>
                <w:szCs w:val="24"/>
              </w:rPr>
              <w:t>form</w:t>
            </w:r>
          </w:p>
        </w:tc>
      </w:tr>
      <w:tr w:rsidR="00EA55A4" w:rsidRPr="00227AD4" w14:paraId="639F9517" w14:textId="77777777" w:rsidTr="002F24A0">
        <w:trPr>
          <w:trHeight w:val="408"/>
        </w:trPr>
        <w:tc>
          <w:tcPr>
            <w:tcW w:w="2628" w:type="dxa"/>
            <w:gridSpan w:val="2"/>
          </w:tcPr>
          <w:p w14:paraId="03038A1C"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39D60C38" w14:textId="77777777" w:rsidR="00EA55A4" w:rsidRPr="005F1777" w:rsidRDefault="005F1777" w:rsidP="005F1777">
            <w:pPr>
              <w:contextualSpacing/>
              <w:rPr>
                <w:rFonts w:ascii="Times New Roman" w:hAnsi="Times New Roman" w:cs="Times New Roman"/>
                <w:sz w:val="24"/>
                <w:szCs w:val="24"/>
              </w:rPr>
            </w:pPr>
            <w:r>
              <w:rPr>
                <w:rFonts w:ascii="Times New Roman" w:hAnsi="Times New Roman" w:cs="Times New Roman"/>
                <w:sz w:val="24"/>
                <w:szCs w:val="24"/>
              </w:rPr>
              <w:t>Lecturer enters to Lecturer main page.</w:t>
            </w:r>
          </w:p>
        </w:tc>
      </w:tr>
      <w:tr w:rsidR="00EA55A4" w:rsidRPr="00227AD4" w14:paraId="1FA8A52A" w14:textId="77777777" w:rsidTr="002F24A0">
        <w:tc>
          <w:tcPr>
            <w:tcW w:w="2628" w:type="dxa"/>
            <w:gridSpan w:val="2"/>
          </w:tcPr>
          <w:p w14:paraId="7C276E8A"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0FC8A683" w14:textId="77777777" w:rsidR="00EA55A4" w:rsidRPr="00227AD4" w:rsidRDefault="005F1777" w:rsidP="00A74832">
            <w:pPr>
              <w:rPr>
                <w:rFonts w:ascii="Times New Roman" w:hAnsi="Times New Roman" w:cs="Times New Roman"/>
                <w:color w:val="000000" w:themeColor="text1"/>
                <w:sz w:val="24"/>
                <w:szCs w:val="24"/>
              </w:rPr>
            </w:pPr>
            <w:commentRangeStart w:id="31"/>
            <w:r>
              <w:rPr>
                <w:rFonts w:ascii="Times New Roman" w:hAnsi="Times New Roman" w:cs="Times New Roman"/>
                <w:sz w:val="24"/>
                <w:szCs w:val="24"/>
              </w:rPr>
              <w:t xml:space="preserve">The system </w:t>
            </w:r>
            <w:r w:rsidRPr="00031398">
              <w:rPr>
                <w:rFonts w:ascii="Times New Roman" w:hAnsi="Times New Roman" w:cs="Times New Roman"/>
                <w:sz w:val="24"/>
                <w:szCs w:val="24"/>
              </w:rPr>
              <w:t>display</w:t>
            </w:r>
            <w:r>
              <w:rPr>
                <w:rFonts w:ascii="Times New Roman" w:hAnsi="Times New Roman" w:cs="Times New Roman"/>
                <w:sz w:val="24"/>
                <w:szCs w:val="24"/>
              </w:rPr>
              <w:t>s</w:t>
            </w:r>
            <w:r w:rsidRPr="00031398">
              <w:rPr>
                <w:rFonts w:ascii="Times New Roman" w:hAnsi="Times New Roman" w:cs="Times New Roman"/>
                <w:sz w:val="24"/>
                <w:szCs w:val="24"/>
              </w:rPr>
              <w:t xml:space="preserve"> </w:t>
            </w:r>
            <w:commentRangeEnd w:id="31"/>
            <w:r w:rsidR="00F81C14">
              <w:rPr>
                <w:rStyle w:val="CommentReference"/>
              </w:rPr>
              <w:commentReference w:id="31"/>
            </w:r>
            <w:r w:rsidRPr="00031398">
              <w:rPr>
                <w:rFonts w:ascii="Times New Roman" w:hAnsi="Times New Roman" w:cs="Times New Roman"/>
                <w:sz w:val="24"/>
                <w:szCs w:val="24"/>
              </w:rPr>
              <w:t>“</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message</w:t>
            </w:r>
            <w:r>
              <w:rPr>
                <w:rFonts w:ascii="Times New Roman" w:hAnsi="Times New Roman" w:cs="Times New Roman"/>
                <w:sz w:val="24"/>
                <w:szCs w:val="24"/>
              </w:rPr>
              <w:t xml:space="preserve"> on the mobile application.</w:t>
            </w:r>
          </w:p>
        </w:tc>
      </w:tr>
      <w:tr w:rsidR="00EA55A4" w:rsidRPr="00227AD4" w14:paraId="5195580A" w14:textId="77777777" w:rsidTr="002F24A0">
        <w:tc>
          <w:tcPr>
            <w:tcW w:w="2628" w:type="dxa"/>
            <w:gridSpan w:val="2"/>
          </w:tcPr>
          <w:p w14:paraId="23D5113B"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14:paraId="4002B729" w14:textId="77777777" w:rsidR="00A74832" w:rsidRPr="00A827EA" w:rsidRDefault="00A74832" w:rsidP="00A74832">
            <w:pPr>
              <w:numPr>
                <w:ilvl w:val="0"/>
                <w:numId w:val="21"/>
              </w:numPr>
              <w:contextualSpacing/>
              <w:rPr>
                <w:rFonts w:ascii="Times New Roman" w:hAnsi="Times New Roman" w:cs="Times New Roman"/>
                <w:sz w:val="24"/>
                <w:szCs w:val="24"/>
              </w:rPr>
            </w:pPr>
            <w:del w:id="32" w:author="rimi park" w:date="2014-05-19T09:49:00Z">
              <w:r w:rsidDel="00F81C14">
                <w:rPr>
                  <w:rFonts w:ascii="Times New Roman" w:hAnsi="Times New Roman" w:cs="Times New Roman"/>
                  <w:sz w:val="24"/>
                  <w:szCs w:val="24"/>
                </w:rPr>
                <w:delText xml:space="preserve">Lecturer enters to </w:delText>
              </w:r>
              <w:r w:rsidRPr="00A827EA" w:rsidDel="00F81C14">
                <w:rPr>
                  <w:rFonts w:ascii="Times New Roman" w:hAnsi="Times New Roman" w:cs="Times New Roman"/>
                  <w:sz w:val="24"/>
                  <w:szCs w:val="24"/>
                </w:rPr>
                <w:delText xml:space="preserve">Lecturer main </w:delText>
              </w:r>
              <w:commentRangeStart w:id="33"/>
              <w:r w:rsidRPr="00A827EA" w:rsidDel="00F81C14">
                <w:rPr>
                  <w:rFonts w:ascii="Times New Roman" w:hAnsi="Times New Roman" w:cs="Times New Roman"/>
                  <w:sz w:val="24"/>
                  <w:szCs w:val="24"/>
                </w:rPr>
                <w:delText>page</w:delText>
              </w:r>
            </w:del>
            <w:commentRangeEnd w:id="33"/>
            <w:r w:rsidR="00F81C14">
              <w:rPr>
                <w:rStyle w:val="CommentReference"/>
              </w:rPr>
              <w:commentReference w:id="33"/>
            </w:r>
            <w:del w:id="34" w:author="rimi park" w:date="2014-05-19T09:49:00Z">
              <w:r w:rsidRPr="00A827EA" w:rsidDel="00F81C14">
                <w:rPr>
                  <w:rFonts w:ascii="Times New Roman" w:hAnsi="Times New Roman" w:cs="Times New Roman"/>
                  <w:sz w:val="24"/>
                  <w:szCs w:val="24"/>
                </w:rPr>
                <w:delText>.</w:delText>
              </w:r>
            </w:del>
            <w:ins w:id="35" w:author="rimi park" w:date="2014-05-19T09:49:00Z">
              <w:r w:rsidR="00F81C14">
                <w:rPr>
                  <w:rFonts w:ascii="Times New Roman" w:hAnsi="Times New Roman" w:cs="Times New Roman"/>
                  <w:sz w:val="24"/>
                  <w:szCs w:val="24"/>
                </w:rPr>
                <w:t>-</w:t>
              </w:r>
            </w:ins>
          </w:p>
          <w:p w14:paraId="4339789C" w14:textId="77777777" w:rsidR="00A74832" w:rsidDel="00F81C14" w:rsidRDefault="00A74832" w:rsidP="00A74832">
            <w:pPr>
              <w:numPr>
                <w:ilvl w:val="0"/>
                <w:numId w:val="21"/>
              </w:numPr>
              <w:contextualSpacing/>
              <w:rPr>
                <w:del w:id="36" w:author="rimi park" w:date="2014-05-19T09:49:00Z"/>
                <w:rFonts w:ascii="Times New Roman" w:hAnsi="Times New Roman" w:cs="Times New Roman"/>
                <w:sz w:val="24"/>
                <w:szCs w:val="24"/>
              </w:rPr>
            </w:pPr>
            <w:del w:id="37" w:author="rimi park" w:date="2014-05-19T09:49:00Z">
              <w:r w:rsidRPr="005613F3" w:rsidDel="00F81C14">
                <w:rPr>
                  <w:rFonts w:ascii="Times New Roman" w:hAnsi="Times New Roman" w:cs="Times New Roman"/>
                  <w:sz w:val="24"/>
                  <w:szCs w:val="24"/>
                </w:rPr>
                <w:delText>The system redirect</w:delText>
              </w:r>
              <w:r w:rsidDel="00F81C14">
                <w:rPr>
                  <w:rFonts w:ascii="Times New Roman" w:hAnsi="Times New Roman" w:cs="Times New Roman"/>
                  <w:sz w:val="24"/>
                  <w:szCs w:val="24"/>
                </w:rPr>
                <w:delText>s</w:delText>
              </w:r>
              <w:r w:rsidRPr="005613F3" w:rsidDel="00F81C14">
                <w:rPr>
                  <w:rFonts w:ascii="Times New Roman" w:hAnsi="Times New Roman" w:cs="Times New Roman"/>
                  <w:sz w:val="24"/>
                  <w:szCs w:val="24"/>
                </w:rPr>
                <w:delText xml:space="preserve"> to Lecture main page</w:delText>
              </w:r>
              <w:r w:rsidDel="00F81C14">
                <w:rPr>
                  <w:rFonts w:ascii="Times New Roman" w:hAnsi="Times New Roman" w:cs="Times New Roman"/>
                  <w:sz w:val="24"/>
                  <w:szCs w:val="24"/>
                </w:rPr>
                <w:delText xml:space="preserve"> on the mobile application</w:delText>
              </w:r>
              <w:r w:rsidRPr="005613F3" w:rsidDel="00F81C14">
                <w:rPr>
                  <w:rFonts w:ascii="Times New Roman" w:hAnsi="Times New Roman" w:cs="Times New Roman"/>
                  <w:sz w:val="24"/>
                  <w:szCs w:val="24"/>
                </w:rPr>
                <w:delText>.</w:delText>
              </w:r>
            </w:del>
          </w:p>
          <w:p w14:paraId="0ED4D4E9" w14:textId="77777777" w:rsidR="00A74832" w:rsidRPr="00A827EA" w:rsidRDefault="00A74832" w:rsidP="00A74832">
            <w:pPr>
              <w:numPr>
                <w:ilvl w:val="0"/>
                <w:numId w:val="21"/>
              </w:numPr>
              <w:contextualSpacing/>
              <w:rPr>
                <w:rFonts w:ascii="Times New Roman" w:hAnsi="Times New Roman" w:cs="Times New Roman"/>
                <w:sz w:val="24"/>
                <w:szCs w:val="24"/>
              </w:rPr>
            </w:pPr>
            <w:commentRangeStart w:id="38"/>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commentRangeEnd w:id="38"/>
            <w:r w:rsidR="00F81C14">
              <w:rPr>
                <w:rStyle w:val="CommentReference"/>
              </w:rPr>
              <w:commentReference w:id="38"/>
            </w:r>
          </w:p>
          <w:p w14:paraId="15F8B920" w14:textId="77777777" w:rsidR="00A74832"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The system redirects to Lecturer personal information interface on the mobile application.</w:t>
            </w:r>
          </w:p>
          <w:p w14:paraId="01E2C93C" w14:textId="77777777" w:rsidR="00A74832" w:rsidRDefault="002F24A0"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The system</w:t>
            </w:r>
            <w:r w:rsidR="00A74832" w:rsidRPr="00031398">
              <w:rPr>
                <w:rFonts w:ascii="Times New Roman" w:hAnsi="Times New Roman" w:cs="Times New Roman"/>
                <w:sz w:val="24"/>
                <w:szCs w:val="24"/>
              </w:rPr>
              <w:t xml:space="preserve"> provide</w:t>
            </w:r>
            <w:r>
              <w:rPr>
                <w:rFonts w:ascii="Times New Roman" w:hAnsi="Times New Roman" w:cs="Times New Roman"/>
                <w:sz w:val="24"/>
                <w:szCs w:val="24"/>
              </w:rPr>
              <w:t>s</w:t>
            </w:r>
            <w:r w:rsidR="00A74832">
              <w:rPr>
                <w:rFonts w:ascii="Times New Roman" w:hAnsi="Times New Roman" w:cs="Times New Roman"/>
                <w:sz w:val="24"/>
                <w:szCs w:val="24"/>
              </w:rPr>
              <w:t xml:space="preserve"> </w:t>
            </w:r>
            <w:r w:rsidR="00A74832" w:rsidRPr="00031398">
              <w:rPr>
                <w:rFonts w:ascii="Times New Roman" w:hAnsi="Times New Roman" w:cs="Times New Roman"/>
                <w:sz w:val="24"/>
                <w:szCs w:val="24"/>
              </w:rPr>
              <w:t>Lecturer personal information interface</w:t>
            </w:r>
            <w:r w:rsidR="00A74832">
              <w:rPr>
                <w:rFonts w:ascii="Times New Roman" w:hAnsi="Times New Roman" w:cs="Times New Roman"/>
                <w:sz w:val="24"/>
                <w:szCs w:val="24"/>
              </w:rPr>
              <w:t xml:space="preserve"> on the mobile application</w:t>
            </w:r>
            <w:r w:rsidR="00A74832" w:rsidRPr="00031398">
              <w:rPr>
                <w:rFonts w:ascii="Times New Roman" w:hAnsi="Times New Roman" w:cs="Times New Roman"/>
                <w:sz w:val="24"/>
                <w:szCs w:val="24"/>
              </w:rPr>
              <w:t>, including lecturer password, lecturer name, lecturer faculty, lectur</w:t>
            </w:r>
            <w:r w:rsidR="00A74832">
              <w:rPr>
                <w:rFonts w:ascii="Times New Roman" w:hAnsi="Times New Roman" w:cs="Times New Roman"/>
                <w:sz w:val="24"/>
                <w:szCs w:val="24"/>
              </w:rPr>
              <w:t>er department,</w:t>
            </w:r>
            <w:r w:rsidR="008B001F">
              <w:rPr>
                <w:rFonts w:ascii="Times New Roman" w:hAnsi="Times New Roman" w:cs="Times New Roman"/>
                <w:sz w:val="24"/>
                <w:szCs w:val="24"/>
              </w:rPr>
              <w:t xml:space="preserve"> lecturer email,</w:t>
            </w:r>
            <w:r w:rsidR="00A74832">
              <w:rPr>
                <w:rFonts w:ascii="Times New Roman" w:hAnsi="Times New Roman" w:cs="Times New Roman"/>
                <w:sz w:val="24"/>
                <w:szCs w:val="24"/>
              </w:rPr>
              <w:t xml:space="preserve"> and lecturer tel.</w:t>
            </w:r>
          </w:p>
          <w:p w14:paraId="744EB6A5" w14:textId="77777777" w:rsidR="00A74832" w:rsidRDefault="00A74832" w:rsidP="00A74832">
            <w:pPr>
              <w:numPr>
                <w:ilvl w:val="0"/>
                <w:numId w:val="21"/>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14:paraId="0AC1CC76" w14:textId="77777777" w:rsidR="00A74832" w:rsidRDefault="00A74832" w:rsidP="00A74832">
            <w:pPr>
              <w:numPr>
                <w:ilvl w:val="0"/>
                <w:numId w:val="21"/>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14:paraId="47CD804A" w14:textId="77777777" w:rsidR="00A74832" w:rsidRPr="00A74832"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mobile application.</w:t>
            </w:r>
          </w:p>
          <w:p w14:paraId="31BF8448" w14:textId="77777777" w:rsidR="00EA55A4" w:rsidRDefault="00A74832" w:rsidP="00A74832">
            <w:pPr>
              <w:numPr>
                <w:ilvl w:val="0"/>
                <w:numId w:val="21"/>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The system validate</w:t>
            </w:r>
            <w:r w:rsidR="002F24A0">
              <w:rPr>
                <w:rFonts w:ascii="Times New Roman" w:hAnsi="Times New Roman" w:cs="Times New Roman"/>
                <w:sz w:val="24"/>
                <w:szCs w:val="24"/>
              </w:rPr>
              <w:t>s</w:t>
            </w:r>
            <w:r w:rsidRPr="00031398">
              <w:rPr>
                <w:rFonts w:ascii="Times New Roman" w:hAnsi="Times New Roman" w:cs="Times New Roman"/>
                <w:sz w:val="24"/>
                <w:szCs w:val="24"/>
              </w:rPr>
              <w:t xml:space="preserv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w:t>
            </w:r>
            <w:r>
              <w:rPr>
                <w:rFonts w:ascii="Times New Roman" w:hAnsi="Times New Roman" w:cs="Times New Roman"/>
                <w:color w:val="000000" w:themeColor="text1"/>
                <w:sz w:val="24"/>
                <w:szCs w:val="24"/>
              </w:rPr>
              <w:t>.</w:t>
            </w:r>
          </w:p>
          <w:p w14:paraId="1B427921" w14:textId="77777777" w:rsidR="002F24A0" w:rsidRDefault="002F24A0" w:rsidP="00A74832">
            <w:pPr>
              <w:numPr>
                <w:ilvl w:val="0"/>
                <w:numId w:val="21"/>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031398">
              <w:rPr>
                <w:rFonts w:ascii="Times New Roman" w:hAnsi="Times New Roman" w:cs="Times New Roman"/>
                <w:sz w:val="24"/>
                <w:szCs w:val="24"/>
              </w:rPr>
              <w:t xml:space="preserve"> the similarity of password and confirm password</w:t>
            </w:r>
          </w:p>
          <w:p w14:paraId="602D9897" w14:textId="77777777" w:rsidR="00A74832" w:rsidRPr="00A74832" w:rsidRDefault="002F24A0" w:rsidP="00A74832">
            <w:pPr>
              <w:numPr>
                <w:ilvl w:val="0"/>
                <w:numId w:val="21"/>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The system</w:t>
            </w:r>
            <w:r w:rsidR="00A74832" w:rsidRPr="00031398">
              <w:rPr>
                <w:rFonts w:ascii="Times New Roman" w:hAnsi="Times New Roman" w:cs="Times New Roman"/>
                <w:sz w:val="24"/>
                <w:szCs w:val="24"/>
              </w:rPr>
              <w:t xml:space="preserve"> update</w:t>
            </w:r>
            <w:r>
              <w:rPr>
                <w:rFonts w:ascii="Times New Roman" w:hAnsi="Times New Roman" w:cs="Times New Roman"/>
                <w:sz w:val="24"/>
                <w:szCs w:val="24"/>
              </w:rPr>
              <w:t>s</w:t>
            </w:r>
            <w:r w:rsidR="00A74832" w:rsidRPr="00031398">
              <w:rPr>
                <w:rFonts w:ascii="Times New Roman" w:hAnsi="Times New Roman" w:cs="Times New Roman"/>
                <w:sz w:val="24"/>
                <w:szCs w:val="24"/>
              </w:rPr>
              <w:t xml:space="preserve"> Lecturer personal information</w:t>
            </w:r>
            <w:r w:rsidR="00A74832">
              <w:rPr>
                <w:rFonts w:ascii="Times New Roman" w:hAnsi="Times New Roman" w:cs="Times New Roman"/>
                <w:sz w:val="24"/>
                <w:szCs w:val="24"/>
              </w:rPr>
              <w:t xml:space="preserve"> into the system.</w:t>
            </w:r>
          </w:p>
          <w:p w14:paraId="5043BC23" w14:textId="77777777" w:rsidR="00A74832" w:rsidRPr="002F24A0" w:rsidRDefault="002F24A0" w:rsidP="002F24A0">
            <w:pPr>
              <w:numPr>
                <w:ilvl w:val="0"/>
                <w:numId w:val="21"/>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00A74832" w:rsidRPr="00031398">
              <w:rPr>
                <w:rFonts w:ascii="Times New Roman" w:hAnsi="Times New Roman" w:cs="Times New Roman"/>
                <w:sz w:val="24"/>
                <w:szCs w:val="24"/>
              </w:rPr>
              <w:t>display</w:t>
            </w:r>
            <w:r>
              <w:rPr>
                <w:rFonts w:ascii="Times New Roman" w:hAnsi="Times New Roman" w:cs="Times New Roman"/>
                <w:sz w:val="24"/>
                <w:szCs w:val="24"/>
              </w:rPr>
              <w:t>s</w:t>
            </w:r>
            <w:r w:rsidR="00A74832" w:rsidRPr="00031398">
              <w:rPr>
                <w:rFonts w:ascii="Times New Roman" w:hAnsi="Times New Roman" w:cs="Times New Roman"/>
                <w:sz w:val="24"/>
                <w:szCs w:val="24"/>
              </w:rPr>
              <w:t xml:space="preserve"> “</w:t>
            </w:r>
            <w:r w:rsidR="00A74832">
              <w:rPr>
                <w:rFonts w:ascii="Times New Roman" w:hAnsi="Times New Roman" w:cs="Times New Roman"/>
                <w:sz w:val="24"/>
                <w:szCs w:val="24"/>
              </w:rPr>
              <w:t>Editing Information Successful</w:t>
            </w:r>
            <w:r w:rsidR="00A74832" w:rsidRPr="00031398">
              <w:rPr>
                <w:rFonts w:ascii="Times New Roman" w:hAnsi="Times New Roman" w:cs="Times New Roman"/>
                <w:sz w:val="24"/>
                <w:szCs w:val="24"/>
              </w:rPr>
              <w:t>” message</w:t>
            </w:r>
            <w:r w:rsidR="00A74832">
              <w:rPr>
                <w:rFonts w:ascii="Times New Roman" w:hAnsi="Times New Roman" w:cs="Times New Roman"/>
                <w:sz w:val="24"/>
                <w:szCs w:val="24"/>
              </w:rPr>
              <w:t xml:space="preserve"> on the mobile application.</w:t>
            </w:r>
          </w:p>
        </w:tc>
      </w:tr>
      <w:tr w:rsidR="00EA55A4" w:rsidRPr="00227AD4" w14:paraId="21082F61" w14:textId="77777777" w:rsidTr="002F24A0">
        <w:tc>
          <w:tcPr>
            <w:tcW w:w="2628" w:type="dxa"/>
            <w:gridSpan w:val="2"/>
          </w:tcPr>
          <w:p w14:paraId="695F62DA"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14:paraId="0B6042A1" w14:textId="77777777" w:rsidR="00EA55A4" w:rsidRPr="00227AD4" w:rsidRDefault="00EA55A4" w:rsidP="002F24A0">
            <w:pPr>
              <w:jc w:val="right"/>
              <w:rPr>
                <w:rFonts w:ascii="Times New Roman" w:hAnsi="Times New Roman" w:cs="Times New Roman"/>
                <w:b/>
                <w:color w:val="000000" w:themeColor="text1"/>
                <w:sz w:val="24"/>
                <w:szCs w:val="24"/>
              </w:rPr>
            </w:pPr>
          </w:p>
        </w:tc>
        <w:tc>
          <w:tcPr>
            <w:tcW w:w="7110" w:type="dxa"/>
            <w:gridSpan w:val="3"/>
          </w:tcPr>
          <w:p w14:paraId="06E8D084" w14:textId="77777777" w:rsidR="00EA55A4" w:rsidRPr="00227AD4" w:rsidRDefault="00EA55A4" w:rsidP="002F24A0">
            <w:pPr>
              <w:pStyle w:val="Hints"/>
              <w:rPr>
                <w:rFonts w:ascii="Times New Roman" w:hAnsi="Times New Roman"/>
                <w:color w:val="000000" w:themeColor="text1"/>
                <w:sz w:val="24"/>
                <w:szCs w:val="24"/>
              </w:rPr>
            </w:pPr>
          </w:p>
          <w:p w14:paraId="2C940A02" w14:textId="77777777"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C.</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sidR="002F24A0">
              <w:rPr>
                <w:rFonts w:ascii="Times New Roman" w:hAnsi="Times New Roman" w:cs="Times New Roman"/>
                <w:sz w:val="24"/>
                <w:szCs w:val="24"/>
              </w:rPr>
              <w:t>lecturer</w:t>
            </w:r>
            <w:r w:rsidR="00EA55A4">
              <w:rPr>
                <w:rFonts w:ascii="Times New Roman" w:hAnsi="Times New Roman" w:cs="Times New Roman"/>
                <w:sz w:val="24"/>
                <w:szCs w:val="24"/>
              </w:rPr>
              <w:t xml:space="preserve"> </w:t>
            </w:r>
            <w:r w:rsidR="00EA55A4" w:rsidRPr="00A827EA">
              <w:rPr>
                <w:rFonts w:ascii="Times New Roman" w:hAnsi="Times New Roman" w:cs="Times New Roman"/>
                <w:sz w:val="24"/>
                <w:szCs w:val="24"/>
              </w:rPr>
              <w:t xml:space="preserve">password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2F24A0">
              <w:rPr>
                <w:rFonts w:ascii="Times New Roman" w:hAnsi="Times New Roman" w:cs="Times New Roman"/>
                <w:sz w:val="24"/>
                <w:szCs w:val="24"/>
              </w:rPr>
              <w:t>he system</w:t>
            </w:r>
            <w:r w:rsidR="00EA55A4" w:rsidRPr="00A827EA">
              <w:rPr>
                <w:rFonts w:ascii="Times New Roman" w:hAnsi="Times New Roman" w:cs="Times New Roman"/>
                <w:sz w:val="24"/>
                <w:szCs w:val="24"/>
              </w:rPr>
              <w:t xml:space="preserve"> provide</w:t>
            </w:r>
            <w:r w:rsidR="002F24A0">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14:paraId="4650AF17" w14:textId="77777777" w:rsidR="00EA55A4" w:rsidRPr="00A922DA"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BF595A">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5 </w:t>
            </w:r>
            <w:r w:rsidRPr="00227AD4">
              <w:rPr>
                <w:rFonts w:ascii="Times New Roman" w:hAnsi="Times New Roman"/>
                <w:color w:val="000000" w:themeColor="text1"/>
                <w:sz w:val="24"/>
                <w:szCs w:val="24"/>
              </w:rPr>
              <w:t>of normal flow.</w:t>
            </w:r>
          </w:p>
          <w:p w14:paraId="2059E052" w14:textId="77777777" w:rsidR="00EA55A4" w:rsidRPr="00A922DA" w:rsidRDefault="00EA55A4" w:rsidP="002F24A0">
            <w:pPr>
              <w:rPr>
                <w:rFonts w:ascii="Times New Roman" w:hAnsi="Times New Roman" w:cs="Times New Roman"/>
                <w:sz w:val="24"/>
                <w:szCs w:val="24"/>
              </w:rPr>
            </w:pPr>
          </w:p>
          <w:p w14:paraId="32FF70E6" w14:textId="77777777"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D.</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w:t>
            </w:r>
            <w:r w:rsidR="00EA55A4" w:rsidRPr="00A827EA">
              <w:rPr>
                <w:rFonts w:ascii="Times New Roman" w:hAnsi="Times New Roman" w:cs="Times New Roman"/>
                <w:sz w:val="24"/>
                <w:szCs w:val="24"/>
              </w:rPr>
              <w:t xml:space="preserve">name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14:paraId="0C9AE97F" w14:textId="77777777" w:rsidR="00EA55A4"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BF595A">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2DFC5A9F" w14:textId="77777777" w:rsidR="00EA55A4" w:rsidRDefault="00EA55A4" w:rsidP="002F24A0">
            <w:pPr>
              <w:rPr>
                <w:rFonts w:ascii="Times New Roman" w:hAnsi="Times New Roman" w:cs="Times New Roman"/>
                <w:sz w:val="24"/>
                <w:szCs w:val="24"/>
              </w:rPr>
            </w:pPr>
          </w:p>
          <w:p w14:paraId="452D430E" w14:textId="77777777"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E.</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 xml:space="preserve">el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14:paraId="747239E3" w14:textId="77777777" w:rsidR="00EA55A4"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tel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5D23B672" w14:textId="77777777" w:rsidR="00EA55A4" w:rsidRDefault="00EA55A4" w:rsidP="002F24A0">
            <w:pPr>
              <w:rPr>
                <w:rFonts w:ascii="Times New Roman" w:hAnsi="Times New Roman" w:cs="Times New Roman"/>
                <w:sz w:val="24"/>
                <w:szCs w:val="24"/>
              </w:rPr>
            </w:pPr>
          </w:p>
          <w:p w14:paraId="3E1B0C5B" w14:textId="77777777"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F.</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email</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14:paraId="2EB5C9D7" w14:textId="77777777" w:rsidR="00EA55A4" w:rsidRDefault="00EA55A4" w:rsidP="00BF595A">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0F0CFB39" w14:textId="77777777" w:rsidR="00BF595A" w:rsidRDefault="00BF595A" w:rsidP="00BF595A">
            <w:pPr>
              <w:rPr>
                <w:rFonts w:ascii="Times New Roman" w:hAnsi="Times New Roman" w:cs="Times New Roman"/>
                <w:sz w:val="24"/>
                <w:szCs w:val="24"/>
              </w:rPr>
            </w:pPr>
          </w:p>
          <w:p w14:paraId="000E8371" w14:textId="77777777" w:rsidR="00BF595A" w:rsidRDefault="00BF595A" w:rsidP="00BF595A">
            <w:pPr>
              <w:rPr>
                <w:rFonts w:ascii="Times New Roman" w:hAnsi="Times New Roman" w:cs="Times New Roman"/>
                <w:sz w:val="24"/>
                <w:szCs w:val="24"/>
              </w:rPr>
            </w:pPr>
            <w:r>
              <w:rPr>
                <w:rFonts w:ascii="Times New Roman" w:hAnsi="Times New Roman" w:cs="Times New Roman"/>
                <w:sz w:val="24"/>
                <w:szCs w:val="24"/>
              </w:rPr>
              <w:t>10A. when the lecturer password and confirm password is not matched. The system provides the error message as followed:</w:t>
            </w:r>
          </w:p>
          <w:p w14:paraId="47D52F56" w14:textId="77777777" w:rsidR="001A1BFC" w:rsidRDefault="001A1BFC" w:rsidP="001A1BFC">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Password and confirm password is not matched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14:paraId="5885D34E" w14:textId="77777777" w:rsidR="00BF595A" w:rsidRPr="00D508B0" w:rsidRDefault="00BF595A" w:rsidP="00BF595A">
            <w:pPr>
              <w:rPr>
                <w:rFonts w:ascii="Times New Roman" w:hAnsi="Times New Roman" w:cs="Times New Roman"/>
                <w:sz w:val="24"/>
                <w:szCs w:val="24"/>
              </w:rPr>
            </w:pPr>
          </w:p>
        </w:tc>
      </w:tr>
      <w:tr w:rsidR="00EA55A4" w:rsidRPr="00227AD4" w14:paraId="36B0D49D" w14:textId="77777777" w:rsidTr="002F24A0">
        <w:tc>
          <w:tcPr>
            <w:tcW w:w="2628" w:type="dxa"/>
            <w:gridSpan w:val="2"/>
          </w:tcPr>
          <w:p w14:paraId="520E601F"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14:paraId="0C8A74D5" w14:textId="77777777"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EA55A4" w:rsidRPr="00227AD4" w14:paraId="6C0361EE" w14:textId="77777777" w:rsidTr="002F24A0">
        <w:tc>
          <w:tcPr>
            <w:tcW w:w="2628" w:type="dxa"/>
            <w:gridSpan w:val="2"/>
          </w:tcPr>
          <w:p w14:paraId="38D95E95"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060E41EA" w14:textId="77777777"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EA55A4" w:rsidRPr="00227AD4" w14:paraId="5364E43D" w14:textId="77777777" w:rsidTr="002F24A0">
        <w:tc>
          <w:tcPr>
            <w:tcW w:w="2628" w:type="dxa"/>
            <w:gridSpan w:val="2"/>
          </w:tcPr>
          <w:p w14:paraId="58D0E2F1"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609F1E93" w14:textId="77777777" w:rsidR="00EA55A4" w:rsidRPr="00227AD4" w:rsidRDefault="00BF595A" w:rsidP="00BF595A">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EA55A4" w:rsidRPr="00227AD4" w14:paraId="4F44CE48" w14:textId="77777777" w:rsidTr="002F24A0">
        <w:tc>
          <w:tcPr>
            <w:tcW w:w="2628" w:type="dxa"/>
            <w:gridSpan w:val="2"/>
          </w:tcPr>
          <w:p w14:paraId="6094D525"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48C1D63D" w14:textId="77777777"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EA55A4" w:rsidRPr="00227AD4" w14:paraId="2E215914" w14:textId="77777777" w:rsidTr="002F24A0">
        <w:tc>
          <w:tcPr>
            <w:tcW w:w="2628" w:type="dxa"/>
            <w:gridSpan w:val="2"/>
          </w:tcPr>
          <w:p w14:paraId="1DAA7E1E" w14:textId="77777777"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30B51632" w14:textId="77777777"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506310BB" w14:textId="77777777" w:rsidR="00EA55A4" w:rsidRDefault="00EA55A4" w:rsidP="00557E4C">
      <w:pPr>
        <w:rPr>
          <w:rFonts w:ascii="Times New Roman" w:hAnsi="Times New Roman" w:cs="Times New Roman"/>
          <w:b/>
          <w:bCs/>
          <w:sz w:val="29"/>
          <w:szCs w:val="29"/>
        </w:rPr>
      </w:pPr>
    </w:p>
    <w:p w14:paraId="0385C62E" w14:textId="77777777" w:rsidR="001A1BFC" w:rsidRDefault="001A1BFC" w:rsidP="00557E4C">
      <w:pPr>
        <w:rPr>
          <w:rFonts w:ascii="Times New Roman" w:hAnsi="Times New Roman" w:cs="Times New Roman"/>
          <w:b/>
          <w:bCs/>
          <w:sz w:val="29"/>
          <w:szCs w:val="29"/>
        </w:rPr>
      </w:pPr>
    </w:p>
    <w:p w14:paraId="3E1089EF" w14:textId="77777777" w:rsidR="001A1BFC" w:rsidRDefault="001A1BFC" w:rsidP="00557E4C">
      <w:pPr>
        <w:rPr>
          <w:rFonts w:ascii="Times New Roman" w:hAnsi="Times New Roman" w:cs="Times New Roman"/>
          <w:b/>
          <w:bCs/>
          <w:sz w:val="29"/>
          <w:szCs w:val="29"/>
        </w:rPr>
      </w:pPr>
    </w:p>
    <w:p w14:paraId="1B886AA5" w14:textId="77777777" w:rsidR="001A1BFC" w:rsidRDefault="001A1BFC" w:rsidP="00557E4C">
      <w:pPr>
        <w:rPr>
          <w:rFonts w:ascii="Times New Roman" w:hAnsi="Times New Roman" w:cs="Times New Roman"/>
          <w:b/>
          <w:bCs/>
          <w:sz w:val="29"/>
          <w:szCs w:val="29"/>
        </w:rPr>
      </w:pPr>
    </w:p>
    <w:p w14:paraId="5B700718" w14:textId="77777777" w:rsidR="001A1BFC" w:rsidRDefault="001A1BFC" w:rsidP="00557E4C">
      <w:pPr>
        <w:rPr>
          <w:rFonts w:ascii="Times New Roman" w:hAnsi="Times New Roman" w:cs="Times New Roman"/>
          <w:b/>
          <w:bCs/>
          <w:sz w:val="29"/>
          <w:szCs w:val="29"/>
        </w:rPr>
      </w:pPr>
    </w:p>
    <w:p w14:paraId="73CD04AC" w14:textId="77777777" w:rsidR="001A1BFC" w:rsidRDefault="001A1BFC" w:rsidP="00557E4C">
      <w:pPr>
        <w:rPr>
          <w:rFonts w:ascii="Times New Roman" w:hAnsi="Times New Roman" w:cs="Times New Roman"/>
          <w:b/>
          <w:bCs/>
          <w:sz w:val="29"/>
          <w:szCs w:val="29"/>
        </w:rPr>
      </w:pPr>
    </w:p>
    <w:p w14:paraId="1B393C56" w14:textId="77777777" w:rsidR="001A1BFC" w:rsidRDefault="001A1BFC" w:rsidP="00557E4C">
      <w:pPr>
        <w:rPr>
          <w:rFonts w:ascii="Times New Roman" w:hAnsi="Times New Roman" w:cs="Times New Roman"/>
          <w:b/>
          <w:bCs/>
          <w:sz w:val="29"/>
          <w:szCs w:val="29"/>
        </w:rPr>
      </w:pPr>
    </w:p>
    <w:p w14:paraId="7DCC80D6" w14:textId="77777777" w:rsidR="001A1BFC" w:rsidRDefault="001A1BFC" w:rsidP="00557E4C">
      <w:pPr>
        <w:rPr>
          <w:rFonts w:ascii="Times New Roman" w:hAnsi="Times New Roman" w:cs="Times New Roman"/>
          <w:b/>
          <w:bCs/>
          <w:sz w:val="29"/>
          <w:szCs w:val="29"/>
        </w:rPr>
      </w:pPr>
    </w:p>
    <w:p w14:paraId="29778A87" w14:textId="77777777" w:rsidR="001A1BFC" w:rsidRDefault="001A1BFC" w:rsidP="00557E4C">
      <w:pPr>
        <w:rPr>
          <w:rFonts w:ascii="Times New Roman" w:hAnsi="Times New Roman" w:cs="Times New Roman"/>
          <w:b/>
          <w:bCs/>
          <w:sz w:val="29"/>
          <w:szCs w:val="29"/>
        </w:rPr>
      </w:pPr>
    </w:p>
    <w:p w14:paraId="6A0A2F63" w14:textId="77777777" w:rsidR="001A1BFC" w:rsidRDefault="001A1BFC" w:rsidP="00557E4C">
      <w:pPr>
        <w:rPr>
          <w:rFonts w:ascii="Times New Roman" w:hAnsi="Times New Roman" w:cs="Times New Roman"/>
          <w:b/>
          <w:bCs/>
          <w:sz w:val="29"/>
          <w:szCs w:val="29"/>
        </w:rPr>
      </w:pPr>
    </w:p>
    <w:p w14:paraId="23C8DAB5" w14:textId="77777777" w:rsidR="00344883" w:rsidRDefault="00344883" w:rsidP="00557E4C">
      <w:pPr>
        <w:rPr>
          <w:rFonts w:ascii="Times New Roman" w:hAnsi="Times New Roman" w:cs="Times New Roman"/>
          <w:b/>
          <w:bCs/>
          <w:sz w:val="29"/>
          <w:szCs w:val="29"/>
        </w:rPr>
      </w:pPr>
    </w:p>
    <w:p w14:paraId="6B7B2140" w14:textId="77777777" w:rsidR="00A526AC" w:rsidRPr="00557E4C" w:rsidRDefault="005F1777" w:rsidP="00557E4C">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557E4C">
        <w:rPr>
          <w:rFonts w:ascii="Times New Roman" w:hAnsi="Times New Roman" w:cs="Times New Roman"/>
          <w:b/>
          <w:bCs/>
          <w:sz w:val="29"/>
          <w:szCs w:val="29"/>
        </w:rPr>
        <w:t>3.</w:t>
      </w:r>
      <w:r>
        <w:rPr>
          <w:rFonts w:ascii="Times New Roman" w:hAnsi="Times New Roman" w:cs="Times New Roman"/>
          <w:b/>
          <w:bCs/>
          <w:sz w:val="29"/>
          <w:szCs w:val="29"/>
        </w:rPr>
        <w:t>2</w:t>
      </w:r>
      <w:r w:rsidR="00A526AC" w:rsidRPr="00557E4C">
        <w:rPr>
          <w:rFonts w:ascii="Times New Roman" w:hAnsi="Times New Roman" w:cs="Times New Roman"/>
          <w:b/>
          <w:bCs/>
          <w:sz w:val="29"/>
          <w:szCs w:val="29"/>
        </w:rPr>
        <w:t xml:space="preserve"> Lecturer can edit his/her personal information. </w:t>
      </w:r>
    </w:p>
    <w:p w14:paraId="6DB789BC" w14:textId="77777777"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 xml:space="preserve">Lecturer can edit his/her personal information into the mobile application which consist lecturer ID, lecturer password, lecturer name, lecturer faculty, lecturer department, </w:t>
      </w:r>
      <w:r>
        <w:rPr>
          <w:rFonts w:ascii="Times New Roman" w:hAnsi="Times New Roman" w:cs="Times New Roman"/>
          <w:sz w:val="24"/>
          <w:szCs w:val="24"/>
        </w:rPr>
        <w:t xml:space="preserve">lecturer email, </w:t>
      </w:r>
      <w:r w:rsidRPr="00A827EA">
        <w:rPr>
          <w:rFonts w:ascii="Times New Roman" w:hAnsi="Times New Roman" w:cs="Times New Roman"/>
          <w:sz w:val="24"/>
          <w:szCs w:val="24"/>
        </w:rPr>
        <w:t>and lecturer tel.</w:t>
      </w:r>
    </w:p>
    <w:p w14:paraId="352BEA4F"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14:paraId="70C899A9"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14:paraId="5ABBD4BD"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2240"/>
        <w:gridCol w:w="2327"/>
        <w:gridCol w:w="2230"/>
      </w:tblGrid>
      <w:tr w:rsidR="00A526AC" w:rsidRPr="00A827EA" w14:paraId="4513E6F6" w14:textId="77777777" w:rsidTr="00344883">
        <w:tc>
          <w:tcPr>
            <w:tcW w:w="2219" w:type="dxa"/>
          </w:tcPr>
          <w:p w14:paraId="72DD49A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14:paraId="2E6044B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14:paraId="3E391CC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14:paraId="301231F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3506BCC3" w14:textId="77777777" w:rsidTr="00344883">
        <w:tc>
          <w:tcPr>
            <w:tcW w:w="2219" w:type="dxa"/>
          </w:tcPr>
          <w:p w14:paraId="27904C7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240" w:type="dxa"/>
          </w:tcPr>
          <w:p w14:paraId="65D2A76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14:paraId="5D6C23E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“123456”</w:t>
            </w:r>
          </w:p>
        </w:tc>
        <w:tc>
          <w:tcPr>
            <w:tcW w:w="2230" w:type="dxa"/>
          </w:tcPr>
          <w:p w14:paraId="18A9614E" w14:textId="77777777" w:rsidR="00A526AC" w:rsidRPr="00A827EA" w:rsidRDefault="00A526AC" w:rsidP="00227AD4">
            <w:pPr>
              <w:rPr>
                <w:rFonts w:ascii="Times New Roman" w:hAnsi="Times New Roman" w:cs="Times New Roman"/>
                <w:sz w:val="24"/>
                <w:szCs w:val="24"/>
              </w:rPr>
            </w:pPr>
          </w:p>
        </w:tc>
      </w:tr>
      <w:tr w:rsidR="00A526AC" w:rsidRPr="00A827EA" w14:paraId="6CF711AB" w14:textId="77777777" w:rsidTr="00344883">
        <w:tc>
          <w:tcPr>
            <w:tcW w:w="2219" w:type="dxa"/>
          </w:tcPr>
          <w:p w14:paraId="5E844CF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name</w:t>
            </w:r>
          </w:p>
        </w:tc>
        <w:tc>
          <w:tcPr>
            <w:tcW w:w="2240" w:type="dxa"/>
          </w:tcPr>
          <w:p w14:paraId="148AA96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14:paraId="2691BB4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 Stark”</w:t>
            </w:r>
          </w:p>
        </w:tc>
        <w:tc>
          <w:tcPr>
            <w:tcW w:w="2230" w:type="dxa"/>
          </w:tcPr>
          <w:p w14:paraId="3FCB1525" w14:textId="77777777" w:rsidR="00A526AC" w:rsidRPr="00A827EA" w:rsidRDefault="00A526AC" w:rsidP="00227AD4">
            <w:pPr>
              <w:rPr>
                <w:rFonts w:ascii="Times New Roman" w:hAnsi="Times New Roman" w:cs="Times New Roman"/>
                <w:sz w:val="24"/>
                <w:szCs w:val="24"/>
              </w:rPr>
            </w:pPr>
          </w:p>
        </w:tc>
      </w:tr>
      <w:tr w:rsidR="00A526AC" w:rsidRPr="00A827EA" w14:paraId="36E9FFEC" w14:textId="77777777" w:rsidTr="00344883">
        <w:tc>
          <w:tcPr>
            <w:tcW w:w="2219" w:type="dxa"/>
          </w:tcPr>
          <w:p w14:paraId="5D6DB62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faculty</w:t>
            </w:r>
          </w:p>
        </w:tc>
        <w:tc>
          <w:tcPr>
            <w:tcW w:w="2240" w:type="dxa"/>
          </w:tcPr>
          <w:p w14:paraId="54F282E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14:paraId="7695F99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College of Arts media and technology, Chiang mai University</w:t>
            </w:r>
          </w:p>
        </w:tc>
        <w:tc>
          <w:tcPr>
            <w:tcW w:w="2230" w:type="dxa"/>
          </w:tcPr>
          <w:p w14:paraId="72941B58" w14:textId="77777777" w:rsidR="00A526AC" w:rsidRPr="00A827EA" w:rsidRDefault="00A526AC" w:rsidP="00227AD4">
            <w:pPr>
              <w:rPr>
                <w:rFonts w:ascii="Times New Roman" w:hAnsi="Times New Roman" w:cs="Times New Roman"/>
                <w:sz w:val="24"/>
                <w:szCs w:val="24"/>
              </w:rPr>
            </w:pPr>
          </w:p>
        </w:tc>
      </w:tr>
      <w:tr w:rsidR="00A526AC" w:rsidRPr="00A827EA" w14:paraId="01E8F52D" w14:textId="77777777" w:rsidTr="00344883">
        <w:tc>
          <w:tcPr>
            <w:tcW w:w="2219" w:type="dxa"/>
          </w:tcPr>
          <w:p w14:paraId="4A0BCB7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department</w:t>
            </w:r>
          </w:p>
        </w:tc>
        <w:tc>
          <w:tcPr>
            <w:tcW w:w="2240" w:type="dxa"/>
          </w:tcPr>
          <w:p w14:paraId="4188653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14:paraId="289F236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engineering  </w:t>
            </w:r>
          </w:p>
        </w:tc>
        <w:tc>
          <w:tcPr>
            <w:tcW w:w="2230" w:type="dxa"/>
          </w:tcPr>
          <w:p w14:paraId="7C1D0F82" w14:textId="77777777" w:rsidR="00A526AC" w:rsidRPr="00A827EA" w:rsidRDefault="00A526AC" w:rsidP="00227AD4">
            <w:pPr>
              <w:rPr>
                <w:rFonts w:ascii="Times New Roman" w:hAnsi="Times New Roman" w:cs="Times New Roman"/>
                <w:sz w:val="24"/>
                <w:szCs w:val="24"/>
              </w:rPr>
            </w:pPr>
          </w:p>
        </w:tc>
      </w:tr>
      <w:tr w:rsidR="00A526AC" w:rsidRPr="009F6AB5" w14:paraId="66E2D239" w14:textId="77777777" w:rsidTr="00344883">
        <w:tc>
          <w:tcPr>
            <w:tcW w:w="2219" w:type="dxa"/>
          </w:tcPr>
          <w:p w14:paraId="61127811" w14:textId="77777777" w:rsidR="00A526AC" w:rsidRDefault="00A526AC" w:rsidP="00227AD4">
            <w:pPr>
              <w:rPr>
                <w:rFonts w:ascii="Times New Roman" w:hAnsi="Times New Roman" w:cs="Times New Roman"/>
                <w:sz w:val="24"/>
                <w:szCs w:val="24"/>
              </w:rPr>
            </w:pPr>
            <w:r>
              <w:rPr>
                <w:rFonts w:ascii="Times New Roman" w:hAnsi="Times New Roman" w:cs="Times New Roman"/>
                <w:sz w:val="24"/>
                <w:szCs w:val="24"/>
              </w:rPr>
              <w:t>lecturer email</w:t>
            </w:r>
          </w:p>
        </w:tc>
        <w:tc>
          <w:tcPr>
            <w:tcW w:w="2240" w:type="dxa"/>
          </w:tcPr>
          <w:p w14:paraId="1C951147" w14:textId="77777777"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14:paraId="1DC486E5" w14:textId="77777777"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tony999@gmail.com</w:t>
            </w:r>
          </w:p>
        </w:tc>
        <w:tc>
          <w:tcPr>
            <w:tcW w:w="2230" w:type="dxa"/>
          </w:tcPr>
          <w:p w14:paraId="1777B837" w14:textId="77777777" w:rsidR="00A526AC" w:rsidRPr="009F6AB5" w:rsidRDefault="00A526AC" w:rsidP="00227AD4">
            <w:pPr>
              <w:rPr>
                <w:rFonts w:ascii="Times New Roman" w:hAnsi="Times New Roman" w:cs="Times New Roman"/>
                <w:sz w:val="24"/>
                <w:szCs w:val="24"/>
              </w:rPr>
            </w:pPr>
          </w:p>
        </w:tc>
      </w:tr>
      <w:tr w:rsidR="00A526AC" w:rsidRPr="00A827EA" w14:paraId="6284F65F" w14:textId="77777777" w:rsidTr="00344883">
        <w:tc>
          <w:tcPr>
            <w:tcW w:w="2219" w:type="dxa"/>
          </w:tcPr>
          <w:p w14:paraId="26A7B00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tel</w:t>
            </w:r>
          </w:p>
        </w:tc>
        <w:tc>
          <w:tcPr>
            <w:tcW w:w="2240" w:type="dxa"/>
          </w:tcPr>
          <w:p w14:paraId="0A197FF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14:paraId="0F4E3A9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0832109999</w:t>
            </w:r>
          </w:p>
        </w:tc>
        <w:tc>
          <w:tcPr>
            <w:tcW w:w="2230" w:type="dxa"/>
          </w:tcPr>
          <w:p w14:paraId="472B4864" w14:textId="77777777" w:rsidR="00A526AC" w:rsidRPr="00A827EA" w:rsidRDefault="00A526AC" w:rsidP="00227AD4">
            <w:pPr>
              <w:rPr>
                <w:rFonts w:ascii="Times New Roman" w:hAnsi="Times New Roman" w:cs="Times New Roman"/>
                <w:sz w:val="24"/>
                <w:szCs w:val="24"/>
              </w:rPr>
            </w:pPr>
          </w:p>
        </w:tc>
      </w:tr>
    </w:tbl>
    <w:p w14:paraId="21EC96BF" w14:textId="77777777" w:rsidR="00A526AC" w:rsidRPr="00A827EA" w:rsidRDefault="00A526AC" w:rsidP="00A526AC"/>
    <w:p w14:paraId="0C5FD703"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53C8355A" w14:textId="77777777" w:rsidR="00A526AC" w:rsidRPr="00A827EA" w:rsidRDefault="00A526AC"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14:paraId="42B39E6E" w14:textId="77777777" w:rsidR="00A526AC" w:rsidRPr="00A827EA" w:rsidRDefault="00A526AC"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14:paraId="7FD1A88A" w14:textId="77777777" w:rsidR="00A526AC" w:rsidRPr="00A827EA" w:rsidRDefault="00A526AC" w:rsidP="00A74832">
      <w:pPr>
        <w:numPr>
          <w:ilvl w:val="0"/>
          <w:numId w:val="2"/>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14:paraId="293BBA62" w14:textId="77777777" w:rsidR="00A526AC" w:rsidRDefault="00A526AC" w:rsidP="00A74832">
      <w:pPr>
        <w:numPr>
          <w:ilvl w:val="0"/>
          <w:numId w:val="2"/>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14:paraId="736A0C01" w14:textId="77777777" w:rsidR="00EA55A4" w:rsidRPr="00A827EA" w:rsidRDefault="00EA55A4"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mobile application.</w:t>
      </w:r>
    </w:p>
    <w:p w14:paraId="465B6A5D" w14:textId="77777777" w:rsidR="00EA55A4" w:rsidRPr="00A827EA" w:rsidRDefault="00EA55A4" w:rsidP="00A526AC">
      <w:pPr>
        <w:rPr>
          <w:rFonts w:ascii="Times New Roman" w:hAnsi="Times New Roman" w:cs="Times New Roman"/>
          <w:sz w:val="24"/>
          <w:szCs w:val="24"/>
        </w:rPr>
      </w:pPr>
    </w:p>
    <w:p w14:paraId="3C0C501F" w14:textId="77777777"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14:paraId="3F6A830A" w14:textId="77777777"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 xml:space="preserve">A. if Lecturer input data in the wrong format, the system should provide the error message as followed: </w:t>
      </w:r>
    </w:p>
    <w:p w14:paraId="7431DEF0"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Lecturer’s password must be only 4-16 characters”</w:t>
      </w:r>
    </w:p>
    <w:p w14:paraId="384281E4"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Lecturer’s name must be the combination of alphabet and space only”</w:t>
      </w:r>
    </w:p>
    <w:p w14:paraId="6A7DE676" w14:textId="77777777"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Tel format: The error message is “The Lecturer’s tel must be number only”</w:t>
      </w:r>
    </w:p>
    <w:p w14:paraId="7AFF2683" w14:textId="77777777" w:rsidR="00A526AC" w:rsidRPr="00B02AC2"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w:t>
      </w:r>
      <w:r w:rsidRPr="008529AA">
        <w:rPr>
          <w:rFonts w:ascii="Times New Roman" w:hAnsi="Times New Roman" w:cs="Times New Roman"/>
          <w:sz w:val="24"/>
          <w:szCs w:val="24"/>
        </w:rPr>
        <w:t xml:space="preserve"> </w:t>
      </w:r>
      <w:r>
        <w:rPr>
          <w:rFonts w:ascii="Times New Roman" w:hAnsi="Times New Roman" w:cs="Times New Roman"/>
          <w:sz w:val="24"/>
          <w:szCs w:val="24"/>
        </w:rPr>
        <w:t>wrong lecturer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14:paraId="29757424" w14:textId="77777777" w:rsidR="00A526AC" w:rsidRPr="00A827EA" w:rsidRDefault="00A526AC" w:rsidP="00A526AC">
      <w:pPr>
        <w:ind w:firstLine="720"/>
        <w:rPr>
          <w:rFonts w:ascii="Times New Roman" w:hAnsi="Times New Roman" w:cs="Times New Roman"/>
          <w:b/>
          <w:bCs/>
          <w:sz w:val="24"/>
          <w:szCs w:val="24"/>
        </w:rPr>
      </w:pPr>
    </w:p>
    <w:p w14:paraId="19F548FF" w14:textId="77777777" w:rsidR="00A526AC" w:rsidRPr="00A827EA"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B. if Lecturer submitted the data, but password and confirm password is not matched. The system will display the error message “Password and confirm password is not matched” to Lecturer.</w:t>
      </w:r>
    </w:p>
    <w:p w14:paraId="71FE0FC9" w14:textId="77777777" w:rsidR="00A526AC" w:rsidRDefault="00A526AC" w:rsidP="00A526AC">
      <w:pPr>
        <w:rPr>
          <w:rFonts w:ascii="Times New Roman" w:hAnsi="Times New Roman" w:cs="Times New Roman"/>
          <w:sz w:val="24"/>
          <w:szCs w:val="24"/>
        </w:rPr>
      </w:pPr>
    </w:p>
    <w:p w14:paraId="3AB09837" w14:textId="77777777" w:rsidR="00A526AC" w:rsidRDefault="00A526AC" w:rsidP="00A526AC">
      <w:pPr>
        <w:rPr>
          <w:rFonts w:ascii="Times New Roman" w:hAnsi="Times New Roman" w:cs="Times New Roman"/>
          <w:sz w:val="24"/>
          <w:szCs w:val="24"/>
        </w:rPr>
      </w:pPr>
    </w:p>
    <w:p w14:paraId="23CC5C1C" w14:textId="77777777" w:rsidR="00A526AC" w:rsidRDefault="00A526AC" w:rsidP="00A526AC">
      <w:pPr>
        <w:rPr>
          <w:rFonts w:ascii="Times New Roman" w:hAnsi="Times New Roman" w:cs="Times New Roman"/>
          <w:sz w:val="24"/>
          <w:szCs w:val="24"/>
        </w:rPr>
      </w:pPr>
    </w:p>
    <w:p w14:paraId="71F667C0" w14:textId="77777777" w:rsidR="00A526AC" w:rsidRDefault="00A526AC" w:rsidP="00A526AC">
      <w:pPr>
        <w:rPr>
          <w:rFonts w:ascii="Times New Roman" w:hAnsi="Times New Roman" w:cs="Times New Roman"/>
          <w:sz w:val="24"/>
          <w:szCs w:val="24"/>
        </w:rPr>
      </w:pPr>
    </w:p>
    <w:p w14:paraId="14F718D4" w14:textId="77777777" w:rsidR="00A526AC" w:rsidRDefault="00A526AC" w:rsidP="00A526AC">
      <w:pPr>
        <w:rPr>
          <w:rFonts w:ascii="Times New Roman" w:hAnsi="Times New Roman" w:cs="Times New Roman"/>
          <w:sz w:val="24"/>
          <w:szCs w:val="24"/>
        </w:rPr>
      </w:pPr>
    </w:p>
    <w:p w14:paraId="66803C07" w14:textId="77777777" w:rsidR="00A526AC" w:rsidRDefault="00A526AC" w:rsidP="00A526AC">
      <w:pPr>
        <w:rPr>
          <w:rFonts w:ascii="Times New Roman" w:hAnsi="Times New Roman" w:cs="Times New Roman"/>
          <w:sz w:val="24"/>
          <w:szCs w:val="24"/>
        </w:rPr>
      </w:pPr>
    </w:p>
    <w:p w14:paraId="608BCF87" w14:textId="77777777" w:rsidR="00A526AC" w:rsidRDefault="00A526AC" w:rsidP="00A526AC">
      <w:pPr>
        <w:rPr>
          <w:rFonts w:ascii="Times New Roman" w:hAnsi="Times New Roman" w:cs="Times New Roman"/>
          <w:sz w:val="24"/>
          <w:szCs w:val="24"/>
        </w:rPr>
      </w:pPr>
    </w:p>
    <w:p w14:paraId="6EA558F7" w14:textId="77777777" w:rsidR="00A526AC" w:rsidRDefault="00A526AC" w:rsidP="00A526AC">
      <w:pPr>
        <w:rPr>
          <w:rFonts w:ascii="Times New Roman" w:hAnsi="Times New Roman" w:cs="Times New Roman"/>
          <w:sz w:val="24"/>
          <w:szCs w:val="24"/>
        </w:rPr>
      </w:pPr>
    </w:p>
    <w:p w14:paraId="5852DD49" w14:textId="77777777" w:rsidR="00A526AC" w:rsidRDefault="00A526AC" w:rsidP="00A526AC">
      <w:pPr>
        <w:rPr>
          <w:rFonts w:ascii="Times New Roman" w:hAnsi="Times New Roman" w:cs="Times New Roman"/>
          <w:sz w:val="24"/>
          <w:szCs w:val="24"/>
        </w:rPr>
      </w:pPr>
    </w:p>
    <w:p w14:paraId="7E002689" w14:textId="77777777" w:rsidR="00A526AC" w:rsidRDefault="00A526AC" w:rsidP="00A526AC">
      <w:pPr>
        <w:rPr>
          <w:rFonts w:ascii="Times New Roman" w:hAnsi="Times New Roman" w:cs="Times New Roman"/>
          <w:sz w:val="24"/>
          <w:szCs w:val="24"/>
        </w:rPr>
      </w:pPr>
    </w:p>
    <w:p w14:paraId="66D360FC" w14:textId="77777777" w:rsidR="00A526AC" w:rsidRDefault="00A526AC" w:rsidP="00A526AC">
      <w:pPr>
        <w:rPr>
          <w:rFonts w:ascii="Times New Roman" w:hAnsi="Times New Roman" w:cs="Times New Roman"/>
          <w:sz w:val="24"/>
          <w:szCs w:val="24"/>
        </w:rPr>
      </w:pPr>
    </w:p>
    <w:p w14:paraId="563C9044" w14:textId="77777777" w:rsidR="00A526AC" w:rsidRDefault="00A526AC" w:rsidP="00A526AC">
      <w:pPr>
        <w:rPr>
          <w:rFonts w:ascii="Times New Roman" w:hAnsi="Times New Roman" w:cs="Times New Roman"/>
          <w:sz w:val="24"/>
          <w:szCs w:val="24"/>
        </w:rPr>
      </w:pPr>
    </w:p>
    <w:p w14:paraId="6C77700B" w14:textId="77777777" w:rsidR="00A526AC" w:rsidRDefault="00A526AC" w:rsidP="00A526AC">
      <w:pPr>
        <w:rPr>
          <w:rFonts w:ascii="Times New Roman" w:hAnsi="Times New Roman" w:cs="Times New Roman"/>
          <w:sz w:val="24"/>
          <w:szCs w:val="24"/>
        </w:rPr>
      </w:pPr>
    </w:p>
    <w:p w14:paraId="3D12530D" w14:textId="77777777" w:rsidR="00A526AC" w:rsidRDefault="00A526AC" w:rsidP="00A526AC">
      <w:pPr>
        <w:rPr>
          <w:rFonts w:ascii="Times New Roman" w:hAnsi="Times New Roman" w:cs="Times New Roman"/>
          <w:sz w:val="24"/>
          <w:szCs w:val="24"/>
        </w:rPr>
      </w:pPr>
    </w:p>
    <w:p w14:paraId="0308F9B6" w14:textId="77777777" w:rsidR="00A526AC" w:rsidRDefault="00A526AC" w:rsidP="00A526AC">
      <w:pPr>
        <w:rPr>
          <w:rFonts w:ascii="Times New Roman" w:hAnsi="Times New Roman" w:cs="Times New Roman"/>
          <w:sz w:val="24"/>
          <w:szCs w:val="24"/>
        </w:rPr>
      </w:pPr>
    </w:p>
    <w:p w14:paraId="0A606262" w14:textId="77777777" w:rsidR="00A526AC" w:rsidRDefault="00A526AC" w:rsidP="00A526AC">
      <w:pPr>
        <w:rPr>
          <w:rFonts w:ascii="Times New Roman" w:hAnsi="Times New Roman" w:cs="Times New Roman"/>
          <w:sz w:val="24"/>
          <w:szCs w:val="24"/>
        </w:rPr>
      </w:pPr>
    </w:p>
    <w:p w14:paraId="2EAB03F9" w14:textId="77777777" w:rsidR="00344883" w:rsidRDefault="00344883" w:rsidP="00A526AC">
      <w:pPr>
        <w:rPr>
          <w:rFonts w:ascii="Times New Roman" w:hAnsi="Times New Roman" w:cs="Times New Roman"/>
          <w:sz w:val="24"/>
          <w:szCs w:val="24"/>
        </w:rPr>
      </w:pPr>
    </w:p>
    <w:p w14:paraId="71C44508" w14:textId="77777777"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w:t>
      </w:r>
      <w:r w:rsidR="005F1777">
        <w:rPr>
          <w:rFonts w:ascii="Times New Roman" w:hAnsi="Times New Roman" w:cs="Times New Roman"/>
          <w:b/>
          <w:bCs/>
          <w:sz w:val="29"/>
          <w:szCs w:val="29"/>
        </w:rPr>
        <w:t xml:space="preserve">quirement Specification of URS </w:t>
      </w:r>
      <w:r w:rsidRPr="00557E4C">
        <w:rPr>
          <w:rFonts w:ascii="Times New Roman" w:hAnsi="Times New Roman" w:cs="Times New Roman"/>
          <w:b/>
          <w:bCs/>
          <w:sz w:val="29"/>
          <w:szCs w:val="29"/>
        </w:rPr>
        <w:t>3</w:t>
      </w:r>
      <w:r w:rsidR="005F1777">
        <w:rPr>
          <w:rFonts w:ascii="Times New Roman" w:hAnsi="Times New Roman" w:cs="Times New Roman"/>
          <w:b/>
          <w:bCs/>
          <w:sz w:val="29"/>
          <w:szCs w:val="29"/>
        </w:rPr>
        <w:t>.2</w:t>
      </w:r>
    </w:p>
    <w:p w14:paraId="11992FD8" w14:textId="77777777" w:rsidR="00A526AC" w:rsidRPr="000B5927" w:rsidRDefault="00A526AC" w:rsidP="00A526AC"/>
    <w:p w14:paraId="3CCD2AF0" w14:textId="77777777"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25F51F3E"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 xml:space="preserve">SRS </w:t>
      </w:r>
      <w:r>
        <w:rPr>
          <w:rFonts w:ascii="Times New Roman" w:hAnsi="Times New Roman" w:cs="Times New Roman"/>
          <w:b/>
          <w:bCs/>
          <w:sz w:val="24"/>
          <w:szCs w:val="24"/>
        </w:rPr>
        <w:t xml:space="preserve">3-1.2: </w:t>
      </w:r>
      <w:r>
        <w:rPr>
          <w:rFonts w:ascii="Times New Roman" w:hAnsi="Times New Roman" w:cs="Times New Roman"/>
          <w:sz w:val="24"/>
          <w:szCs w:val="24"/>
        </w:rPr>
        <w:t>The system shall redirect to Lecturer personal information interface on the mobile application.</w:t>
      </w:r>
    </w:p>
    <w:p w14:paraId="47BC5022"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3-2.2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w:t>
      </w:r>
      <w:r>
        <w:rPr>
          <w:rFonts w:ascii="Times New Roman" w:hAnsi="Times New Roman" w:cs="Times New Roman"/>
          <w:sz w:val="24"/>
          <w:szCs w:val="24"/>
        </w:rPr>
        <w:t xml:space="preserve"> </w:t>
      </w:r>
      <w:r w:rsidRPr="00031398">
        <w:rPr>
          <w:rFonts w:ascii="Times New Roman" w:hAnsi="Times New Roman" w:cs="Times New Roman"/>
          <w:sz w:val="24"/>
          <w:szCs w:val="24"/>
        </w:rPr>
        <w:t>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lecturer password, lecturer name, lecturer faculty, lecturer department, </w:t>
      </w:r>
      <w:r>
        <w:rPr>
          <w:rFonts w:ascii="Times New Roman" w:hAnsi="Times New Roman" w:cs="Times New Roman"/>
          <w:sz w:val="24"/>
          <w:szCs w:val="24"/>
        </w:rPr>
        <w:t xml:space="preserve">lecturer email, </w:t>
      </w:r>
      <w:r w:rsidRPr="00031398">
        <w:rPr>
          <w:rFonts w:ascii="Times New Roman" w:hAnsi="Times New Roman" w:cs="Times New Roman"/>
          <w:sz w:val="24"/>
          <w:szCs w:val="24"/>
        </w:rPr>
        <w:t>and lecturer tel for Lecturer edits his/her personal information into the system.</w:t>
      </w:r>
    </w:p>
    <w:p w14:paraId="1E5B148D"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3-3.2</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update Lecturer personal information</w:t>
      </w:r>
      <w:r>
        <w:rPr>
          <w:rFonts w:ascii="Times New Roman" w:hAnsi="Times New Roman" w:cs="Times New Roman"/>
          <w:sz w:val="24"/>
          <w:szCs w:val="24"/>
        </w:rPr>
        <w:t xml:space="preserve"> into the system after Lecturer submits to edit his/her personal information from 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14:paraId="273023CA"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3-4.2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Lecturer</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Lecturer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14:paraId="7CD9C98E"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3-5.2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 after Lecturer submitted his/her personal information from 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w:t>
      </w:r>
    </w:p>
    <w:p w14:paraId="4A16503C"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3-6.2</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password must be only 4-16 characters” when the lecturer password format is wrong.</w:t>
      </w:r>
    </w:p>
    <w:p w14:paraId="5510ED2E" w14:textId="77777777" w:rsidR="005F1777" w:rsidRPr="00031398" w:rsidRDefault="005F1777" w:rsidP="005F1777">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 3-7.2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Lecturer’s name must be the combination of alphabet and space only” when the lecturer name format is wrong.</w:t>
      </w:r>
    </w:p>
    <w:p w14:paraId="0567E052"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3-8.2</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tel must be number only” when the lecturer tel format is wrong.</w:t>
      </w:r>
    </w:p>
    <w:p w14:paraId="7D155EC3"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3-9.2</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031398">
        <w:rPr>
          <w:rFonts w:ascii="Times New Roman" w:hAnsi="Times New Roman" w:cs="Times New Roman"/>
          <w:sz w:val="24"/>
          <w:szCs w:val="24"/>
        </w:rPr>
        <w:t>” when th</w:t>
      </w:r>
      <w:r>
        <w:rPr>
          <w:rFonts w:ascii="Times New Roman" w:hAnsi="Times New Roman" w:cs="Times New Roman"/>
          <w:sz w:val="24"/>
          <w:szCs w:val="24"/>
        </w:rPr>
        <w:t>e lecturer email format is wrong.</w:t>
      </w:r>
    </w:p>
    <w:p w14:paraId="37E148CA"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3-10.2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14:paraId="58B2413A"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3-11.2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14:paraId="497D31BA" w14:textId="77777777" w:rsidR="00A526AC" w:rsidRPr="00A827EA" w:rsidRDefault="00A526AC" w:rsidP="00A526AC">
      <w:pPr>
        <w:rPr>
          <w:rFonts w:ascii="Times New Roman" w:hAnsi="Times New Roman" w:cs="Times New Roman"/>
          <w:sz w:val="24"/>
          <w:szCs w:val="24"/>
        </w:rPr>
      </w:pPr>
    </w:p>
    <w:p w14:paraId="62E9765F" w14:textId="77777777" w:rsidR="00A526AC" w:rsidRDefault="00A526AC" w:rsidP="00A526AC">
      <w:pPr>
        <w:rPr>
          <w:rFonts w:ascii="Times New Roman" w:hAnsi="Times New Roman" w:cs="Times New Roman"/>
          <w:sz w:val="24"/>
          <w:szCs w:val="24"/>
        </w:rPr>
      </w:pPr>
    </w:p>
    <w:p w14:paraId="316F177E" w14:textId="77777777" w:rsidR="00344883" w:rsidRPr="00A827EA" w:rsidRDefault="00344883" w:rsidP="00A526AC">
      <w:pPr>
        <w:rPr>
          <w:rFonts w:ascii="Times New Roman" w:hAnsi="Times New Roman" w:cs="Times New Roman"/>
          <w:sz w:val="24"/>
          <w:szCs w:val="24"/>
        </w:rPr>
      </w:pPr>
    </w:p>
    <w:p w14:paraId="0DE515B7" w14:textId="77777777" w:rsidR="00C43F4B" w:rsidRPr="00565BEE" w:rsidRDefault="00C43F4B" w:rsidP="00C43F4B">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4.4 Student </w:t>
      </w:r>
      <w:r w:rsidR="005F1777">
        <w:rPr>
          <w:rFonts w:ascii="Times New Roman" w:hAnsi="Times New Roman" w:cs="Times New Roman"/>
          <w:b/>
          <w:bCs/>
          <w:i w:val="0"/>
          <w:iCs w:val="0"/>
          <w:sz w:val="36"/>
          <w:szCs w:val="36"/>
        </w:rPr>
        <w:t xml:space="preserve">edits personal information (UC </w:t>
      </w:r>
      <w:r>
        <w:rPr>
          <w:rFonts w:ascii="Times New Roman" w:hAnsi="Times New Roman" w:cs="Times New Roman"/>
          <w:b/>
          <w:bCs/>
          <w:i w:val="0"/>
          <w:iCs w:val="0"/>
          <w:sz w:val="36"/>
          <w:szCs w:val="36"/>
        </w:rPr>
        <w:t>4</w:t>
      </w:r>
      <w:r w:rsidR="005F177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287ED843" w14:textId="77777777" w:rsidR="00A526AC" w:rsidRDefault="00A526AC" w:rsidP="00A526AC">
      <w:pPr>
        <w:rPr>
          <w:rFonts w:ascii="Times New Roman" w:hAnsi="Times New Roman" w:cs="Times New Roman"/>
          <w:sz w:val="24"/>
          <w:szCs w:val="24"/>
        </w:rPr>
      </w:pPr>
    </w:p>
    <w:p w14:paraId="253B4075" w14:textId="77777777" w:rsidR="00C43F4B" w:rsidRDefault="00C43F4B" w:rsidP="00A526AC">
      <w:pPr>
        <w:rPr>
          <w:rFonts w:ascii="Times New Roman" w:hAnsi="Times New Roman" w:cs="Times New Roman"/>
          <w:sz w:val="24"/>
          <w:szCs w:val="24"/>
        </w:rPr>
      </w:pPr>
    </w:p>
    <w:p w14:paraId="6D24923B" w14:textId="77777777" w:rsidR="00C43F4B" w:rsidRDefault="00C43F4B" w:rsidP="00A526AC">
      <w:pPr>
        <w:rPr>
          <w:rFonts w:ascii="Times New Roman" w:hAnsi="Times New Roman" w:cs="Times New Roman"/>
          <w:sz w:val="24"/>
          <w:szCs w:val="24"/>
        </w:rPr>
      </w:pPr>
    </w:p>
    <w:p w14:paraId="2F0AD772" w14:textId="77777777" w:rsidR="00C43F4B" w:rsidRDefault="00C43F4B" w:rsidP="00A526AC">
      <w:pPr>
        <w:rPr>
          <w:rFonts w:ascii="Times New Roman" w:hAnsi="Times New Roman" w:cs="Times New Roman"/>
          <w:sz w:val="24"/>
          <w:szCs w:val="24"/>
        </w:rPr>
      </w:pPr>
      <w:r>
        <w:rPr>
          <w:rFonts w:ascii="Times New Roman" w:hAnsi="Times New Roman" w:cs="Times New Roman"/>
          <w:noProof/>
          <w:sz w:val="24"/>
          <w:szCs w:val="24"/>
          <w:lang w:eastAsia="ko-KR"/>
        </w:rPr>
        <w:drawing>
          <wp:anchor distT="0" distB="0" distL="114300" distR="114300" simplePos="0" relativeHeight="251672576" behindDoc="1" locked="0" layoutInCell="1" allowOverlap="1" wp14:anchorId="639DFF3B" wp14:editId="3F556E7F">
            <wp:simplePos x="0" y="0"/>
            <wp:positionH relativeFrom="margin">
              <wp:align>center</wp:align>
            </wp:positionH>
            <wp:positionV relativeFrom="paragraph">
              <wp:posOffset>9525</wp:posOffset>
            </wp:positionV>
            <wp:extent cx="3674110" cy="29718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04_Registration-Mob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4110" cy="2971800"/>
                    </a:xfrm>
                    <a:prstGeom prst="rect">
                      <a:avLst/>
                    </a:prstGeom>
                  </pic:spPr>
                </pic:pic>
              </a:graphicData>
            </a:graphic>
            <wp14:sizeRelH relativeFrom="page">
              <wp14:pctWidth>0</wp14:pctWidth>
            </wp14:sizeRelH>
            <wp14:sizeRelV relativeFrom="page">
              <wp14:pctHeight>0</wp14:pctHeight>
            </wp14:sizeRelV>
          </wp:anchor>
        </w:drawing>
      </w:r>
    </w:p>
    <w:p w14:paraId="4DF80D8D" w14:textId="77777777" w:rsidR="00C43F4B" w:rsidRDefault="00C43F4B" w:rsidP="00A526AC">
      <w:pPr>
        <w:rPr>
          <w:rFonts w:ascii="Times New Roman" w:hAnsi="Times New Roman" w:cs="Times New Roman"/>
          <w:sz w:val="24"/>
          <w:szCs w:val="24"/>
        </w:rPr>
      </w:pPr>
    </w:p>
    <w:p w14:paraId="402CAB98" w14:textId="77777777" w:rsidR="00C43F4B" w:rsidRDefault="00C43F4B" w:rsidP="00A526AC">
      <w:pPr>
        <w:rPr>
          <w:rFonts w:ascii="Times New Roman" w:hAnsi="Times New Roman" w:cs="Times New Roman"/>
          <w:sz w:val="24"/>
          <w:szCs w:val="24"/>
        </w:rPr>
      </w:pPr>
    </w:p>
    <w:p w14:paraId="0CBFCA1A" w14:textId="77777777" w:rsidR="00C43F4B" w:rsidRDefault="00C43F4B" w:rsidP="00A526AC">
      <w:pPr>
        <w:rPr>
          <w:rFonts w:ascii="Times New Roman" w:hAnsi="Times New Roman" w:cs="Times New Roman"/>
          <w:sz w:val="24"/>
          <w:szCs w:val="24"/>
        </w:rPr>
      </w:pPr>
    </w:p>
    <w:p w14:paraId="34B8FFCB" w14:textId="77777777" w:rsidR="00C43F4B" w:rsidRDefault="00C43F4B" w:rsidP="00A526AC">
      <w:pPr>
        <w:rPr>
          <w:rFonts w:ascii="Times New Roman" w:hAnsi="Times New Roman" w:cs="Times New Roman"/>
          <w:sz w:val="24"/>
          <w:szCs w:val="24"/>
        </w:rPr>
      </w:pPr>
    </w:p>
    <w:p w14:paraId="3839D900" w14:textId="77777777" w:rsidR="00C43F4B" w:rsidRDefault="00C43F4B" w:rsidP="00A526AC">
      <w:pPr>
        <w:rPr>
          <w:rFonts w:ascii="Times New Roman" w:hAnsi="Times New Roman" w:cs="Times New Roman"/>
          <w:sz w:val="24"/>
          <w:szCs w:val="24"/>
        </w:rPr>
      </w:pPr>
    </w:p>
    <w:p w14:paraId="1E46AF11" w14:textId="77777777" w:rsidR="00C43F4B" w:rsidRDefault="00C43F4B" w:rsidP="00A526AC">
      <w:pPr>
        <w:rPr>
          <w:rFonts w:ascii="Times New Roman" w:hAnsi="Times New Roman" w:cs="Times New Roman"/>
          <w:sz w:val="24"/>
          <w:szCs w:val="24"/>
        </w:rPr>
      </w:pPr>
    </w:p>
    <w:p w14:paraId="18B6DF64" w14:textId="77777777" w:rsidR="00C43F4B" w:rsidRPr="00A827EA" w:rsidRDefault="00C43F4B" w:rsidP="00A526AC">
      <w:pPr>
        <w:rPr>
          <w:rFonts w:ascii="Times New Roman" w:hAnsi="Times New Roman" w:cs="Times New Roman"/>
          <w:sz w:val="24"/>
          <w:szCs w:val="24"/>
        </w:rPr>
      </w:pPr>
    </w:p>
    <w:p w14:paraId="3AA4CC5B" w14:textId="77777777" w:rsidR="00A526AC" w:rsidRDefault="00A526AC" w:rsidP="00A526AC">
      <w:pPr>
        <w:rPr>
          <w:rFonts w:ascii="Times New Roman" w:hAnsi="Times New Roman" w:cs="Times New Roman"/>
          <w:sz w:val="24"/>
          <w:szCs w:val="24"/>
        </w:rPr>
      </w:pPr>
    </w:p>
    <w:p w14:paraId="5F408E68" w14:textId="77777777" w:rsidR="00C43F4B" w:rsidRDefault="00C43F4B" w:rsidP="00A526AC">
      <w:pPr>
        <w:rPr>
          <w:rFonts w:ascii="Times New Roman" w:hAnsi="Times New Roman" w:cs="Times New Roman"/>
          <w:sz w:val="24"/>
          <w:szCs w:val="24"/>
        </w:rPr>
      </w:pPr>
    </w:p>
    <w:p w14:paraId="4AA41355" w14:textId="77777777" w:rsidR="00C43F4B" w:rsidRDefault="00C43F4B" w:rsidP="00A526AC">
      <w:pPr>
        <w:rPr>
          <w:rFonts w:ascii="Times New Roman" w:hAnsi="Times New Roman" w:cs="Times New Roman"/>
          <w:sz w:val="24"/>
          <w:szCs w:val="24"/>
        </w:rPr>
      </w:pPr>
    </w:p>
    <w:p w14:paraId="13867EC5" w14:textId="77777777" w:rsidR="00C43F4B" w:rsidRDefault="00C43F4B"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43F4B" w:rsidRPr="00227AD4" w14:paraId="36D9D309" w14:textId="77777777" w:rsidTr="000D2048">
        <w:tc>
          <w:tcPr>
            <w:tcW w:w="1818" w:type="dxa"/>
            <w:tcBorders>
              <w:top w:val="single" w:sz="12" w:space="0" w:color="auto"/>
              <w:bottom w:val="single" w:sz="6" w:space="0" w:color="auto"/>
            </w:tcBorders>
            <w:shd w:val="clear" w:color="auto" w:fill="F2F2F2"/>
          </w:tcPr>
          <w:p w14:paraId="29BA0BB5"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615FE4CF" w14:textId="77777777"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UC-04</w:t>
            </w:r>
          </w:p>
        </w:tc>
      </w:tr>
      <w:tr w:rsidR="00C43F4B" w:rsidRPr="00227AD4" w14:paraId="05D55161" w14:textId="77777777" w:rsidTr="000D2048">
        <w:tc>
          <w:tcPr>
            <w:tcW w:w="1818" w:type="dxa"/>
            <w:tcBorders>
              <w:top w:val="single" w:sz="6" w:space="0" w:color="auto"/>
              <w:bottom w:val="single" w:sz="6" w:space="0" w:color="auto"/>
            </w:tcBorders>
            <w:shd w:val="clear" w:color="auto" w:fill="F2F2F2"/>
          </w:tcPr>
          <w:p w14:paraId="5D81C115"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55D9210A" w14:textId="77777777"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edits personal information.</w:t>
            </w:r>
          </w:p>
        </w:tc>
      </w:tr>
      <w:tr w:rsidR="00C43F4B" w:rsidRPr="00227AD4" w14:paraId="33723064" w14:textId="77777777" w:rsidTr="000D2048">
        <w:tc>
          <w:tcPr>
            <w:tcW w:w="1818" w:type="dxa"/>
            <w:tcBorders>
              <w:top w:val="single" w:sz="6" w:space="0" w:color="auto"/>
              <w:bottom w:val="single" w:sz="6" w:space="0" w:color="auto"/>
            </w:tcBorders>
            <w:shd w:val="clear" w:color="auto" w:fill="F2F2F2"/>
          </w:tcPr>
          <w:p w14:paraId="639FBA6C"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01BFA651" w14:textId="77777777"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305C262D"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5A316164" w14:textId="77777777"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C43F4B" w:rsidRPr="00227AD4" w14:paraId="020F3554" w14:textId="77777777" w:rsidTr="000D2048">
        <w:tc>
          <w:tcPr>
            <w:tcW w:w="1818" w:type="dxa"/>
            <w:tcBorders>
              <w:top w:val="single" w:sz="6" w:space="0" w:color="auto"/>
              <w:bottom w:val="single" w:sz="6" w:space="0" w:color="auto"/>
            </w:tcBorders>
            <w:shd w:val="clear" w:color="auto" w:fill="F2F2F2"/>
          </w:tcPr>
          <w:p w14:paraId="3EB737DB"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15E6A9FF" w14:textId="77777777"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4D146285"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22145BB7" w14:textId="77777777"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C43F4B" w:rsidRPr="00227AD4" w14:paraId="056E46A1" w14:textId="77777777" w:rsidTr="000D2048">
        <w:tc>
          <w:tcPr>
            <w:tcW w:w="2628" w:type="dxa"/>
            <w:gridSpan w:val="2"/>
            <w:tcBorders>
              <w:top w:val="single" w:sz="6" w:space="0" w:color="auto"/>
            </w:tcBorders>
          </w:tcPr>
          <w:p w14:paraId="1C7D93AF"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189774F3" w14:textId="77777777"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C43F4B" w:rsidRPr="00227AD4" w14:paraId="2926A9B3" w14:textId="77777777" w:rsidTr="000D2048">
        <w:tc>
          <w:tcPr>
            <w:tcW w:w="2628" w:type="dxa"/>
            <w:gridSpan w:val="2"/>
          </w:tcPr>
          <w:p w14:paraId="72983260"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53D18D4D" w14:textId="77777777" w:rsidR="00C43F4B" w:rsidRPr="00227AD4" w:rsidRDefault="00C43F4B" w:rsidP="00C43F4B">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 edits his/her personal information on the mobile application</w:t>
            </w:r>
            <w:r w:rsidRPr="00227AD4">
              <w:rPr>
                <w:rFonts w:ascii="Times New Roman" w:hAnsi="Times New Roman" w:cs="Times New Roman"/>
                <w:color w:val="000000" w:themeColor="text1"/>
                <w:sz w:val="24"/>
                <w:szCs w:val="24"/>
              </w:rPr>
              <w:t xml:space="preserve">. </w:t>
            </w:r>
          </w:p>
        </w:tc>
      </w:tr>
      <w:tr w:rsidR="00C43F4B" w:rsidRPr="00227AD4" w14:paraId="0526AE8B" w14:textId="77777777" w:rsidTr="000D2048">
        <w:tc>
          <w:tcPr>
            <w:tcW w:w="2628" w:type="dxa"/>
            <w:gridSpan w:val="2"/>
          </w:tcPr>
          <w:p w14:paraId="4B4912FD"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4D6A6161" w14:textId="77777777"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edition personal information </w:t>
            </w:r>
            <w:r w:rsidRPr="007A7F2D">
              <w:rPr>
                <w:rFonts w:ascii="Times New Roman" w:hAnsi="Times New Roman"/>
                <w:color w:val="000000" w:themeColor="text1"/>
                <w:sz w:val="24"/>
                <w:szCs w:val="24"/>
              </w:rPr>
              <w:t>form</w:t>
            </w:r>
          </w:p>
        </w:tc>
      </w:tr>
      <w:tr w:rsidR="00C43F4B" w:rsidRPr="00227AD4" w14:paraId="7A02731F" w14:textId="77777777" w:rsidTr="000D2048">
        <w:trPr>
          <w:trHeight w:val="408"/>
        </w:trPr>
        <w:tc>
          <w:tcPr>
            <w:tcW w:w="2628" w:type="dxa"/>
            <w:gridSpan w:val="2"/>
          </w:tcPr>
          <w:p w14:paraId="3802B7FA"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5B58D579" w14:textId="77777777" w:rsidR="00C43F4B" w:rsidRPr="005F1777" w:rsidRDefault="005F1777" w:rsidP="005F1777">
            <w:pPr>
              <w:contextualSpacing/>
              <w:rPr>
                <w:rFonts w:ascii="Times New Roman" w:hAnsi="Times New Roman" w:cs="Times New Roman"/>
                <w:sz w:val="24"/>
                <w:szCs w:val="24"/>
              </w:rPr>
            </w:pPr>
            <w:r>
              <w:rPr>
                <w:rFonts w:ascii="Times New Roman" w:hAnsi="Times New Roman" w:cs="Times New Roman"/>
                <w:sz w:val="24"/>
                <w:szCs w:val="24"/>
              </w:rPr>
              <w:t>Student enters to Student main page.</w:t>
            </w:r>
          </w:p>
        </w:tc>
      </w:tr>
      <w:tr w:rsidR="00C43F4B" w:rsidRPr="00227AD4" w14:paraId="73B1C802" w14:textId="77777777" w:rsidTr="000D2048">
        <w:tc>
          <w:tcPr>
            <w:tcW w:w="2628" w:type="dxa"/>
            <w:gridSpan w:val="2"/>
          </w:tcPr>
          <w:p w14:paraId="4B07693E"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765D4876" w14:textId="77777777" w:rsidR="00C43F4B" w:rsidRPr="00227AD4" w:rsidRDefault="005F1777" w:rsidP="000D2048">
            <w:pPr>
              <w:rPr>
                <w:rFonts w:ascii="Times New Roman" w:hAnsi="Times New Roman" w:cs="Times New Roman"/>
                <w:color w:val="000000" w:themeColor="text1"/>
                <w:sz w:val="24"/>
                <w:szCs w:val="24"/>
              </w:rPr>
            </w:pPr>
            <w:del w:id="39" w:author="rimi park" w:date="2014-05-19T09:51:00Z">
              <w:r w:rsidDel="00F81C14">
                <w:rPr>
                  <w:rFonts w:ascii="Times New Roman" w:hAnsi="Times New Roman" w:cs="Times New Roman"/>
                  <w:sz w:val="24"/>
                  <w:szCs w:val="24"/>
                </w:rPr>
                <w:delText xml:space="preserve">The system </w:delText>
              </w:r>
              <w:r w:rsidRPr="00031398" w:rsidDel="00F81C14">
                <w:rPr>
                  <w:rFonts w:ascii="Times New Roman" w:hAnsi="Times New Roman" w:cs="Times New Roman"/>
                  <w:sz w:val="24"/>
                  <w:szCs w:val="24"/>
                </w:rPr>
                <w:delText>display</w:delText>
              </w:r>
              <w:r w:rsidDel="00F81C14">
                <w:rPr>
                  <w:rFonts w:ascii="Times New Roman" w:hAnsi="Times New Roman" w:cs="Times New Roman"/>
                  <w:sz w:val="24"/>
                  <w:szCs w:val="24"/>
                </w:rPr>
                <w:delText>s</w:delText>
              </w:r>
            </w:del>
            <w:ins w:id="40" w:author="rimi park" w:date="2014-05-19T09:51:00Z">
              <w:r w:rsidR="00F81C14">
                <w:rPr>
                  <w:rFonts w:ascii="Times New Roman" w:hAnsi="Times New Roman" w:cs="Times New Roman"/>
                  <w:sz w:val="24"/>
                  <w:szCs w:val="24"/>
                </w:rPr>
                <w:t>Student sees</w:t>
              </w:r>
            </w:ins>
            <w:r w:rsidRPr="00031398">
              <w:rPr>
                <w:rFonts w:ascii="Times New Roman" w:hAnsi="Times New Roman" w:cs="Times New Roman"/>
                <w:sz w:val="24"/>
                <w:szCs w:val="24"/>
              </w:rPr>
              <w:t xml:space="preserve">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message</w:t>
            </w:r>
            <w:r>
              <w:rPr>
                <w:rFonts w:ascii="Times New Roman" w:hAnsi="Times New Roman" w:cs="Times New Roman"/>
                <w:sz w:val="24"/>
                <w:szCs w:val="24"/>
              </w:rPr>
              <w:t xml:space="preserve"> on the mobile application.</w:t>
            </w:r>
          </w:p>
        </w:tc>
      </w:tr>
      <w:tr w:rsidR="00C43F4B" w:rsidRPr="00227AD4" w14:paraId="1CBBBD0E" w14:textId="77777777" w:rsidTr="000D2048">
        <w:tc>
          <w:tcPr>
            <w:tcW w:w="2628" w:type="dxa"/>
            <w:gridSpan w:val="2"/>
          </w:tcPr>
          <w:p w14:paraId="0652D95C"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14:paraId="33694FCD" w14:textId="77777777" w:rsidR="00C43F4B" w:rsidRPr="00A827EA" w:rsidDel="00F81C14" w:rsidRDefault="00C43F4B" w:rsidP="00C43F4B">
            <w:pPr>
              <w:numPr>
                <w:ilvl w:val="0"/>
                <w:numId w:val="22"/>
              </w:numPr>
              <w:contextualSpacing/>
              <w:rPr>
                <w:del w:id="41" w:author="rimi park" w:date="2014-05-19T09:51:00Z"/>
                <w:rFonts w:ascii="Times New Roman" w:hAnsi="Times New Roman" w:cs="Times New Roman"/>
                <w:sz w:val="24"/>
                <w:szCs w:val="24"/>
              </w:rPr>
            </w:pPr>
            <w:del w:id="42" w:author="rimi park" w:date="2014-05-19T09:51:00Z">
              <w:r w:rsidDel="00F81C14">
                <w:rPr>
                  <w:rFonts w:ascii="Times New Roman" w:hAnsi="Times New Roman" w:cs="Times New Roman"/>
                  <w:sz w:val="24"/>
                  <w:szCs w:val="24"/>
                </w:rPr>
                <w:delText>Student enters to Student</w:delText>
              </w:r>
              <w:r w:rsidRPr="00A827EA" w:rsidDel="00F81C14">
                <w:rPr>
                  <w:rFonts w:ascii="Times New Roman" w:hAnsi="Times New Roman" w:cs="Times New Roman"/>
                  <w:sz w:val="24"/>
                  <w:szCs w:val="24"/>
                </w:rPr>
                <w:delText xml:space="preserve"> main page.</w:delText>
              </w:r>
            </w:del>
          </w:p>
          <w:p w14:paraId="6A2739D8" w14:textId="77777777" w:rsidR="00C43F4B" w:rsidDel="00F81C14" w:rsidRDefault="00C43F4B" w:rsidP="00C43F4B">
            <w:pPr>
              <w:numPr>
                <w:ilvl w:val="0"/>
                <w:numId w:val="22"/>
              </w:numPr>
              <w:contextualSpacing/>
              <w:rPr>
                <w:del w:id="43" w:author="rimi park" w:date="2014-05-19T09:51:00Z"/>
                <w:rFonts w:ascii="Times New Roman" w:hAnsi="Times New Roman" w:cs="Times New Roman"/>
                <w:sz w:val="24"/>
                <w:szCs w:val="24"/>
              </w:rPr>
            </w:pPr>
            <w:del w:id="44" w:author="rimi park" w:date="2014-05-19T09:51:00Z">
              <w:r w:rsidRPr="005613F3" w:rsidDel="00F81C14">
                <w:rPr>
                  <w:rFonts w:ascii="Times New Roman" w:hAnsi="Times New Roman" w:cs="Times New Roman"/>
                  <w:sz w:val="24"/>
                  <w:szCs w:val="24"/>
                </w:rPr>
                <w:delText>The system redirect</w:delText>
              </w:r>
              <w:r w:rsidDel="00F81C14">
                <w:rPr>
                  <w:rFonts w:ascii="Times New Roman" w:hAnsi="Times New Roman" w:cs="Times New Roman"/>
                  <w:sz w:val="24"/>
                  <w:szCs w:val="24"/>
                </w:rPr>
                <w:delText>s</w:delText>
              </w:r>
              <w:r w:rsidRPr="005613F3" w:rsidDel="00F81C14">
                <w:rPr>
                  <w:rFonts w:ascii="Times New Roman" w:hAnsi="Times New Roman" w:cs="Times New Roman"/>
                  <w:sz w:val="24"/>
                  <w:szCs w:val="24"/>
                </w:rPr>
                <w:delText xml:space="preserve"> to </w:delText>
              </w:r>
              <w:r w:rsidDel="00F81C14">
                <w:rPr>
                  <w:rFonts w:ascii="Times New Roman" w:hAnsi="Times New Roman" w:cs="Times New Roman"/>
                  <w:sz w:val="24"/>
                  <w:szCs w:val="24"/>
                </w:rPr>
                <w:delText>Student</w:delText>
              </w:r>
              <w:r w:rsidRPr="005613F3" w:rsidDel="00F81C14">
                <w:rPr>
                  <w:rFonts w:ascii="Times New Roman" w:hAnsi="Times New Roman" w:cs="Times New Roman"/>
                  <w:sz w:val="24"/>
                  <w:szCs w:val="24"/>
                </w:rPr>
                <w:delText xml:space="preserve"> main page</w:delText>
              </w:r>
              <w:r w:rsidDel="00F81C14">
                <w:rPr>
                  <w:rFonts w:ascii="Times New Roman" w:hAnsi="Times New Roman" w:cs="Times New Roman"/>
                  <w:sz w:val="24"/>
                  <w:szCs w:val="24"/>
                </w:rPr>
                <w:delText xml:space="preserve"> on the mobile application</w:delText>
              </w:r>
              <w:r w:rsidRPr="005613F3" w:rsidDel="00F81C14">
                <w:rPr>
                  <w:rFonts w:ascii="Times New Roman" w:hAnsi="Times New Roman" w:cs="Times New Roman"/>
                  <w:sz w:val="24"/>
                  <w:szCs w:val="24"/>
                </w:rPr>
                <w:delText>.</w:delText>
              </w:r>
            </w:del>
          </w:p>
          <w:p w14:paraId="7DE31385" w14:textId="77777777" w:rsidR="00C43F4B" w:rsidRPr="00A827EA"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 enters to Student p</w:t>
            </w:r>
            <w:r w:rsidRPr="00A827EA">
              <w:rPr>
                <w:rFonts w:ascii="Times New Roman" w:hAnsi="Times New Roman" w:cs="Times New Roman"/>
                <w:sz w:val="24"/>
                <w:szCs w:val="24"/>
              </w:rPr>
              <w:t>ersonal information page.</w:t>
            </w:r>
          </w:p>
          <w:p w14:paraId="0B70BF6B" w14:textId="77777777" w:rsidR="00C43F4B"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 xml:space="preserve">The system redirects to </w:t>
            </w:r>
            <w:r w:rsidR="008B001F">
              <w:rPr>
                <w:rFonts w:ascii="Times New Roman" w:hAnsi="Times New Roman" w:cs="Times New Roman"/>
                <w:sz w:val="24"/>
                <w:szCs w:val="24"/>
              </w:rPr>
              <w:t>Student</w:t>
            </w:r>
            <w:r>
              <w:rPr>
                <w:rFonts w:ascii="Times New Roman" w:hAnsi="Times New Roman" w:cs="Times New Roman"/>
                <w:sz w:val="24"/>
                <w:szCs w:val="24"/>
              </w:rPr>
              <w:t xml:space="preserve"> personal information interface on the mobile application.</w:t>
            </w:r>
          </w:p>
          <w:p w14:paraId="7F6C2723" w14:textId="77777777" w:rsidR="00C43F4B"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provide</w:t>
            </w:r>
            <w:r>
              <w:rPr>
                <w:rFonts w:ascii="Times New Roman" w:hAnsi="Times New Roman" w:cs="Times New Roman"/>
                <w:sz w:val="24"/>
                <w:szCs w:val="24"/>
              </w:rPr>
              <w:t xml:space="preserve">s </w:t>
            </w:r>
            <w:r w:rsidR="008B001F">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password,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name,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faculty,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department, </w:t>
            </w:r>
            <w:r w:rsidR="008B001F">
              <w:rPr>
                <w:rFonts w:ascii="Times New Roman" w:hAnsi="Times New Roman" w:cs="Times New Roman"/>
                <w:sz w:val="24"/>
                <w:szCs w:val="24"/>
              </w:rPr>
              <w:t xml:space="preserve">student address, student email, </w:t>
            </w:r>
            <w:r w:rsidR="008B001F" w:rsidRPr="00031398">
              <w:rPr>
                <w:rFonts w:ascii="Times New Roman" w:hAnsi="Times New Roman" w:cs="Times New Roman"/>
                <w:sz w:val="24"/>
                <w:szCs w:val="24"/>
              </w:rPr>
              <w:t xml:space="preserve">and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tel</w:t>
            </w:r>
            <w:r>
              <w:rPr>
                <w:rFonts w:ascii="Times New Roman" w:hAnsi="Times New Roman" w:cs="Times New Roman"/>
                <w:sz w:val="24"/>
                <w:szCs w:val="24"/>
              </w:rPr>
              <w:t>.</w:t>
            </w:r>
          </w:p>
          <w:p w14:paraId="73265D8D" w14:textId="77777777" w:rsidR="00C43F4B"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sidRPr="00A827EA">
              <w:rPr>
                <w:rFonts w:ascii="Times New Roman" w:hAnsi="Times New Roman" w:cs="Times New Roman"/>
                <w:sz w:val="24"/>
                <w:szCs w:val="24"/>
              </w:rPr>
              <w:t xml:space="preserve"> provides information that want to edit.</w:t>
            </w:r>
          </w:p>
          <w:p w14:paraId="21DFE389" w14:textId="77777777" w:rsidR="00C43F4B"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sidRPr="00A827EA">
              <w:rPr>
                <w:rFonts w:ascii="Times New Roman" w:hAnsi="Times New Roman" w:cs="Times New Roman"/>
                <w:sz w:val="24"/>
                <w:szCs w:val="24"/>
              </w:rPr>
              <w:t xml:space="preserve"> provides confirm password for editing.</w:t>
            </w:r>
          </w:p>
          <w:p w14:paraId="2528B53F" w14:textId="77777777" w:rsidR="00C43F4B" w:rsidRPr="00A74832"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Pr>
                <w:rFonts w:ascii="Times New Roman" w:hAnsi="Times New Roman" w:cs="Times New Roman"/>
                <w:sz w:val="24"/>
                <w:szCs w:val="24"/>
              </w:rPr>
              <w:t xml:space="preserve"> submits edition personal information on the mobile application.</w:t>
            </w:r>
          </w:p>
          <w:p w14:paraId="25BDE763" w14:textId="77777777" w:rsidR="00C43F4B" w:rsidRDefault="00C43F4B" w:rsidP="00C43F4B">
            <w:pPr>
              <w:numPr>
                <w:ilvl w:val="0"/>
                <w:numId w:val="22"/>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The system validate</w:t>
            </w:r>
            <w:r>
              <w:rPr>
                <w:rFonts w:ascii="Times New Roman" w:hAnsi="Times New Roman" w:cs="Times New Roman"/>
                <w:sz w:val="24"/>
                <w:szCs w:val="24"/>
              </w:rPr>
              <w:t>s</w:t>
            </w:r>
            <w:r w:rsidRPr="00031398">
              <w:rPr>
                <w:rFonts w:ascii="Times New Roman" w:hAnsi="Times New Roman" w:cs="Times New Roman"/>
                <w:sz w:val="24"/>
                <w:szCs w:val="24"/>
              </w:rPr>
              <w:t xml:space="preserve"> the format of 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031398">
              <w:rPr>
                <w:rFonts w:ascii="Times New Roman" w:hAnsi="Times New Roman" w:cs="Times New Roman"/>
                <w:sz w:val="24"/>
                <w:szCs w:val="24"/>
              </w:rPr>
              <w:t>personal information</w:t>
            </w:r>
            <w:r>
              <w:rPr>
                <w:rFonts w:ascii="Times New Roman" w:hAnsi="Times New Roman" w:cs="Times New Roman"/>
                <w:color w:val="000000" w:themeColor="text1"/>
                <w:sz w:val="24"/>
                <w:szCs w:val="24"/>
              </w:rPr>
              <w:t>.</w:t>
            </w:r>
          </w:p>
          <w:p w14:paraId="01628EF8" w14:textId="77777777" w:rsidR="00C43F4B" w:rsidRDefault="00C43F4B" w:rsidP="00C43F4B">
            <w:pPr>
              <w:numPr>
                <w:ilvl w:val="0"/>
                <w:numId w:val="22"/>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031398">
              <w:rPr>
                <w:rFonts w:ascii="Times New Roman" w:hAnsi="Times New Roman" w:cs="Times New Roman"/>
                <w:sz w:val="24"/>
                <w:szCs w:val="24"/>
              </w:rPr>
              <w:t xml:space="preserve"> the similarity of password and confirm password</w:t>
            </w:r>
          </w:p>
          <w:p w14:paraId="3D1376F1" w14:textId="77777777" w:rsidR="00C43F4B" w:rsidRPr="00A74832" w:rsidRDefault="00C43F4B" w:rsidP="00C43F4B">
            <w:pPr>
              <w:numPr>
                <w:ilvl w:val="0"/>
                <w:numId w:val="22"/>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update</w:t>
            </w:r>
            <w:r>
              <w:rPr>
                <w:rFonts w:ascii="Times New Roman" w:hAnsi="Times New Roman" w:cs="Times New Roman"/>
                <w:sz w:val="24"/>
                <w:szCs w:val="24"/>
              </w:rPr>
              <w:t>s</w:t>
            </w:r>
            <w:r w:rsidRPr="00031398">
              <w:rPr>
                <w:rFonts w:ascii="Times New Roman" w:hAnsi="Times New Roman" w:cs="Times New Roman"/>
                <w:sz w:val="24"/>
                <w:szCs w:val="24"/>
              </w:rPr>
              <w:t xml:space="preserve"> </w:t>
            </w:r>
            <w:r w:rsidR="008B001F">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w:t>
            </w:r>
          </w:p>
          <w:p w14:paraId="2EC6D3E5" w14:textId="77777777" w:rsidR="00C43F4B" w:rsidRPr="002F24A0" w:rsidRDefault="00C43F4B" w:rsidP="00C43F4B">
            <w:pPr>
              <w:numPr>
                <w:ilvl w:val="0"/>
                <w:numId w:val="22"/>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031398">
              <w:rPr>
                <w:rFonts w:ascii="Times New Roman" w:hAnsi="Times New Roman" w:cs="Times New Roman"/>
                <w:sz w:val="24"/>
                <w:szCs w:val="24"/>
              </w:rPr>
              <w:t>display</w:t>
            </w:r>
            <w:r>
              <w:rPr>
                <w:rFonts w:ascii="Times New Roman" w:hAnsi="Times New Roman" w:cs="Times New Roman"/>
                <w:sz w:val="24"/>
                <w:szCs w:val="24"/>
              </w:rPr>
              <w:t>s</w:t>
            </w:r>
            <w:r w:rsidRPr="00031398">
              <w:rPr>
                <w:rFonts w:ascii="Times New Roman" w:hAnsi="Times New Roman" w:cs="Times New Roman"/>
                <w:sz w:val="24"/>
                <w:szCs w:val="24"/>
              </w:rPr>
              <w:t xml:space="preserve">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message</w:t>
            </w:r>
            <w:r>
              <w:rPr>
                <w:rFonts w:ascii="Times New Roman" w:hAnsi="Times New Roman" w:cs="Times New Roman"/>
                <w:sz w:val="24"/>
                <w:szCs w:val="24"/>
              </w:rPr>
              <w:t xml:space="preserve"> on the mobile application.</w:t>
            </w:r>
          </w:p>
        </w:tc>
      </w:tr>
      <w:tr w:rsidR="00C43F4B" w:rsidRPr="00227AD4" w14:paraId="2D1ADC5F" w14:textId="77777777" w:rsidTr="000D2048">
        <w:tc>
          <w:tcPr>
            <w:tcW w:w="2628" w:type="dxa"/>
            <w:gridSpan w:val="2"/>
          </w:tcPr>
          <w:p w14:paraId="695072CA"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14:paraId="4E508BC5" w14:textId="77777777" w:rsidR="00C43F4B" w:rsidRPr="00227AD4" w:rsidRDefault="00C43F4B" w:rsidP="000D2048">
            <w:pPr>
              <w:jc w:val="right"/>
              <w:rPr>
                <w:rFonts w:ascii="Times New Roman" w:hAnsi="Times New Roman" w:cs="Times New Roman"/>
                <w:b/>
                <w:color w:val="000000" w:themeColor="text1"/>
                <w:sz w:val="24"/>
                <w:szCs w:val="24"/>
              </w:rPr>
            </w:pPr>
          </w:p>
        </w:tc>
        <w:tc>
          <w:tcPr>
            <w:tcW w:w="7110" w:type="dxa"/>
            <w:gridSpan w:val="3"/>
          </w:tcPr>
          <w:p w14:paraId="030EDCFC" w14:textId="77777777" w:rsidR="00C43F4B" w:rsidRPr="00227AD4" w:rsidRDefault="00C43F4B" w:rsidP="000D2048">
            <w:pPr>
              <w:pStyle w:val="Hints"/>
              <w:rPr>
                <w:rFonts w:ascii="Times New Roman" w:hAnsi="Times New Roman"/>
                <w:color w:val="000000" w:themeColor="text1"/>
                <w:sz w:val="24"/>
                <w:szCs w:val="24"/>
              </w:rPr>
            </w:pPr>
          </w:p>
          <w:p w14:paraId="6C406FE8" w14:textId="77777777" w:rsidR="00C43F4B" w:rsidRDefault="00C43F4B" w:rsidP="000D2048">
            <w:pPr>
              <w:rPr>
                <w:rFonts w:ascii="Times New Roman" w:hAnsi="Times New Roman" w:cs="Times New Roman"/>
                <w:sz w:val="24"/>
                <w:szCs w:val="24"/>
              </w:rPr>
            </w:pPr>
            <w:r>
              <w:rPr>
                <w:rFonts w:ascii="Times New Roman" w:hAnsi="Times New Roman" w:cs="Times New Roman"/>
                <w:sz w:val="24"/>
                <w:szCs w:val="24"/>
              </w:rPr>
              <w:t>9C.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w:t>
            </w:r>
            <w:r w:rsidRPr="00A827EA">
              <w:rPr>
                <w:rFonts w:ascii="Times New Roman" w:hAnsi="Times New Roman" w:cs="Times New Roman"/>
                <w:sz w:val="24"/>
                <w:szCs w:val="24"/>
              </w:rPr>
              <w:t xml:space="preserve">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7F12189B" w14:textId="77777777" w:rsidR="00C43F4B" w:rsidRPr="00A922DA"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5 </w:t>
            </w:r>
            <w:r w:rsidRPr="00227AD4">
              <w:rPr>
                <w:rFonts w:ascii="Times New Roman" w:hAnsi="Times New Roman"/>
                <w:color w:val="000000" w:themeColor="text1"/>
                <w:sz w:val="24"/>
                <w:szCs w:val="24"/>
              </w:rPr>
              <w:t>of normal flow.</w:t>
            </w:r>
          </w:p>
          <w:p w14:paraId="7446F6DB" w14:textId="77777777" w:rsidR="00C43F4B" w:rsidRPr="00A922DA" w:rsidRDefault="00C43F4B" w:rsidP="000D2048">
            <w:pPr>
              <w:rPr>
                <w:rFonts w:ascii="Times New Roman" w:hAnsi="Times New Roman" w:cs="Times New Roman"/>
                <w:sz w:val="24"/>
                <w:szCs w:val="24"/>
              </w:rPr>
            </w:pPr>
          </w:p>
          <w:p w14:paraId="617915D6" w14:textId="77777777" w:rsidR="00C43F4B" w:rsidRDefault="00C43F4B" w:rsidP="000D2048">
            <w:pPr>
              <w:rPr>
                <w:rFonts w:ascii="Times New Roman" w:hAnsi="Times New Roman" w:cs="Times New Roman"/>
                <w:sz w:val="24"/>
                <w:szCs w:val="24"/>
              </w:rPr>
            </w:pPr>
            <w:r>
              <w:rPr>
                <w:rFonts w:ascii="Times New Roman" w:hAnsi="Times New Roman" w:cs="Times New Roman"/>
                <w:sz w:val="24"/>
                <w:szCs w:val="24"/>
              </w:rPr>
              <w:t>9D.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7D478A54" w14:textId="77777777"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14:paraId="3C92C5AE" w14:textId="77777777" w:rsidR="00C43F4B" w:rsidRDefault="00C43F4B" w:rsidP="000D2048">
            <w:pPr>
              <w:rPr>
                <w:rFonts w:ascii="Times New Roman" w:hAnsi="Times New Roman" w:cs="Times New Roman"/>
                <w:sz w:val="24"/>
                <w:szCs w:val="24"/>
              </w:rPr>
            </w:pPr>
          </w:p>
          <w:p w14:paraId="65B68624" w14:textId="77777777" w:rsidR="00C43F4B" w:rsidRDefault="00C43F4B" w:rsidP="000D2048">
            <w:pPr>
              <w:rPr>
                <w:rFonts w:ascii="Times New Roman" w:hAnsi="Times New Roman" w:cs="Times New Roman"/>
                <w:sz w:val="24"/>
                <w:szCs w:val="24"/>
              </w:rPr>
            </w:pPr>
            <w:r>
              <w:rPr>
                <w:rFonts w:ascii="Times New Roman" w:hAnsi="Times New Roman" w:cs="Times New Roman"/>
                <w:sz w:val="24"/>
                <w:szCs w:val="24"/>
              </w:rPr>
              <w:t>9E.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t</w:t>
            </w:r>
            <w:r w:rsidRPr="00A827EA">
              <w:rPr>
                <w:rFonts w:ascii="Times New Roman" w:hAnsi="Times New Roman" w:cs="Times New Roman"/>
                <w:sz w:val="24"/>
                <w:szCs w:val="24"/>
              </w:rPr>
              <w:t xml:space="preserve">el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2644FC6E" w14:textId="77777777"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tel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14:paraId="3F94CA46" w14:textId="77777777" w:rsidR="00C43F4B" w:rsidRDefault="00C43F4B" w:rsidP="000D2048">
            <w:pPr>
              <w:rPr>
                <w:rFonts w:ascii="Times New Roman" w:hAnsi="Times New Roman" w:cs="Times New Roman"/>
                <w:sz w:val="24"/>
                <w:szCs w:val="24"/>
              </w:rPr>
            </w:pPr>
          </w:p>
          <w:p w14:paraId="4A20AFC1" w14:textId="77777777" w:rsidR="00C43F4B" w:rsidRDefault="00C43F4B" w:rsidP="000D2048">
            <w:pPr>
              <w:rPr>
                <w:rFonts w:ascii="Times New Roman" w:hAnsi="Times New Roman" w:cs="Times New Roman"/>
                <w:sz w:val="24"/>
                <w:szCs w:val="24"/>
              </w:rPr>
            </w:pPr>
            <w:r>
              <w:rPr>
                <w:rFonts w:ascii="Times New Roman" w:hAnsi="Times New Roman" w:cs="Times New Roman"/>
                <w:sz w:val="24"/>
                <w:szCs w:val="24"/>
              </w:rPr>
              <w:t>9F.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63034E29" w14:textId="77777777"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14:paraId="10DA6CF0" w14:textId="77777777" w:rsidR="00C43F4B" w:rsidRDefault="00C43F4B" w:rsidP="000D2048">
            <w:pPr>
              <w:rPr>
                <w:rFonts w:ascii="Times New Roman" w:hAnsi="Times New Roman" w:cs="Times New Roman"/>
                <w:sz w:val="24"/>
                <w:szCs w:val="24"/>
              </w:rPr>
            </w:pPr>
          </w:p>
          <w:p w14:paraId="2691F833" w14:textId="77777777" w:rsidR="00C43F4B" w:rsidRDefault="00C43F4B" w:rsidP="000D2048">
            <w:pPr>
              <w:rPr>
                <w:rFonts w:ascii="Times New Roman" w:hAnsi="Times New Roman" w:cs="Times New Roman"/>
                <w:sz w:val="24"/>
                <w:szCs w:val="24"/>
              </w:rPr>
            </w:pPr>
            <w:r>
              <w:rPr>
                <w:rFonts w:ascii="Times New Roman" w:hAnsi="Times New Roman" w:cs="Times New Roman"/>
                <w:sz w:val="24"/>
                <w:szCs w:val="24"/>
              </w:rPr>
              <w:t xml:space="preserve">10A. when the </w:t>
            </w:r>
            <w:r w:rsidR="008B001F">
              <w:rPr>
                <w:rFonts w:ascii="Times New Roman" w:hAnsi="Times New Roman" w:cs="Times New Roman"/>
                <w:sz w:val="24"/>
                <w:szCs w:val="24"/>
              </w:rPr>
              <w:t>student</w:t>
            </w:r>
            <w:r>
              <w:rPr>
                <w:rFonts w:ascii="Times New Roman" w:hAnsi="Times New Roman" w:cs="Times New Roman"/>
                <w:sz w:val="24"/>
                <w:szCs w:val="24"/>
              </w:rPr>
              <w:t xml:space="preserve"> password and confirm password is not matched. The system provides the error message as followed:</w:t>
            </w:r>
          </w:p>
          <w:p w14:paraId="48EB7B2B" w14:textId="77777777"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Password and confirm password is not matched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14:paraId="0CE0F4C5" w14:textId="77777777" w:rsidR="00C43F4B" w:rsidRPr="00D508B0" w:rsidRDefault="00C43F4B" w:rsidP="000D2048">
            <w:pPr>
              <w:rPr>
                <w:rFonts w:ascii="Times New Roman" w:hAnsi="Times New Roman" w:cs="Times New Roman"/>
                <w:sz w:val="24"/>
                <w:szCs w:val="24"/>
              </w:rPr>
            </w:pPr>
          </w:p>
        </w:tc>
      </w:tr>
      <w:tr w:rsidR="00C43F4B" w:rsidRPr="00227AD4" w14:paraId="4AC652FD" w14:textId="77777777" w:rsidTr="000D2048">
        <w:tc>
          <w:tcPr>
            <w:tcW w:w="2628" w:type="dxa"/>
            <w:gridSpan w:val="2"/>
          </w:tcPr>
          <w:p w14:paraId="7A84E1D4"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14:paraId="56D8807E" w14:textId="77777777"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C43F4B" w:rsidRPr="00227AD4" w14:paraId="2E07CCEE" w14:textId="77777777" w:rsidTr="000D2048">
        <w:tc>
          <w:tcPr>
            <w:tcW w:w="2628" w:type="dxa"/>
            <w:gridSpan w:val="2"/>
          </w:tcPr>
          <w:p w14:paraId="356A9F5C"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56705207" w14:textId="77777777"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C43F4B" w:rsidRPr="00227AD4" w14:paraId="1F799AEC" w14:textId="77777777" w:rsidTr="000D2048">
        <w:tc>
          <w:tcPr>
            <w:tcW w:w="2628" w:type="dxa"/>
            <w:gridSpan w:val="2"/>
          </w:tcPr>
          <w:p w14:paraId="7C4D9FFF"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48FFFC29" w14:textId="77777777"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C43F4B" w:rsidRPr="00227AD4" w14:paraId="59477D11" w14:textId="77777777" w:rsidTr="000D2048">
        <w:tc>
          <w:tcPr>
            <w:tcW w:w="2628" w:type="dxa"/>
            <w:gridSpan w:val="2"/>
          </w:tcPr>
          <w:p w14:paraId="1739040A"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015C9EDF" w14:textId="77777777"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C43F4B" w:rsidRPr="00227AD4" w14:paraId="3E50422E" w14:textId="77777777" w:rsidTr="000D2048">
        <w:tc>
          <w:tcPr>
            <w:tcW w:w="2628" w:type="dxa"/>
            <w:gridSpan w:val="2"/>
          </w:tcPr>
          <w:p w14:paraId="2695EDE3" w14:textId="77777777"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60D3F44E" w14:textId="77777777"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2807C37E" w14:textId="77777777" w:rsidR="00C43F4B" w:rsidRDefault="00C43F4B" w:rsidP="00A526AC">
      <w:pPr>
        <w:rPr>
          <w:rFonts w:ascii="Times New Roman" w:hAnsi="Times New Roman" w:cs="Times New Roman"/>
          <w:sz w:val="24"/>
          <w:szCs w:val="24"/>
        </w:rPr>
      </w:pPr>
    </w:p>
    <w:p w14:paraId="4CE37803" w14:textId="77777777" w:rsidR="00C43F4B" w:rsidRDefault="00C43F4B" w:rsidP="00A526AC">
      <w:pPr>
        <w:rPr>
          <w:rFonts w:ascii="Times New Roman" w:hAnsi="Times New Roman" w:cs="Times New Roman"/>
          <w:sz w:val="24"/>
          <w:szCs w:val="24"/>
        </w:rPr>
      </w:pPr>
    </w:p>
    <w:p w14:paraId="4D7FF09E" w14:textId="77777777" w:rsidR="00C43F4B" w:rsidRDefault="00C43F4B" w:rsidP="00A526AC">
      <w:pPr>
        <w:rPr>
          <w:rFonts w:ascii="Times New Roman" w:hAnsi="Times New Roman" w:cs="Times New Roman"/>
          <w:sz w:val="24"/>
          <w:szCs w:val="24"/>
        </w:rPr>
      </w:pPr>
    </w:p>
    <w:p w14:paraId="403EBBF5" w14:textId="77777777" w:rsidR="008B001F" w:rsidRDefault="008B001F" w:rsidP="00A526AC">
      <w:pPr>
        <w:rPr>
          <w:rFonts w:ascii="Times New Roman" w:hAnsi="Times New Roman" w:cs="Times New Roman"/>
          <w:sz w:val="24"/>
          <w:szCs w:val="24"/>
        </w:rPr>
      </w:pPr>
    </w:p>
    <w:p w14:paraId="41BD88AF" w14:textId="77777777" w:rsidR="008B001F" w:rsidRDefault="008B001F" w:rsidP="00A526AC">
      <w:pPr>
        <w:rPr>
          <w:rFonts w:ascii="Times New Roman" w:hAnsi="Times New Roman" w:cs="Times New Roman"/>
          <w:sz w:val="24"/>
          <w:szCs w:val="24"/>
        </w:rPr>
      </w:pPr>
    </w:p>
    <w:p w14:paraId="1F3183E2" w14:textId="77777777" w:rsidR="008B001F" w:rsidRDefault="008B001F" w:rsidP="00A526AC">
      <w:pPr>
        <w:rPr>
          <w:rFonts w:ascii="Times New Roman" w:hAnsi="Times New Roman" w:cs="Times New Roman"/>
          <w:sz w:val="24"/>
          <w:szCs w:val="24"/>
        </w:rPr>
      </w:pPr>
    </w:p>
    <w:p w14:paraId="499D3491" w14:textId="77777777" w:rsidR="008B001F" w:rsidRDefault="008B001F" w:rsidP="00A526AC">
      <w:pPr>
        <w:rPr>
          <w:rFonts w:ascii="Times New Roman" w:hAnsi="Times New Roman" w:cs="Times New Roman"/>
          <w:sz w:val="24"/>
          <w:szCs w:val="24"/>
        </w:rPr>
      </w:pPr>
    </w:p>
    <w:p w14:paraId="2EF672BF" w14:textId="77777777" w:rsidR="008B001F" w:rsidRDefault="008B001F" w:rsidP="00A526AC">
      <w:pPr>
        <w:rPr>
          <w:rFonts w:ascii="Times New Roman" w:hAnsi="Times New Roman" w:cs="Times New Roman"/>
          <w:sz w:val="24"/>
          <w:szCs w:val="24"/>
        </w:rPr>
      </w:pPr>
    </w:p>
    <w:p w14:paraId="3F9CDB95" w14:textId="77777777" w:rsidR="008B001F" w:rsidRDefault="008B001F" w:rsidP="00A526AC">
      <w:pPr>
        <w:rPr>
          <w:rFonts w:ascii="Times New Roman" w:hAnsi="Times New Roman" w:cs="Times New Roman"/>
          <w:sz w:val="24"/>
          <w:szCs w:val="24"/>
        </w:rPr>
      </w:pPr>
    </w:p>
    <w:p w14:paraId="7FA0C6EE" w14:textId="77777777" w:rsidR="008B001F" w:rsidRDefault="008B001F" w:rsidP="00A526AC">
      <w:pPr>
        <w:rPr>
          <w:rFonts w:ascii="Times New Roman" w:hAnsi="Times New Roman" w:cs="Times New Roman"/>
          <w:sz w:val="24"/>
          <w:szCs w:val="24"/>
        </w:rPr>
      </w:pPr>
    </w:p>
    <w:p w14:paraId="55FC9690" w14:textId="77777777" w:rsidR="008B001F" w:rsidRDefault="008B001F" w:rsidP="00A526AC">
      <w:pPr>
        <w:rPr>
          <w:rFonts w:ascii="Times New Roman" w:hAnsi="Times New Roman" w:cs="Times New Roman"/>
          <w:sz w:val="24"/>
          <w:szCs w:val="24"/>
        </w:rPr>
      </w:pPr>
    </w:p>
    <w:p w14:paraId="56290720" w14:textId="77777777" w:rsidR="008B001F" w:rsidRPr="00A827EA" w:rsidRDefault="008B001F" w:rsidP="00A526AC">
      <w:pPr>
        <w:rPr>
          <w:rFonts w:ascii="Times New Roman" w:hAnsi="Times New Roman" w:cs="Times New Roman"/>
          <w:sz w:val="24"/>
          <w:szCs w:val="24"/>
        </w:rPr>
      </w:pPr>
    </w:p>
    <w:p w14:paraId="7F033747" w14:textId="77777777" w:rsidR="00A526AC" w:rsidRPr="00557E4C" w:rsidRDefault="005F1777" w:rsidP="00557E4C">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557E4C">
        <w:rPr>
          <w:rFonts w:ascii="Times New Roman" w:hAnsi="Times New Roman" w:cs="Times New Roman"/>
          <w:b/>
          <w:bCs/>
          <w:sz w:val="29"/>
          <w:szCs w:val="29"/>
        </w:rPr>
        <w:t>4.</w:t>
      </w:r>
      <w:r>
        <w:rPr>
          <w:rFonts w:ascii="Times New Roman" w:hAnsi="Times New Roman" w:cs="Times New Roman"/>
          <w:b/>
          <w:bCs/>
          <w:sz w:val="29"/>
          <w:szCs w:val="29"/>
        </w:rPr>
        <w:t>2</w:t>
      </w:r>
      <w:r w:rsidR="00A526AC" w:rsidRPr="00557E4C">
        <w:rPr>
          <w:rFonts w:ascii="Times New Roman" w:hAnsi="Times New Roman" w:cs="Times New Roman"/>
          <w:b/>
          <w:bCs/>
          <w:sz w:val="29"/>
          <w:szCs w:val="29"/>
        </w:rPr>
        <w:t xml:space="preserve"> Student can edit his/her personal information. </w:t>
      </w:r>
    </w:p>
    <w:p w14:paraId="396CAB22" w14:textId="77777777"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can edit his/her personal information into the mobile application which consist student ID, student password, student name, student address, student faculty, student department,</w:t>
      </w:r>
      <w:r>
        <w:rPr>
          <w:rFonts w:ascii="Times New Roman" w:hAnsi="Times New Roman" w:cs="Times New Roman"/>
          <w:sz w:val="24"/>
          <w:szCs w:val="24"/>
        </w:rPr>
        <w:t xml:space="preserve"> student email,</w:t>
      </w:r>
      <w:r w:rsidRPr="00A827EA">
        <w:rPr>
          <w:rFonts w:ascii="Times New Roman" w:hAnsi="Times New Roman" w:cs="Times New Roman"/>
          <w:sz w:val="24"/>
          <w:szCs w:val="24"/>
        </w:rPr>
        <w:t xml:space="preserve"> and student tel.</w:t>
      </w:r>
    </w:p>
    <w:p w14:paraId="18EE196F"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14:paraId="01528840"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14:paraId="5641B952"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2"/>
        <w:gridCol w:w="2233"/>
        <w:gridCol w:w="2350"/>
        <w:gridCol w:w="2221"/>
      </w:tblGrid>
      <w:tr w:rsidR="00A526AC" w:rsidRPr="00A827EA" w14:paraId="07A0D1DD" w14:textId="77777777" w:rsidTr="00344883">
        <w:tc>
          <w:tcPr>
            <w:tcW w:w="2219" w:type="dxa"/>
          </w:tcPr>
          <w:p w14:paraId="326F4FD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14:paraId="7357A4C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14:paraId="0458674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14:paraId="4E7F605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32EFB6C3" w14:textId="77777777" w:rsidTr="00344883">
        <w:tc>
          <w:tcPr>
            <w:tcW w:w="2219" w:type="dxa"/>
          </w:tcPr>
          <w:p w14:paraId="3F9FCB5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ID</w:t>
            </w:r>
          </w:p>
        </w:tc>
        <w:tc>
          <w:tcPr>
            <w:tcW w:w="2240" w:type="dxa"/>
          </w:tcPr>
          <w:p w14:paraId="7048FAC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14:paraId="3AC9C89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p>
        </w:tc>
        <w:tc>
          <w:tcPr>
            <w:tcW w:w="2230" w:type="dxa"/>
          </w:tcPr>
          <w:p w14:paraId="6A21EF8C" w14:textId="77777777" w:rsidR="00A526AC" w:rsidRPr="00A827EA" w:rsidRDefault="00A526AC" w:rsidP="00227AD4">
            <w:pPr>
              <w:rPr>
                <w:rFonts w:ascii="Times New Roman" w:hAnsi="Times New Roman" w:cs="Times New Roman"/>
                <w:sz w:val="24"/>
                <w:szCs w:val="24"/>
              </w:rPr>
            </w:pPr>
          </w:p>
        </w:tc>
      </w:tr>
      <w:tr w:rsidR="00A526AC" w:rsidRPr="00A827EA" w14:paraId="4B5911C9" w14:textId="77777777" w:rsidTr="00344883">
        <w:tc>
          <w:tcPr>
            <w:tcW w:w="2219" w:type="dxa"/>
          </w:tcPr>
          <w:p w14:paraId="314315B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password</w:t>
            </w:r>
          </w:p>
        </w:tc>
        <w:tc>
          <w:tcPr>
            <w:tcW w:w="2240" w:type="dxa"/>
          </w:tcPr>
          <w:p w14:paraId="75A4837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14:paraId="435352D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“123456”</w:t>
            </w:r>
          </w:p>
        </w:tc>
        <w:tc>
          <w:tcPr>
            <w:tcW w:w="2230" w:type="dxa"/>
          </w:tcPr>
          <w:p w14:paraId="6E9E5613" w14:textId="77777777" w:rsidR="00A526AC" w:rsidRPr="00A827EA" w:rsidRDefault="00A526AC" w:rsidP="00227AD4">
            <w:pPr>
              <w:rPr>
                <w:rFonts w:ascii="Times New Roman" w:hAnsi="Times New Roman" w:cs="Times New Roman"/>
                <w:sz w:val="24"/>
                <w:szCs w:val="24"/>
              </w:rPr>
            </w:pPr>
          </w:p>
        </w:tc>
      </w:tr>
      <w:tr w:rsidR="00A526AC" w:rsidRPr="00A827EA" w14:paraId="06CE7E85" w14:textId="77777777" w:rsidTr="00344883">
        <w:tc>
          <w:tcPr>
            <w:tcW w:w="2219" w:type="dxa"/>
          </w:tcPr>
          <w:p w14:paraId="330C21A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40" w:type="dxa"/>
          </w:tcPr>
          <w:p w14:paraId="737441D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14:paraId="4E0E88B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 Stark”</w:t>
            </w:r>
          </w:p>
        </w:tc>
        <w:tc>
          <w:tcPr>
            <w:tcW w:w="2230" w:type="dxa"/>
          </w:tcPr>
          <w:p w14:paraId="1EA04D9F" w14:textId="77777777" w:rsidR="00A526AC" w:rsidRPr="00A827EA" w:rsidRDefault="00A526AC" w:rsidP="00227AD4">
            <w:pPr>
              <w:rPr>
                <w:rFonts w:ascii="Times New Roman" w:hAnsi="Times New Roman" w:cs="Times New Roman"/>
                <w:sz w:val="24"/>
                <w:szCs w:val="24"/>
              </w:rPr>
            </w:pPr>
          </w:p>
        </w:tc>
      </w:tr>
      <w:tr w:rsidR="00A526AC" w:rsidRPr="00A827EA" w14:paraId="75FB76A0" w14:textId="77777777" w:rsidTr="00344883">
        <w:tc>
          <w:tcPr>
            <w:tcW w:w="2219" w:type="dxa"/>
          </w:tcPr>
          <w:p w14:paraId="3AD858C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faculty</w:t>
            </w:r>
          </w:p>
        </w:tc>
        <w:tc>
          <w:tcPr>
            <w:tcW w:w="2240" w:type="dxa"/>
          </w:tcPr>
          <w:p w14:paraId="18D3C24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14:paraId="0ED1302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College of Arts media and technology, Chiang mai University</w:t>
            </w:r>
          </w:p>
        </w:tc>
        <w:tc>
          <w:tcPr>
            <w:tcW w:w="2230" w:type="dxa"/>
          </w:tcPr>
          <w:p w14:paraId="0A303204" w14:textId="77777777" w:rsidR="00A526AC" w:rsidRPr="00A827EA" w:rsidRDefault="00A526AC" w:rsidP="00227AD4">
            <w:pPr>
              <w:rPr>
                <w:rFonts w:ascii="Times New Roman" w:hAnsi="Times New Roman" w:cs="Times New Roman"/>
                <w:sz w:val="24"/>
                <w:szCs w:val="24"/>
              </w:rPr>
            </w:pPr>
          </w:p>
        </w:tc>
      </w:tr>
      <w:tr w:rsidR="00A526AC" w:rsidRPr="00A827EA" w14:paraId="6B436C1E" w14:textId="77777777" w:rsidTr="00344883">
        <w:tc>
          <w:tcPr>
            <w:tcW w:w="2219" w:type="dxa"/>
          </w:tcPr>
          <w:p w14:paraId="4B02DAA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department</w:t>
            </w:r>
          </w:p>
        </w:tc>
        <w:tc>
          <w:tcPr>
            <w:tcW w:w="2240" w:type="dxa"/>
          </w:tcPr>
          <w:p w14:paraId="478AFC5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14:paraId="39FEFD2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Software engineering</w:t>
            </w:r>
          </w:p>
        </w:tc>
        <w:tc>
          <w:tcPr>
            <w:tcW w:w="2230" w:type="dxa"/>
          </w:tcPr>
          <w:p w14:paraId="06439F50" w14:textId="77777777" w:rsidR="00A526AC" w:rsidRPr="00A827EA" w:rsidRDefault="00A526AC" w:rsidP="00227AD4">
            <w:pPr>
              <w:rPr>
                <w:rFonts w:ascii="Times New Roman" w:hAnsi="Times New Roman" w:cs="Times New Roman"/>
                <w:sz w:val="24"/>
                <w:szCs w:val="24"/>
              </w:rPr>
            </w:pPr>
          </w:p>
        </w:tc>
      </w:tr>
      <w:tr w:rsidR="00A526AC" w:rsidRPr="00A827EA" w14:paraId="4933B43A" w14:textId="77777777" w:rsidTr="00344883">
        <w:tc>
          <w:tcPr>
            <w:tcW w:w="2219" w:type="dxa"/>
          </w:tcPr>
          <w:p w14:paraId="1497B39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address</w:t>
            </w:r>
          </w:p>
        </w:tc>
        <w:tc>
          <w:tcPr>
            <w:tcW w:w="2240" w:type="dxa"/>
          </w:tcPr>
          <w:p w14:paraId="1AD2332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w:t>
            </w:r>
          </w:p>
        </w:tc>
        <w:tc>
          <w:tcPr>
            <w:tcW w:w="2327" w:type="dxa"/>
          </w:tcPr>
          <w:p w14:paraId="0D00291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Women dorm 4, Chiang mai university, Chiang mai, Thailand, 50000</w:t>
            </w:r>
          </w:p>
        </w:tc>
        <w:tc>
          <w:tcPr>
            <w:tcW w:w="2230" w:type="dxa"/>
          </w:tcPr>
          <w:p w14:paraId="5A3548B8" w14:textId="77777777" w:rsidR="00A526AC" w:rsidRPr="00A827EA" w:rsidRDefault="00A526AC" w:rsidP="00227AD4">
            <w:pPr>
              <w:rPr>
                <w:rFonts w:ascii="Times New Roman" w:hAnsi="Times New Roman" w:cs="Times New Roman"/>
                <w:sz w:val="24"/>
                <w:szCs w:val="24"/>
              </w:rPr>
            </w:pPr>
          </w:p>
        </w:tc>
      </w:tr>
      <w:tr w:rsidR="00A526AC" w:rsidRPr="009F6AB5" w14:paraId="116B26A2" w14:textId="77777777" w:rsidTr="00344883">
        <w:tc>
          <w:tcPr>
            <w:tcW w:w="2219" w:type="dxa"/>
          </w:tcPr>
          <w:p w14:paraId="5F95F8CC" w14:textId="77777777" w:rsidR="00A526AC" w:rsidRDefault="00A526AC" w:rsidP="00227AD4">
            <w:pPr>
              <w:rPr>
                <w:rFonts w:ascii="Times New Roman" w:hAnsi="Times New Roman" w:cs="Times New Roman"/>
                <w:sz w:val="24"/>
                <w:szCs w:val="24"/>
              </w:rPr>
            </w:pPr>
            <w:r>
              <w:rPr>
                <w:rFonts w:ascii="Times New Roman" w:hAnsi="Times New Roman" w:cs="Times New Roman"/>
                <w:sz w:val="24"/>
                <w:szCs w:val="24"/>
              </w:rPr>
              <w:t>student email</w:t>
            </w:r>
          </w:p>
        </w:tc>
        <w:tc>
          <w:tcPr>
            <w:tcW w:w="2240" w:type="dxa"/>
          </w:tcPr>
          <w:p w14:paraId="1776A140" w14:textId="77777777"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14:paraId="3D14C062" w14:textId="77777777"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jenny999@gmail.com</w:t>
            </w:r>
          </w:p>
        </w:tc>
        <w:tc>
          <w:tcPr>
            <w:tcW w:w="2230" w:type="dxa"/>
          </w:tcPr>
          <w:p w14:paraId="602548EA" w14:textId="77777777" w:rsidR="00A526AC" w:rsidRPr="009F6AB5" w:rsidRDefault="00A526AC" w:rsidP="00227AD4">
            <w:pPr>
              <w:rPr>
                <w:rFonts w:ascii="Times New Roman" w:hAnsi="Times New Roman" w:cs="Times New Roman"/>
                <w:sz w:val="24"/>
                <w:szCs w:val="24"/>
              </w:rPr>
            </w:pPr>
          </w:p>
        </w:tc>
      </w:tr>
      <w:tr w:rsidR="00A526AC" w:rsidRPr="00A827EA" w14:paraId="3146C347" w14:textId="77777777" w:rsidTr="00344883">
        <w:tc>
          <w:tcPr>
            <w:tcW w:w="2219" w:type="dxa"/>
          </w:tcPr>
          <w:p w14:paraId="56B5BE5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tel</w:t>
            </w:r>
          </w:p>
        </w:tc>
        <w:tc>
          <w:tcPr>
            <w:tcW w:w="2240" w:type="dxa"/>
          </w:tcPr>
          <w:p w14:paraId="1554C16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14:paraId="6F8BD75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0823207777</w:t>
            </w:r>
          </w:p>
        </w:tc>
        <w:tc>
          <w:tcPr>
            <w:tcW w:w="2230" w:type="dxa"/>
          </w:tcPr>
          <w:p w14:paraId="62D21A45" w14:textId="77777777" w:rsidR="00A526AC" w:rsidRPr="00A827EA" w:rsidRDefault="00A526AC" w:rsidP="00227AD4">
            <w:pPr>
              <w:rPr>
                <w:rFonts w:ascii="Times New Roman" w:hAnsi="Times New Roman" w:cs="Times New Roman"/>
                <w:sz w:val="24"/>
                <w:szCs w:val="24"/>
              </w:rPr>
            </w:pPr>
          </w:p>
        </w:tc>
      </w:tr>
    </w:tbl>
    <w:p w14:paraId="02BE3817" w14:textId="77777777" w:rsidR="00A526AC" w:rsidRPr="00A827EA" w:rsidRDefault="00A526AC" w:rsidP="00A526AC"/>
    <w:p w14:paraId="567A6DCC"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14:paraId="31D301BB" w14:textId="77777777"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enters </w:t>
      </w:r>
      <w:r>
        <w:rPr>
          <w:rFonts w:ascii="Times New Roman" w:hAnsi="Times New Roman" w:cs="Times New Roman"/>
          <w:sz w:val="24"/>
          <w:szCs w:val="24"/>
        </w:rPr>
        <w:t>to</w:t>
      </w:r>
      <w:r w:rsidRPr="00A827EA">
        <w:rPr>
          <w:rFonts w:ascii="Times New Roman" w:hAnsi="Times New Roman" w:cs="Times New Roman"/>
          <w:sz w:val="24"/>
          <w:szCs w:val="24"/>
        </w:rPr>
        <w:t xml:space="preserve"> Student main page.</w:t>
      </w:r>
    </w:p>
    <w:p w14:paraId="06F62C84" w14:textId="77777777"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w:t>
      </w:r>
      <w:r>
        <w:rPr>
          <w:rFonts w:ascii="Times New Roman" w:hAnsi="Times New Roman" w:cs="Times New Roman"/>
          <w:sz w:val="24"/>
          <w:szCs w:val="24"/>
        </w:rPr>
        <w:t>udent enters to</w:t>
      </w:r>
      <w:r w:rsidRPr="00A827EA">
        <w:rPr>
          <w:rFonts w:ascii="Times New Roman" w:hAnsi="Times New Roman" w:cs="Times New Roman"/>
          <w:sz w:val="24"/>
          <w:szCs w:val="24"/>
        </w:rPr>
        <w:t xml:space="preserve"> Student </w:t>
      </w:r>
      <w:r>
        <w:rPr>
          <w:rFonts w:ascii="Times New Roman" w:hAnsi="Times New Roman" w:cs="Times New Roman"/>
          <w:sz w:val="24"/>
          <w:szCs w:val="24"/>
        </w:rPr>
        <w:t xml:space="preserve">personal </w:t>
      </w:r>
      <w:r w:rsidRPr="00A827EA">
        <w:rPr>
          <w:rFonts w:ascii="Times New Roman" w:hAnsi="Times New Roman" w:cs="Times New Roman"/>
          <w:sz w:val="24"/>
          <w:szCs w:val="24"/>
        </w:rPr>
        <w:t>information page.</w:t>
      </w:r>
    </w:p>
    <w:p w14:paraId="2D1685AB" w14:textId="77777777"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information that want to edit.</w:t>
      </w:r>
    </w:p>
    <w:p w14:paraId="5412B00F" w14:textId="77777777" w:rsidR="00A526AC"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confirm password for editing.</w:t>
      </w:r>
    </w:p>
    <w:p w14:paraId="6BF91F77" w14:textId="77777777" w:rsidR="00C43F4B" w:rsidRPr="00A827EA" w:rsidRDefault="00C43F4B" w:rsidP="00A74832">
      <w:pPr>
        <w:numPr>
          <w:ilvl w:val="0"/>
          <w:numId w:val="8"/>
        </w:numPr>
        <w:contextualSpacing/>
        <w:rPr>
          <w:rFonts w:ascii="Times New Roman" w:hAnsi="Times New Roman" w:cs="Times New Roman"/>
          <w:sz w:val="24"/>
          <w:szCs w:val="24"/>
        </w:rPr>
      </w:pPr>
      <w:r>
        <w:rPr>
          <w:rFonts w:ascii="Times New Roman" w:hAnsi="Times New Roman" w:cs="Times New Roman"/>
          <w:sz w:val="24"/>
          <w:szCs w:val="24"/>
        </w:rPr>
        <w:t>Student submits edition personal information form.</w:t>
      </w:r>
    </w:p>
    <w:p w14:paraId="4F390746" w14:textId="77777777" w:rsidR="00A526AC" w:rsidRPr="00A827EA" w:rsidRDefault="00A526AC" w:rsidP="00A526AC">
      <w:pPr>
        <w:ind w:left="1080"/>
        <w:contextualSpacing/>
        <w:rPr>
          <w:rFonts w:ascii="Times New Roman" w:hAnsi="Times New Roman" w:cs="Times New Roman"/>
          <w:sz w:val="24"/>
          <w:szCs w:val="24"/>
        </w:rPr>
      </w:pPr>
    </w:p>
    <w:p w14:paraId="59D8E9C3" w14:textId="77777777" w:rsidR="00A526AC" w:rsidRPr="00A827EA" w:rsidRDefault="00A526AC" w:rsidP="00A526AC">
      <w:pPr>
        <w:ind w:left="1080"/>
        <w:contextualSpacing/>
        <w:rPr>
          <w:rFonts w:ascii="Times New Roman" w:hAnsi="Times New Roman" w:cs="Times New Roman"/>
          <w:sz w:val="24"/>
          <w:szCs w:val="24"/>
        </w:rPr>
      </w:pPr>
    </w:p>
    <w:p w14:paraId="718CB5CE" w14:textId="77777777" w:rsidR="00A526AC" w:rsidRPr="00A827EA" w:rsidRDefault="00A526AC" w:rsidP="00A526AC">
      <w:pPr>
        <w:ind w:left="1080"/>
        <w:contextualSpacing/>
        <w:rPr>
          <w:rFonts w:ascii="Times New Roman" w:hAnsi="Times New Roman" w:cs="Times New Roman"/>
          <w:sz w:val="24"/>
          <w:szCs w:val="24"/>
        </w:rPr>
      </w:pPr>
    </w:p>
    <w:p w14:paraId="3E27831E" w14:textId="77777777" w:rsidR="00A526AC" w:rsidRPr="00A827EA" w:rsidRDefault="00A526AC" w:rsidP="00A526AC">
      <w:pPr>
        <w:ind w:left="1080"/>
        <w:contextualSpacing/>
        <w:rPr>
          <w:rFonts w:ascii="Times New Roman" w:hAnsi="Times New Roman" w:cs="Times New Roman"/>
          <w:sz w:val="24"/>
          <w:szCs w:val="24"/>
        </w:rPr>
      </w:pPr>
    </w:p>
    <w:p w14:paraId="0CDDE34E" w14:textId="77777777"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14:paraId="3765CCCD" w14:textId="77777777"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 xml:space="preserve">A. if Student input data in the wrong format, the system should provide the error message as followed: </w:t>
      </w:r>
    </w:p>
    <w:p w14:paraId="576EA76B"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Student’s password must be only 4-16 characters”</w:t>
      </w:r>
    </w:p>
    <w:p w14:paraId="4B1990A2"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Student’s name must be the combination of alphabet and space only”</w:t>
      </w:r>
    </w:p>
    <w:p w14:paraId="2ECE6BBF"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Tel format: The error message is “The Student’s tel must be number only”</w:t>
      </w:r>
    </w:p>
    <w:p w14:paraId="40085082" w14:textId="77777777"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student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Student’s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14:paraId="1A056811" w14:textId="77777777" w:rsidR="00A526AC" w:rsidRPr="00A827EA" w:rsidRDefault="00A526AC" w:rsidP="00A526AC">
      <w:pPr>
        <w:ind w:firstLine="720"/>
        <w:rPr>
          <w:rFonts w:ascii="Times New Roman" w:hAnsi="Times New Roman" w:cs="Times New Roman"/>
          <w:b/>
          <w:bCs/>
          <w:sz w:val="24"/>
          <w:szCs w:val="24"/>
        </w:rPr>
      </w:pPr>
    </w:p>
    <w:p w14:paraId="5C7609AC" w14:textId="77777777" w:rsidR="00A526AC" w:rsidRPr="00A827EA"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B. if Student submitted the data, but password and confirm password is not matched. The system will display the error message “Password and confirm password is not matched” to Student.</w:t>
      </w:r>
    </w:p>
    <w:p w14:paraId="375DFFD9" w14:textId="77777777" w:rsidR="00A526AC" w:rsidRPr="00A827EA" w:rsidRDefault="00A526AC" w:rsidP="00A526AC"/>
    <w:p w14:paraId="2C2D050B" w14:textId="77777777" w:rsidR="00A526AC" w:rsidRDefault="00A526AC" w:rsidP="00A526AC">
      <w:pPr>
        <w:rPr>
          <w:rFonts w:ascii="Times New Roman" w:hAnsi="Times New Roman" w:cs="Times New Roman"/>
          <w:b/>
          <w:bCs/>
          <w:sz w:val="32"/>
          <w:szCs w:val="32"/>
        </w:rPr>
      </w:pPr>
      <w:r>
        <w:rPr>
          <w:rFonts w:ascii="Times New Roman" w:hAnsi="Times New Roman" w:cs="Times New Roman"/>
          <w:sz w:val="24"/>
          <w:szCs w:val="24"/>
        </w:rPr>
        <w:tab/>
      </w:r>
    </w:p>
    <w:p w14:paraId="56274F56" w14:textId="77777777" w:rsidR="00A526AC" w:rsidRDefault="00A526AC" w:rsidP="00A526AC">
      <w:pPr>
        <w:rPr>
          <w:rFonts w:ascii="Times New Roman" w:hAnsi="Times New Roman" w:cs="Times New Roman"/>
          <w:b/>
          <w:bCs/>
          <w:sz w:val="32"/>
          <w:szCs w:val="32"/>
        </w:rPr>
      </w:pPr>
    </w:p>
    <w:p w14:paraId="3D1B7600" w14:textId="77777777" w:rsidR="00A526AC" w:rsidRDefault="00A526AC" w:rsidP="00A526AC">
      <w:pPr>
        <w:rPr>
          <w:rFonts w:ascii="Times New Roman" w:hAnsi="Times New Roman" w:cs="Times New Roman"/>
          <w:b/>
          <w:bCs/>
          <w:sz w:val="32"/>
          <w:szCs w:val="32"/>
        </w:rPr>
      </w:pPr>
    </w:p>
    <w:p w14:paraId="618ABD15" w14:textId="77777777" w:rsidR="00A526AC" w:rsidRDefault="00A526AC" w:rsidP="00A526AC">
      <w:pPr>
        <w:rPr>
          <w:rFonts w:ascii="Times New Roman" w:hAnsi="Times New Roman" w:cs="Times New Roman"/>
          <w:b/>
          <w:bCs/>
          <w:sz w:val="32"/>
          <w:szCs w:val="32"/>
        </w:rPr>
      </w:pPr>
    </w:p>
    <w:p w14:paraId="2284BBBA" w14:textId="77777777" w:rsidR="00A526AC" w:rsidRDefault="00A526AC" w:rsidP="00A526AC">
      <w:pPr>
        <w:rPr>
          <w:rFonts w:ascii="Times New Roman" w:hAnsi="Times New Roman" w:cs="Times New Roman"/>
          <w:b/>
          <w:bCs/>
          <w:sz w:val="32"/>
          <w:szCs w:val="32"/>
        </w:rPr>
      </w:pPr>
    </w:p>
    <w:p w14:paraId="59229407" w14:textId="77777777" w:rsidR="00A526AC" w:rsidRDefault="00A526AC" w:rsidP="00A526AC">
      <w:pPr>
        <w:rPr>
          <w:rFonts w:ascii="Times New Roman" w:hAnsi="Times New Roman" w:cs="Times New Roman"/>
          <w:b/>
          <w:bCs/>
          <w:sz w:val="32"/>
          <w:szCs w:val="32"/>
        </w:rPr>
      </w:pPr>
    </w:p>
    <w:p w14:paraId="1E95B8FF" w14:textId="77777777" w:rsidR="008B001F" w:rsidRDefault="008B001F" w:rsidP="00A526AC">
      <w:pPr>
        <w:rPr>
          <w:rFonts w:ascii="Times New Roman" w:hAnsi="Times New Roman" w:cs="Times New Roman"/>
          <w:b/>
          <w:bCs/>
          <w:sz w:val="32"/>
          <w:szCs w:val="32"/>
        </w:rPr>
      </w:pPr>
    </w:p>
    <w:p w14:paraId="70E6CA0D" w14:textId="77777777" w:rsidR="00344883" w:rsidRDefault="00344883" w:rsidP="00A526AC">
      <w:pPr>
        <w:rPr>
          <w:rFonts w:ascii="Times New Roman" w:hAnsi="Times New Roman" w:cs="Times New Roman"/>
          <w:b/>
          <w:bCs/>
          <w:sz w:val="32"/>
          <w:szCs w:val="32"/>
        </w:rPr>
      </w:pPr>
    </w:p>
    <w:p w14:paraId="60E2567F" w14:textId="77777777" w:rsidR="00A526AC" w:rsidRPr="00C54831" w:rsidRDefault="00A526AC" w:rsidP="00C54831">
      <w:pPr>
        <w:ind w:firstLine="720"/>
        <w:rPr>
          <w:rFonts w:ascii="Times New Roman" w:hAnsi="Times New Roman" w:cs="Times New Roman"/>
          <w:b/>
          <w:bCs/>
          <w:sz w:val="29"/>
          <w:szCs w:val="29"/>
        </w:rPr>
      </w:pPr>
      <w:r w:rsidRPr="00C54831">
        <w:rPr>
          <w:rFonts w:ascii="Times New Roman" w:hAnsi="Times New Roman" w:cs="Times New Roman"/>
          <w:b/>
          <w:bCs/>
          <w:sz w:val="29"/>
          <w:szCs w:val="29"/>
        </w:rPr>
        <w:lastRenderedPageBreak/>
        <w:t>System Re</w:t>
      </w:r>
      <w:r w:rsidR="005F1777">
        <w:rPr>
          <w:rFonts w:ascii="Times New Roman" w:hAnsi="Times New Roman" w:cs="Times New Roman"/>
          <w:b/>
          <w:bCs/>
          <w:sz w:val="29"/>
          <w:szCs w:val="29"/>
        </w:rPr>
        <w:t xml:space="preserve">quirement Specification of URS </w:t>
      </w:r>
      <w:r w:rsidRPr="00C54831">
        <w:rPr>
          <w:rFonts w:ascii="Times New Roman" w:hAnsi="Times New Roman" w:cs="Times New Roman"/>
          <w:b/>
          <w:bCs/>
          <w:sz w:val="29"/>
          <w:szCs w:val="29"/>
        </w:rPr>
        <w:t>4</w:t>
      </w:r>
      <w:r w:rsidR="005F1777">
        <w:rPr>
          <w:rFonts w:ascii="Times New Roman" w:hAnsi="Times New Roman" w:cs="Times New Roman"/>
          <w:b/>
          <w:bCs/>
          <w:sz w:val="29"/>
          <w:szCs w:val="29"/>
        </w:rPr>
        <w:t>.2</w:t>
      </w:r>
    </w:p>
    <w:p w14:paraId="661D370D" w14:textId="77777777" w:rsidR="00A526AC" w:rsidRPr="000B5927" w:rsidRDefault="00A526AC" w:rsidP="00A526AC"/>
    <w:p w14:paraId="09D5E3AA" w14:textId="77777777"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82231B">
        <w:rPr>
          <w:rFonts w:ascii="Times New Roman" w:hAnsi="Times New Roman" w:cs="Times New Roman"/>
          <w:b/>
          <w:bCs/>
          <w:sz w:val="24"/>
          <w:szCs w:val="24"/>
        </w:rPr>
        <w:t>2</w:t>
      </w:r>
      <w:r>
        <w:rPr>
          <w:rFonts w:ascii="Times New Roman" w:hAnsi="Times New Roman" w:cs="Times New Roman"/>
          <w:b/>
          <w:bCs/>
          <w:sz w:val="24"/>
          <w:szCs w:val="24"/>
        </w:rPr>
        <w:t>-2.2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D8BA07C" w14:textId="77777777"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4-1.2</w:t>
      </w:r>
      <w:r w:rsidRPr="0082231B">
        <w:rPr>
          <w:rFonts w:ascii="Times New Roman" w:hAnsi="Times New Roman" w:cs="Times New Roman"/>
          <w:b/>
          <w:bCs/>
          <w:sz w:val="24"/>
          <w:szCs w:val="24"/>
        </w:rPr>
        <w:t>:</w:t>
      </w:r>
      <w:r>
        <w:rPr>
          <w:rFonts w:ascii="Times New Roman" w:hAnsi="Times New Roman" w:cs="Times New Roman"/>
          <w:sz w:val="24"/>
          <w:szCs w:val="24"/>
        </w:rPr>
        <w:t xml:space="preserve"> The system shall redirect to Student personal information interface on the mobile application.</w:t>
      </w:r>
    </w:p>
    <w:p w14:paraId="2098A9F0"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4-2.2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w:t>
      </w:r>
      <w:r>
        <w:rPr>
          <w:rFonts w:ascii="Times New Roman" w:hAnsi="Times New Roman" w:cs="Times New Roman"/>
          <w:sz w:val="24"/>
          <w:szCs w:val="24"/>
        </w:rPr>
        <w:t>student</w:t>
      </w:r>
      <w:r w:rsidRPr="00031398">
        <w:rPr>
          <w:rFonts w:ascii="Times New Roman" w:hAnsi="Times New Roman" w:cs="Times New Roman"/>
          <w:sz w:val="24"/>
          <w:szCs w:val="24"/>
        </w:rPr>
        <w:t xml:space="preserve"> faculty, </w:t>
      </w:r>
      <w:r>
        <w:rPr>
          <w:rFonts w:ascii="Times New Roman" w:hAnsi="Times New Roman" w:cs="Times New Roman"/>
          <w:sz w:val="24"/>
          <w:szCs w:val="24"/>
        </w:rPr>
        <w:t>student</w:t>
      </w:r>
      <w:r w:rsidRPr="00031398">
        <w:rPr>
          <w:rFonts w:ascii="Times New Roman" w:hAnsi="Times New Roman" w:cs="Times New Roman"/>
          <w:sz w:val="24"/>
          <w:szCs w:val="24"/>
        </w:rPr>
        <w:t xml:space="preserve"> department, </w:t>
      </w:r>
      <w:r>
        <w:rPr>
          <w:rFonts w:ascii="Times New Roman" w:hAnsi="Times New Roman" w:cs="Times New Roman"/>
          <w:sz w:val="24"/>
          <w:szCs w:val="24"/>
        </w:rPr>
        <w:t xml:space="preserve">student address, student email, </w:t>
      </w:r>
      <w:r w:rsidRPr="00031398">
        <w:rPr>
          <w:rFonts w:ascii="Times New Roman" w:hAnsi="Times New Roman" w:cs="Times New Roman"/>
          <w:sz w:val="24"/>
          <w:szCs w:val="24"/>
        </w:rPr>
        <w:t xml:space="preserve">and </w:t>
      </w:r>
      <w:r>
        <w:rPr>
          <w:rFonts w:ascii="Times New Roman" w:hAnsi="Times New Roman" w:cs="Times New Roman"/>
          <w:sz w:val="24"/>
          <w:szCs w:val="24"/>
        </w:rPr>
        <w:t>student</w:t>
      </w:r>
      <w:r w:rsidRPr="00031398">
        <w:rPr>
          <w:rFonts w:ascii="Times New Roman" w:hAnsi="Times New Roman" w:cs="Times New Roman"/>
          <w:sz w:val="24"/>
          <w:szCs w:val="24"/>
        </w:rPr>
        <w:t xml:space="preserve"> tel for </w:t>
      </w:r>
      <w:r>
        <w:rPr>
          <w:rFonts w:ascii="Times New Roman" w:hAnsi="Times New Roman" w:cs="Times New Roman"/>
          <w:sz w:val="24"/>
          <w:szCs w:val="24"/>
        </w:rPr>
        <w:t>Student</w:t>
      </w:r>
      <w:r w:rsidRPr="00031398">
        <w:rPr>
          <w:rFonts w:ascii="Times New Roman" w:hAnsi="Times New Roman" w:cs="Times New Roman"/>
          <w:sz w:val="24"/>
          <w:szCs w:val="24"/>
        </w:rPr>
        <w:t xml:space="preserve"> edits his/her personal information into the system.</w:t>
      </w:r>
    </w:p>
    <w:p w14:paraId="1BBC1D74"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4-3.2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update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 after Student submits to edit his/her personal information from 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14:paraId="1AC2A6A3"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4-4.2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Student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14:paraId="387F773C" w14:textId="77777777" w:rsidR="005F1777" w:rsidRPr="004C505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4-5.2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Student </w:t>
      </w:r>
      <w:r w:rsidRPr="00031398">
        <w:rPr>
          <w:rFonts w:ascii="Times New Roman" w:hAnsi="Times New Roman" w:cs="Times New Roman"/>
          <w:sz w:val="24"/>
          <w:szCs w:val="24"/>
        </w:rPr>
        <w:t xml:space="preserve">personal information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w:t>
      </w:r>
      <w:r w:rsidRPr="004C5057">
        <w:rPr>
          <w:rFonts w:ascii="Times New Roman" w:hAnsi="Times New Roman" w:cs="Times New Roman"/>
          <w:sz w:val="24"/>
          <w:szCs w:val="24"/>
        </w:rPr>
        <w:t xml:space="preserve"> application.</w:t>
      </w:r>
    </w:p>
    <w:p w14:paraId="0D0DFF3C"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4-6.2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w:t>
      </w:r>
      <w:r>
        <w:rPr>
          <w:rFonts w:ascii="Times New Roman" w:hAnsi="Times New Roman" w:cs="Times New Roman"/>
          <w:sz w:val="24"/>
          <w:szCs w:val="24"/>
        </w:rPr>
        <w:t>Student</w:t>
      </w:r>
      <w:r w:rsidRPr="00031398">
        <w:rPr>
          <w:rFonts w:ascii="Times New Roman" w:hAnsi="Times New Roman" w:cs="Times New Roman"/>
          <w:sz w:val="24"/>
          <w:szCs w:val="24"/>
        </w:rPr>
        <w:t xml:space="preserve">’s password must be only 4-16 characters”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format is wrong.</w:t>
      </w:r>
    </w:p>
    <w:p w14:paraId="6D054A61" w14:textId="77777777" w:rsidR="005F1777" w:rsidRPr="00031398" w:rsidRDefault="005F1777" w:rsidP="005F1777">
      <w:pPr>
        <w:ind w:left="720"/>
        <w:rPr>
          <w:rFonts w:ascii="Times New Roman" w:hAnsi="Times New Roman" w:cs="Times New Roman"/>
          <w:sz w:val="24"/>
          <w:szCs w:val="24"/>
        </w:rPr>
      </w:pPr>
      <w:r w:rsidRPr="004C5057">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 4-7.2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name must be the combination of alphabet and space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format is wrong.</w:t>
      </w:r>
    </w:p>
    <w:p w14:paraId="7F03642B"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4-8.2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tel must be number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tel format is wrong.</w:t>
      </w:r>
    </w:p>
    <w:p w14:paraId="4026CC6B"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4-9.2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14:paraId="2B7CF605" w14:textId="77777777" w:rsidR="005F1777" w:rsidRPr="00031398"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4-10.2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14:paraId="73F6ECCA" w14:textId="77777777" w:rsidR="00A526AC" w:rsidRPr="005613F3" w:rsidRDefault="00A526AC" w:rsidP="00A526AC">
      <w:pPr>
        <w:ind w:left="720"/>
        <w:rPr>
          <w:rFonts w:ascii="Times New Roman" w:hAnsi="Times New Roman" w:cs="Times New Roman"/>
          <w:sz w:val="24"/>
          <w:szCs w:val="24"/>
        </w:rPr>
      </w:pPr>
    </w:p>
    <w:p w14:paraId="62E6EC74" w14:textId="77777777" w:rsidR="00A526AC" w:rsidRPr="00A827EA" w:rsidRDefault="00A526AC" w:rsidP="00A526AC">
      <w:pPr>
        <w:rPr>
          <w:rFonts w:ascii="Times New Roman" w:hAnsi="Times New Roman" w:cs="Times New Roman"/>
          <w:sz w:val="24"/>
          <w:szCs w:val="24"/>
        </w:rPr>
      </w:pPr>
    </w:p>
    <w:p w14:paraId="500A0DB5" w14:textId="77777777" w:rsidR="00A526AC" w:rsidRPr="00A827EA" w:rsidRDefault="00A526AC" w:rsidP="00A526AC">
      <w:pPr>
        <w:rPr>
          <w:rFonts w:ascii="Times New Roman" w:hAnsi="Times New Roman" w:cs="Times New Roman"/>
          <w:sz w:val="24"/>
          <w:szCs w:val="24"/>
        </w:rPr>
      </w:pPr>
    </w:p>
    <w:p w14:paraId="2CBCC45A" w14:textId="77777777" w:rsidR="00A526AC" w:rsidRPr="00A827EA" w:rsidRDefault="00A526AC" w:rsidP="00A526AC">
      <w:pPr>
        <w:rPr>
          <w:rFonts w:ascii="Times New Roman" w:hAnsi="Times New Roman" w:cs="Times New Roman"/>
          <w:sz w:val="24"/>
          <w:szCs w:val="24"/>
        </w:rPr>
      </w:pPr>
    </w:p>
    <w:p w14:paraId="60C5843D" w14:textId="77777777" w:rsidR="00A526AC" w:rsidRDefault="00A526AC" w:rsidP="00A526AC"/>
    <w:p w14:paraId="146F064F" w14:textId="77777777" w:rsidR="0044741E" w:rsidRPr="00565BEE" w:rsidRDefault="0044741E" w:rsidP="0044741E">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4.5 Login to the syste</w:t>
      </w:r>
      <w:r w:rsidR="005F1777">
        <w:rPr>
          <w:rFonts w:ascii="Times New Roman" w:hAnsi="Times New Roman" w:cs="Times New Roman"/>
          <w:b/>
          <w:bCs/>
          <w:i w:val="0"/>
          <w:iCs w:val="0"/>
          <w:sz w:val="36"/>
          <w:szCs w:val="36"/>
        </w:rPr>
        <w:t xml:space="preserve">m (UC </w:t>
      </w:r>
      <w:r>
        <w:rPr>
          <w:rFonts w:ascii="Times New Roman" w:hAnsi="Times New Roman" w:cs="Times New Roman"/>
          <w:b/>
          <w:bCs/>
          <w:i w:val="0"/>
          <w:iCs w:val="0"/>
          <w:sz w:val="36"/>
          <w:szCs w:val="36"/>
        </w:rPr>
        <w:t>5</w:t>
      </w:r>
      <w:r w:rsidR="005F177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0251B8A1" w14:textId="77777777" w:rsidR="0044741E" w:rsidRDefault="0044741E" w:rsidP="00CE3566">
      <w:pPr>
        <w:rPr>
          <w:rFonts w:ascii="Times New Roman" w:hAnsi="Times New Roman" w:cs="Times New Roman"/>
          <w:b/>
          <w:bCs/>
          <w:sz w:val="29"/>
          <w:szCs w:val="29"/>
        </w:rPr>
      </w:pPr>
    </w:p>
    <w:p w14:paraId="1424A73F" w14:textId="77777777" w:rsidR="0044741E" w:rsidRDefault="0044741E" w:rsidP="00CE3566">
      <w:pPr>
        <w:rPr>
          <w:rFonts w:ascii="Times New Roman" w:hAnsi="Times New Roman" w:cs="Times New Roman"/>
          <w:b/>
          <w:bCs/>
          <w:sz w:val="29"/>
          <w:szCs w:val="29"/>
        </w:rPr>
      </w:pPr>
      <w:r>
        <w:rPr>
          <w:rFonts w:ascii="Times New Roman" w:hAnsi="Times New Roman" w:cs="Times New Roman"/>
          <w:b/>
          <w:bCs/>
          <w:noProof/>
          <w:sz w:val="29"/>
          <w:szCs w:val="29"/>
          <w:lang w:eastAsia="ko-KR"/>
        </w:rPr>
        <w:drawing>
          <wp:anchor distT="0" distB="0" distL="114300" distR="114300" simplePos="0" relativeHeight="251673600" behindDoc="1" locked="0" layoutInCell="1" allowOverlap="1" wp14:anchorId="4B7CE5D6" wp14:editId="118A2B92">
            <wp:simplePos x="0" y="0"/>
            <wp:positionH relativeFrom="column">
              <wp:posOffset>838200</wp:posOffset>
            </wp:positionH>
            <wp:positionV relativeFrom="paragraph">
              <wp:posOffset>13698</wp:posOffset>
            </wp:positionV>
            <wp:extent cx="4321629" cy="3616527"/>
            <wp:effectExtent l="0" t="0" r="3175"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2885" cy="3617578"/>
                    </a:xfrm>
                    <a:prstGeom prst="rect">
                      <a:avLst/>
                    </a:prstGeom>
                  </pic:spPr>
                </pic:pic>
              </a:graphicData>
            </a:graphic>
            <wp14:sizeRelH relativeFrom="page">
              <wp14:pctWidth>0</wp14:pctWidth>
            </wp14:sizeRelH>
            <wp14:sizeRelV relativeFrom="page">
              <wp14:pctHeight>0</wp14:pctHeight>
            </wp14:sizeRelV>
          </wp:anchor>
        </w:drawing>
      </w:r>
    </w:p>
    <w:p w14:paraId="5D30DC8D" w14:textId="77777777" w:rsidR="0044741E" w:rsidRDefault="0044741E" w:rsidP="00CE3566">
      <w:pPr>
        <w:rPr>
          <w:rFonts w:ascii="Times New Roman" w:hAnsi="Times New Roman" w:cs="Times New Roman"/>
          <w:b/>
          <w:bCs/>
          <w:sz w:val="29"/>
          <w:szCs w:val="29"/>
        </w:rPr>
      </w:pPr>
    </w:p>
    <w:p w14:paraId="3689F4B3" w14:textId="77777777" w:rsidR="0044741E" w:rsidRDefault="0044741E" w:rsidP="00CE3566">
      <w:pPr>
        <w:rPr>
          <w:rFonts w:ascii="Times New Roman" w:hAnsi="Times New Roman" w:cs="Times New Roman"/>
          <w:b/>
          <w:bCs/>
          <w:sz w:val="29"/>
          <w:szCs w:val="29"/>
        </w:rPr>
      </w:pPr>
    </w:p>
    <w:p w14:paraId="657D4AF2" w14:textId="77777777" w:rsidR="0044741E" w:rsidRDefault="0044741E" w:rsidP="00CE3566">
      <w:pPr>
        <w:rPr>
          <w:rFonts w:ascii="Times New Roman" w:hAnsi="Times New Roman" w:cs="Times New Roman"/>
          <w:b/>
          <w:bCs/>
          <w:sz w:val="29"/>
          <w:szCs w:val="29"/>
        </w:rPr>
      </w:pPr>
    </w:p>
    <w:p w14:paraId="12B1108A" w14:textId="77777777" w:rsidR="0044741E" w:rsidRDefault="0044741E" w:rsidP="00CE3566">
      <w:pPr>
        <w:rPr>
          <w:rFonts w:ascii="Times New Roman" w:hAnsi="Times New Roman" w:cs="Times New Roman"/>
          <w:b/>
          <w:bCs/>
          <w:sz w:val="29"/>
          <w:szCs w:val="29"/>
        </w:rPr>
      </w:pPr>
    </w:p>
    <w:p w14:paraId="2DD443D1" w14:textId="77777777" w:rsidR="0044741E" w:rsidRDefault="0044741E" w:rsidP="00CE3566">
      <w:pPr>
        <w:rPr>
          <w:rFonts w:ascii="Times New Roman" w:hAnsi="Times New Roman" w:cs="Times New Roman"/>
          <w:b/>
          <w:bCs/>
          <w:sz w:val="29"/>
          <w:szCs w:val="29"/>
        </w:rPr>
      </w:pPr>
    </w:p>
    <w:p w14:paraId="433A7FEB" w14:textId="77777777" w:rsidR="0044741E" w:rsidRDefault="0044741E" w:rsidP="00CE3566">
      <w:pPr>
        <w:rPr>
          <w:rFonts w:ascii="Times New Roman" w:hAnsi="Times New Roman" w:cs="Times New Roman"/>
          <w:b/>
          <w:bCs/>
          <w:sz w:val="29"/>
          <w:szCs w:val="29"/>
        </w:rPr>
      </w:pPr>
    </w:p>
    <w:p w14:paraId="364A2FCA" w14:textId="77777777" w:rsidR="0044741E" w:rsidRDefault="0044741E" w:rsidP="00CE3566">
      <w:pPr>
        <w:rPr>
          <w:rFonts w:ascii="Times New Roman" w:hAnsi="Times New Roman" w:cs="Times New Roman"/>
          <w:b/>
          <w:bCs/>
          <w:sz w:val="29"/>
          <w:szCs w:val="29"/>
        </w:rPr>
      </w:pPr>
    </w:p>
    <w:p w14:paraId="571834EB" w14:textId="77777777" w:rsidR="0044741E" w:rsidRDefault="0044741E" w:rsidP="00CE3566">
      <w:pPr>
        <w:rPr>
          <w:rFonts w:ascii="Times New Roman" w:hAnsi="Times New Roman" w:cs="Times New Roman"/>
          <w:b/>
          <w:bCs/>
          <w:sz w:val="29"/>
          <w:szCs w:val="29"/>
        </w:rPr>
      </w:pPr>
    </w:p>
    <w:p w14:paraId="56B301B9" w14:textId="77777777" w:rsidR="0044741E" w:rsidRDefault="0044741E" w:rsidP="00CE3566">
      <w:pPr>
        <w:rPr>
          <w:rFonts w:ascii="Times New Roman" w:hAnsi="Times New Roman" w:cs="Times New Roman"/>
          <w:b/>
          <w:bCs/>
          <w:sz w:val="29"/>
          <w:szCs w:val="29"/>
        </w:rPr>
      </w:pPr>
    </w:p>
    <w:p w14:paraId="2C55F4B1" w14:textId="77777777" w:rsidR="0044741E" w:rsidRDefault="0044741E" w:rsidP="00CE3566">
      <w:pPr>
        <w:rPr>
          <w:rFonts w:ascii="Times New Roman" w:hAnsi="Times New Roman" w:cs="Times New Roman"/>
          <w:b/>
          <w:bCs/>
          <w:sz w:val="29"/>
          <w:szCs w:val="29"/>
        </w:rPr>
      </w:pPr>
    </w:p>
    <w:p w14:paraId="78990603" w14:textId="77777777" w:rsidR="0044741E" w:rsidRDefault="0044741E"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44741E" w:rsidRPr="00227AD4" w14:paraId="2889253F" w14:textId="77777777" w:rsidTr="000D2048">
        <w:tc>
          <w:tcPr>
            <w:tcW w:w="1818" w:type="dxa"/>
            <w:tcBorders>
              <w:top w:val="single" w:sz="12" w:space="0" w:color="auto"/>
              <w:bottom w:val="single" w:sz="6" w:space="0" w:color="auto"/>
            </w:tcBorders>
            <w:shd w:val="clear" w:color="auto" w:fill="F2F2F2"/>
          </w:tcPr>
          <w:p w14:paraId="21888785"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0DC3B87C" w14:textId="77777777" w:rsidR="0044741E" w:rsidRPr="00227AD4" w:rsidRDefault="005F177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44741E">
              <w:rPr>
                <w:rFonts w:ascii="Times New Roman" w:hAnsi="Times New Roman"/>
                <w:color w:val="000000" w:themeColor="text1"/>
                <w:sz w:val="24"/>
                <w:szCs w:val="24"/>
              </w:rPr>
              <w:t>5</w:t>
            </w:r>
            <w:r>
              <w:rPr>
                <w:rFonts w:ascii="Times New Roman" w:hAnsi="Times New Roman"/>
                <w:color w:val="000000" w:themeColor="text1"/>
                <w:sz w:val="24"/>
                <w:szCs w:val="24"/>
              </w:rPr>
              <w:t>.2</w:t>
            </w:r>
          </w:p>
        </w:tc>
      </w:tr>
      <w:tr w:rsidR="0044741E" w:rsidRPr="00227AD4" w14:paraId="287D4AFE" w14:textId="77777777" w:rsidTr="000D2048">
        <w:tc>
          <w:tcPr>
            <w:tcW w:w="1818" w:type="dxa"/>
            <w:tcBorders>
              <w:top w:val="single" w:sz="6" w:space="0" w:color="auto"/>
              <w:bottom w:val="single" w:sz="6" w:space="0" w:color="auto"/>
            </w:tcBorders>
            <w:shd w:val="clear" w:color="auto" w:fill="F2F2F2"/>
          </w:tcPr>
          <w:p w14:paraId="30669E35"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6BD01332" w14:textId="77777777" w:rsidR="0044741E"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Login </w:t>
            </w:r>
            <w:r w:rsidR="0044741E">
              <w:rPr>
                <w:rFonts w:ascii="Times New Roman" w:hAnsi="Times New Roman"/>
                <w:color w:val="000000" w:themeColor="text1"/>
                <w:sz w:val="24"/>
                <w:szCs w:val="24"/>
              </w:rPr>
              <w:t>to the system.</w:t>
            </w:r>
          </w:p>
        </w:tc>
      </w:tr>
      <w:tr w:rsidR="0044741E" w:rsidRPr="00227AD4" w14:paraId="2DCCAD55" w14:textId="77777777" w:rsidTr="000D2048">
        <w:tc>
          <w:tcPr>
            <w:tcW w:w="1818" w:type="dxa"/>
            <w:tcBorders>
              <w:top w:val="single" w:sz="6" w:space="0" w:color="auto"/>
              <w:bottom w:val="single" w:sz="6" w:space="0" w:color="auto"/>
            </w:tcBorders>
            <w:shd w:val="clear" w:color="auto" w:fill="F2F2F2"/>
          </w:tcPr>
          <w:p w14:paraId="69B2C66A"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0A72D00A" w14:textId="77777777"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71A3C8F3"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336110C2" w14:textId="77777777"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44741E" w:rsidRPr="00227AD4" w14:paraId="1E5B82B5" w14:textId="77777777" w:rsidTr="000D2048">
        <w:tc>
          <w:tcPr>
            <w:tcW w:w="1818" w:type="dxa"/>
            <w:tcBorders>
              <w:top w:val="single" w:sz="6" w:space="0" w:color="auto"/>
              <w:bottom w:val="single" w:sz="6" w:space="0" w:color="auto"/>
            </w:tcBorders>
            <w:shd w:val="clear" w:color="auto" w:fill="F2F2F2"/>
          </w:tcPr>
          <w:p w14:paraId="20225AF7"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61087B56" w14:textId="77777777"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1D7088A2"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01366208" w14:textId="77777777"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44741E" w:rsidRPr="00227AD4" w14:paraId="3B003FE9" w14:textId="77777777" w:rsidTr="000D2048">
        <w:tc>
          <w:tcPr>
            <w:tcW w:w="2628" w:type="dxa"/>
            <w:gridSpan w:val="2"/>
            <w:tcBorders>
              <w:top w:val="single" w:sz="6" w:space="0" w:color="auto"/>
            </w:tcBorders>
          </w:tcPr>
          <w:p w14:paraId="37B21D44"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471991EE" w14:textId="77777777"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Student</w:t>
            </w:r>
          </w:p>
        </w:tc>
      </w:tr>
      <w:tr w:rsidR="0044741E" w:rsidRPr="00227AD4" w14:paraId="654A71A4" w14:textId="77777777" w:rsidTr="000D2048">
        <w:tc>
          <w:tcPr>
            <w:tcW w:w="2628" w:type="dxa"/>
            <w:gridSpan w:val="2"/>
          </w:tcPr>
          <w:p w14:paraId="13A0AF6E"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1676C403" w14:textId="77777777" w:rsidR="0044741E" w:rsidRPr="00227AD4" w:rsidRDefault="0044741E" w:rsidP="0044741E">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Lecturer/Student log in to the system on the mobile application</w:t>
            </w:r>
            <w:r w:rsidRPr="00227AD4">
              <w:rPr>
                <w:rFonts w:ascii="Times New Roman" w:hAnsi="Times New Roman" w:cs="Times New Roman"/>
                <w:color w:val="000000" w:themeColor="text1"/>
                <w:sz w:val="24"/>
                <w:szCs w:val="24"/>
              </w:rPr>
              <w:t xml:space="preserve">. </w:t>
            </w:r>
          </w:p>
        </w:tc>
      </w:tr>
      <w:tr w:rsidR="0044741E" w:rsidRPr="00227AD4" w14:paraId="50B5C6F5" w14:textId="77777777" w:rsidTr="000D2048">
        <w:tc>
          <w:tcPr>
            <w:tcW w:w="2628" w:type="dxa"/>
            <w:gridSpan w:val="2"/>
          </w:tcPr>
          <w:p w14:paraId="73F69683"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55F91C0B" w14:textId="77777777" w:rsidR="0044741E" w:rsidRPr="00227AD4" w:rsidRDefault="0044741E" w:rsidP="0044741E">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login </w:t>
            </w:r>
            <w:r w:rsidRPr="007A7F2D">
              <w:rPr>
                <w:rFonts w:ascii="Times New Roman" w:hAnsi="Times New Roman"/>
                <w:color w:val="000000" w:themeColor="text1"/>
                <w:sz w:val="24"/>
                <w:szCs w:val="24"/>
              </w:rPr>
              <w:t>form</w:t>
            </w:r>
          </w:p>
        </w:tc>
      </w:tr>
      <w:tr w:rsidR="0044741E" w:rsidRPr="00227AD4" w14:paraId="2B44302F" w14:textId="77777777" w:rsidTr="000D2048">
        <w:trPr>
          <w:trHeight w:val="408"/>
        </w:trPr>
        <w:tc>
          <w:tcPr>
            <w:tcW w:w="2628" w:type="dxa"/>
            <w:gridSpan w:val="2"/>
          </w:tcPr>
          <w:p w14:paraId="689E9399"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26913252" w14:textId="77777777" w:rsidR="0044741E" w:rsidRPr="005F1777" w:rsidRDefault="005F1777" w:rsidP="005F1777">
            <w:pPr>
              <w:contextualSpacing/>
              <w:rPr>
                <w:rFonts w:ascii="Times New Roman" w:hAnsi="Times New Roman" w:cs="Times New Roman"/>
                <w:sz w:val="24"/>
                <w:szCs w:val="24"/>
              </w:rPr>
            </w:pPr>
            <w:del w:id="45" w:author="rimi park" w:date="2014-05-19T09:52:00Z">
              <w:r w:rsidRPr="00A827EA" w:rsidDel="00F81C14">
                <w:rPr>
                  <w:rFonts w:ascii="Times New Roman" w:hAnsi="Times New Roman" w:cs="Times New Roman"/>
                  <w:sz w:val="24"/>
                  <w:szCs w:val="24"/>
                </w:rPr>
                <w:delText>Lecturer</w:delText>
              </w:r>
              <w:r w:rsidDel="00F81C14">
                <w:rPr>
                  <w:rFonts w:ascii="Times New Roman" w:hAnsi="Times New Roman" w:cs="Times New Roman"/>
                  <w:sz w:val="24"/>
                  <w:szCs w:val="24"/>
                </w:rPr>
                <w:delText>/Student</w:delText>
              </w:r>
              <w:r w:rsidRPr="00A827EA" w:rsidDel="00F81C14">
                <w:rPr>
                  <w:rFonts w:ascii="Times New Roman" w:hAnsi="Times New Roman" w:cs="Times New Roman"/>
                  <w:sz w:val="24"/>
                  <w:szCs w:val="24"/>
                </w:rPr>
                <w:delText xml:space="preserve"> enters </w:delText>
              </w:r>
              <w:r w:rsidDel="00F81C14">
                <w:rPr>
                  <w:rFonts w:ascii="Times New Roman" w:hAnsi="Times New Roman" w:cs="Times New Roman"/>
                  <w:sz w:val="24"/>
                  <w:szCs w:val="24"/>
                </w:rPr>
                <w:delText xml:space="preserve">to </w:delText>
              </w:r>
              <w:r w:rsidRPr="00A827EA" w:rsidDel="00F81C14">
                <w:rPr>
                  <w:rFonts w:ascii="Times New Roman" w:hAnsi="Times New Roman" w:cs="Times New Roman"/>
                  <w:sz w:val="24"/>
                  <w:szCs w:val="24"/>
                </w:rPr>
                <w:delText>Login page.</w:delText>
              </w:r>
            </w:del>
            <w:ins w:id="46" w:author="rimi park" w:date="2014-05-19T09:52:00Z">
              <w:r w:rsidR="00F81C14">
                <w:rPr>
                  <w:rFonts w:ascii="Times New Roman" w:hAnsi="Times New Roman" w:cs="Times New Roman"/>
                  <w:sz w:val="24"/>
                  <w:szCs w:val="24"/>
                </w:rPr>
                <w:t xml:space="preserve"> Lecturer/Student is registered into the system and has his/her account.</w:t>
              </w:r>
            </w:ins>
          </w:p>
        </w:tc>
      </w:tr>
      <w:tr w:rsidR="0044741E" w:rsidRPr="00227AD4" w14:paraId="02B46810" w14:textId="77777777" w:rsidTr="000D2048">
        <w:tc>
          <w:tcPr>
            <w:tcW w:w="2628" w:type="dxa"/>
            <w:gridSpan w:val="2"/>
          </w:tcPr>
          <w:p w14:paraId="71F93DFC"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01CBCE42" w14:textId="77777777" w:rsidR="0044741E" w:rsidRPr="00227AD4" w:rsidRDefault="005F1777" w:rsidP="000D2048">
            <w:pPr>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 xml:space="preserve"> or 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tc>
      </w:tr>
      <w:tr w:rsidR="0044741E" w:rsidRPr="00227AD4" w14:paraId="7A66A4A4" w14:textId="77777777" w:rsidTr="000D2048">
        <w:tc>
          <w:tcPr>
            <w:tcW w:w="2628" w:type="dxa"/>
            <w:gridSpan w:val="2"/>
          </w:tcPr>
          <w:p w14:paraId="5E08D620"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14:paraId="140B6FD3" w14:textId="77777777" w:rsidR="0044741E" w:rsidRDefault="0044741E" w:rsidP="0044741E">
            <w:pPr>
              <w:numPr>
                <w:ilvl w:val="0"/>
                <w:numId w:val="23"/>
              </w:numPr>
              <w:contextualSpacing/>
              <w:rPr>
                <w:rFonts w:ascii="Times New Roman" w:hAnsi="Times New Roman" w:cs="Times New Roman"/>
                <w:sz w:val="24"/>
                <w:szCs w:val="24"/>
              </w:rPr>
            </w:pPr>
            <w:commentRangeStart w:id="47"/>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commentRangeEnd w:id="47"/>
            <w:r w:rsidR="00F81C14">
              <w:rPr>
                <w:rStyle w:val="CommentReference"/>
              </w:rPr>
              <w:commentReference w:id="47"/>
            </w:r>
          </w:p>
          <w:p w14:paraId="15CDBA8F" w14:textId="77777777" w:rsidR="0044741E" w:rsidRDefault="0044741E" w:rsidP="0044741E">
            <w:pPr>
              <w:numPr>
                <w:ilvl w:val="0"/>
                <w:numId w:val="23"/>
              </w:numPr>
              <w:contextualSpacing/>
              <w:rPr>
                <w:rFonts w:ascii="Times New Roman" w:hAnsi="Times New Roman" w:cs="Times New Roman"/>
                <w:sz w:val="24"/>
                <w:szCs w:val="24"/>
              </w:rPr>
            </w:pPr>
            <w:r>
              <w:rPr>
                <w:rFonts w:ascii="Times New Roman" w:hAnsi="Times New Roman" w:cs="Times New Roman"/>
                <w:sz w:val="24"/>
                <w:szCs w:val="24"/>
              </w:rPr>
              <w:t>The system redirects to Login page on the mobile application.</w:t>
            </w:r>
          </w:p>
          <w:p w14:paraId="107ACFAD" w14:textId="77777777" w:rsidR="0044741E" w:rsidRPr="00A827EA" w:rsidRDefault="0044741E" w:rsidP="0044741E">
            <w:pPr>
              <w:numPr>
                <w:ilvl w:val="0"/>
                <w:numId w:val="23"/>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providesLogin interface on the mobile application, including username and password</w:t>
            </w:r>
          </w:p>
          <w:p w14:paraId="527DDD83" w14:textId="77777777" w:rsidR="0044741E" w:rsidRPr="00A827EA"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provides login information into the mobile application.</w:t>
            </w:r>
          </w:p>
          <w:p w14:paraId="41A7D73C" w14:textId="77777777" w:rsidR="0044741E"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submit login form into the mobile application.</w:t>
            </w:r>
          </w:p>
          <w:p w14:paraId="5EF9012C" w14:textId="77777777" w:rsidR="0044741E" w:rsidRDefault="0044741E" w:rsidP="0044741E">
            <w:pPr>
              <w:numPr>
                <w:ilvl w:val="0"/>
                <w:numId w:val="23"/>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sidR="005D44D7">
              <w:rPr>
                <w:rFonts w:ascii="Times New Roman" w:eastAsia="Pontano Sans" w:hAnsi="Times New Roman" w:cs="Times New Roman"/>
                <w:sz w:val="24"/>
                <w:szCs w:val="24"/>
              </w:rPr>
              <w:t>e</w:t>
            </w:r>
            <w:r w:rsidR="005D44D7">
              <w:rPr>
                <w:rFonts w:ascii="Times New Roman" w:hAnsi="Times New Roman" w:cs="Times New Roman"/>
                <w:sz w:val="24"/>
                <w:szCs w:val="24"/>
              </w:rPr>
              <w:t>s</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14:paraId="11AECFCD" w14:textId="77777777" w:rsidR="0044741E" w:rsidRPr="0044741E" w:rsidRDefault="0044741E" w:rsidP="005D44D7">
            <w:pPr>
              <w:numPr>
                <w:ilvl w:val="0"/>
                <w:numId w:val="23"/>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sidR="005D44D7">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tc>
      </w:tr>
      <w:tr w:rsidR="0044741E" w:rsidRPr="00227AD4" w14:paraId="41AB474E" w14:textId="77777777" w:rsidTr="000D2048">
        <w:tc>
          <w:tcPr>
            <w:tcW w:w="2628" w:type="dxa"/>
            <w:gridSpan w:val="2"/>
          </w:tcPr>
          <w:p w14:paraId="4EC7181F"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14:paraId="46F53082" w14:textId="77777777" w:rsidR="0044741E" w:rsidRPr="00227AD4" w:rsidRDefault="0044741E" w:rsidP="000D2048">
            <w:pPr>
              <w:jc w:val="right"/>
              <w:rPr>
                <w:rFonts w:ascii="Times New Roman" w:hAnsi="Times New Roman" w:cs="Times New Roman"/>
                <w:b/>
                <w:color w:val="000000" w:themeColor="text1"/>
                <w:sz w:val="24"/>
                <w:szCs w:val="24"/>
              </w:rPr>
            </w:pPr>
          </w:p>
        </w:tc>
        <w:tc>
          <w:tcPr>
            <w:tcW w:w="7110" w:type="dxa"/>
            <w:gridSpan w:val="3"/>
          </w:tcPr>
          <w:p w14:paraId="4752BD7F" w14:textId="77777777" w:rsidR="0044741E" w:rsidRDefault="005D44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7A. if Student log in to the system.</w:t>
            </w:r>
          </w:p>
          <w:p w14:paraId="4C3C9BE9" w14:textId="77777777" w:rsidR="005D44D7" w:rsidRDefault="005D44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1. </w:t>
            </w:r>
            <w:r w:rsidRPr="005D44D7">
              <w:rPr>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Student</w:t>
            </w:r>
            <w:r w:rsidRPr="005D44D7">
              <w:rPr>
                <w:rFonts w:ascii="Times New Roman" w:hAnsi="Times New Roman"/>
                <w:color w:val="000000" w:themeColor="text1"/>
                <w:sz w:val="24"/>
                <w:szCs w:val="24"/>
              </w:rPr>
              <w:t xml:space="preserve"> main page on the mobile application.</w:t>
            </w:r>
          </w:p>
          <w:p w14:paraId="4C360D44" w14:textId="77777777" w:rsidR="005D44D7" w:rsidRPr="00227AD4" w:rsidRDefault="005D44D7" w:rsidP="000D2048">
            <w:pPr>
              <w:pStyle w:val="Hints"/>
              <w:rPr>
                <w:rFonts w:ascii="Times New Roman" w:hAnsi="Times New Roman"/>
                <w:color w:val="000000" w:themeColor="text1"/>
                <w:sz w:val="24"/>
                <w:szCs w:val="24"/>
              </w:rPr>
            </w:pPr>
          </w:p>
          <w:p w14:paraId="50A7B874" w14:textId="77777777" w:rsidR="0044741E" w:rsidRDefault="005D44D7" w:rsidP="000D2048">
            <w:pPr>
              <w:rPr>
                <w:rFonts w:ascii="Times New Roman" w:hAnsi="Times New Roman" w:cs="Times New Roman"/>
                <w:sz w:val="24"/>
                <w:szCs w:val="24"/>
              </w:rPr>
            </w:pPr>
            <w:r>
              <w:rPr>
                <w:rFonts w:ascii="Times New Roman" w:hAnsi="Times New Roman" w:cs="Times New Roman"/>
                <w:sz w:val="24"/>
                <w:szCs w:val="24"/>
              </w:rPr>
              <w:t>6</w:t>
            </w:r>
            <w:r w:rsidR="0044741E">
              <w:rPr>
                <w:rFonts w:ascii="Times New Roman" w:hAnsi="Times New Roman" w:cs="Times New Roman"/>
                <w:sz w:val="24"/>
                <w:szCs w:val="24"/>
              </w:rPr>
              <w:t>C.</w:t>
            </w:r>
            <w:r w:rsidR="0044741E" w:rsidRPr="00A827EA">
              <w:rPr>
                <w:rFonts w:ascii="Times New Roman" w:hAnsi="Times New Roman" w:cs="Times New Roman"/>
                <w:sz w:val="24"/>
                <w:szCs w:val="24"/>
              </w:rPr>
              <w:t xml:space="preserve"> </w:t>
            </w:r>
            <w:r w:rsidR="0044741E">
              <w:rPr>
                <w:rStyle w:val="Heading2Char"/>
                <w:rFonts w:ascii="Times New Roman" w:hAnsi="Times New Roman" w:cs="Times New Roman"/>
                <w:i w:val="0"/>
                <w:iCs w:val="0"/>
                <w:color w:val="000000" w:themeColor="text1"/>
                <w:sz w:val="24"/>
                <w:szCs w:val="24"/>
              </w:rPr>
              <w:t>w</w:t>
            </w:r>
            <w:r w:rsidR="0044741E" w:rsidRPr="005613F3">
              <w:rPr>
                <w:rStyle w:val="Heading2Char"/>
                <w:rFonts w:ascii="Times New Roman" w:hAnsi="Times New Roman" w:cs="Times New Roman"/>
                <w:i w:val="0"/>
                <w:iCs w:val="0"/>
                <w:color w:val="000000" w:themeColor="text1"/>
                <w:sz w:val="24"/>
                <w:szCs w:val="24"/>
              </w:rPr>
              <w:t xml:space="preserve">hen </w:t>
            </w:r>
            <w:r w:rsidR="0044741E">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username and</w:t>
            </w:r>
            <w:r w:rsidR="0044741E">
              <w:rPr>
                <w:rFonts w:ascii="Times New Roman" w:hAnsi="Times New Roman" w:cs="Times New Roman"/>
                <w:sz w:val="24"/>
                <w:szCs w:val="24"/>
              </w:rPr>
              <w:t xml:space="preserve"> </w:t>
            </w:r>
            <w:r w:rsidR="0044741E" w:rsidRPr="00A827EA">
              <w:rPr>
                <w:rFonts w:ascii="Times New Roman" w:hAnsi="Times New Roman" w:cs="Times New Roman"/>
                <w:sz w:val="24"/>
                <w:szCs w:val="24"/>
              </w:rPr>
              <w:t xml:space="preserve">password </w:t>
            </w:r>
            <w:r w:rsidR="0044741E">
              <w:rPr>
                <w:rStyle w:val="Heading2Char"/>
                <w:rFonts w:ascii="Times New Roman" w:hAnsi="Times New Roman" w:cs="Times New Roman"/>
                <w:i w:val="0"/>
                <w:iCs w:val="0"/>
                <w:color w:val="000000" w:themeColor="text1"/>
                <w:sz w:val="24"/>
                <w:szCs w:val="24"/>
              </w:rPr>
              <w:t>is wrong.</w:t>
            </w:r>
            <w:r w:rsidR="0044741E">
              <w:rPr>
                <w:rFonts w:ascii="Times New Roman" w:hAnsi="Times New Roman" w:cs="Times New Roman"/>
                <w:sz w:val="24"/>
                <w:szCs w:val="24"/>
              </w:rPr>
              <w:t xml:space="preserve"> The system</w:t>
            </w:r>
            <w:r w:rsidR="0044741E" w:rsidRPr="00A827EA">
              <w:rPr>
                <w:rFonts w:ascii="Times New Roman" w:hAnsi="Times New Roman" w:cs="Times New Roman"/>
                <w:sz w:val="24"/>
                <w:szCs w:val="24"/>
              </w:rPr>
              <w:t xml:space="preserve"> provide</w:t>
            </w:r>
            <w:r w:rsidR="0044741E">
              <w:rPr>
                <w:rFonts w:ascii="Times New Roman" w:hAnsi="Times New Roman" w:cs="Times New Roman"/>
                <w:sz w:val="24"/>
                <w:szCs w:val="24"/>
              </w:rPr>
              <w:t>s</w:t>
            </w:r>
            <w:r w:rsidR="0044741E" w:rsidRPr="00A827EA">
              <w:rPr>
                <w:rFonts w:ascii="Times New Roman" w:hAnsi="Times New Roman" w:cs="Times New Roman"/>
                <w:sz w:val="24"/>
                <w:szCs w:val="24"/>
              </w:rPr>
              <w:t xml:space="preserve"> the error message as followed: </w:t>
            </w:r>
          </w:p>
          <w:p w14:paraId="4D5C104F" w14:textId="77777777" w:rsidR="0044741E" w:rsidRPr="00A922DA" w:rsidRDefault="0044741E"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735CA">
              <w:rPr>
                <w:rFonts w:ascii="Times New Roman" w:hAnsi="Times New Roman" w:cs="Times New Roman"/>
                <w:sz w:val="24"/>
                <w:szCs w:val="24"/>
              </w:rPr>
              <w:t>Invalid Username and/or Password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5D44D7">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5FEA7C31" w14:textId="77777777" w:rsidR="0044741E" w:rsidRPr="00D508B0" w:rsidRDefault="0044741E" w:rsidP="005D44D7">
            <w:pPr>
              <w:rPr>
                <w:rFonts w:ascii="Times New Roman" w:hAnsi="Times New Roman" w:cs="Times New Roman"/>
                <w:sz w:val="24"/>
                <w:szCs w:val="24"/>
              </w:rPr>
            </w:pPr>
          </w:p>
        </w:tc>
      </w:tr>
      <w:tr w:rsidR="0044741E" w:rsidRPr="00227AD4" w14:paraId="0E4DF9F7" w14:textId="77777777" w:rsidTr="000D2048">
        <w:tc>
          <w:tcPr>
            <w:tcW w:w="2628" w:type="dxa"/>
            <w:gridSpan w:val="2"/>
          </w:tcPr>
          <w:p w14:paraId="62DB5D91"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14A1628A" w14:textId="77777777"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44741E" w:rsidRPr="00227AD4" w14:paraId="734A212F" w14:textId="77777777" w:rsidTr="000D2048">
        <w:tc>
          <w:tcPr>
            <w:tcW w:w="2628" w:type="dxa"/>
            <w:gridSpan w:val="2"/>
          </w:tcPr>
          <w:p w14:paraId="607B2430"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6F282CC3" w14:textId="77777777"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44741E" w:rsidRPr="00227AD4" w14:paraId="3EB28ACF" w14:textId="77777777" w:rsidTr="000D2048">
        <w:tc>
          <w:tcPr>
            <w:tcW w:w="2628" w:type="dxa"/>
            <w:gridSpan w:val="2"/>
          </w:tcPr>
          <w:p w14:paraId="7DE7FB16"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4798744D" w14:textId="77777777"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44741E" w:rsidRPr="00227AD4" w14:paraId="3E20EAC6" w14:textId="77777777" w:rsidTr="000D2048">
        <w:tc>
          <w:tcPr>
            <w:tcW w:w="2628" w:type="dxa"/>
            <w:gridSpan w:val="2"/>
          </w:tcPr>
          <w:p w14:paraId="6284030F"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7D764ACF" w14:textId="77777777"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44741E" w:rsidRPr="00227AD4" w14:paraId="63E951BC" w14:textId="77777777" w:rsidTr="000D2048">
        <w:tc>
          <w:tcPr>
            <w:tcW w:w="2628" w:type="dxa"/>
            <w:gridSpan w:val="2"/>
          </w:tcPr>
          <w:p w14:paraId="0FDB8646" w14:textId="77777777"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73BAE4D2" w14:textId="77777777"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08F18679" w14:textId="77777777" w:rsidR="0044741E" w:rsidRDefault="0044741E" w:rsidP="00CE3566">
      <w:pPr>
        <w:rPr>
          <w:rFonts w:ascii="Times New Roman" w:hAnsi="Times New Roman" w:cs="Times New Roman"/>
          <w:b/>
          <w:bCs/>
          <w:sz w:val="29"/>
          <w:szCs w:val="29"/>
        </w:rPr>
      </w:pPr>
    </w:p>
    <w:p w14:paraId="34C07606" w14:textId="77777777" w:rsidR="0044741E" w:rsidRDefault="0044741E" w:rsidP="00CE3566">
      <w:pPr>
        <w:rPr>
          <w:rFonts w:ascii="Times New Roman" w:hAnsi="Times New Roman" w:cs="Times New Roman"/>
          <w:b/>
          <w:bCs/>
          <w:sz w:val="29"/>
          <w:szCs w:val="29"/>
        </w:rPr>
      </w:pPr>
    </w:p>
    <w:p w14:paraId="567C8225" w14:textId="77777777" w:rsidR="0044741E" w:rsidRDefault="0044741E" w:rsidP="00CE3566">
      <w:pPr>
        <w:rPr>
          <w:rFonts w:ascii="Times New Roman" w:hAnsi="Times New Roman" w:cs="Times New Roman"/>
          <w:b/>
          <w:bCs/>
          <w:sz w:val="29"/>
          <w:szCs w:val="29"/>
        </w:rPr>
      </w:pPr>
    </w:p>
    <w:p w14:paraId="0199A79A" w14:textId="77777777" w:rsidR="0044741E" w:rsidRDefault="0044741E" w:rsidP="00CE3566">
      <w:pPr>
        <w:rPr>
          <w:rFonts w:ascii="Times New Roman" w:hAnsi="Times New Roman" w:cs="Times New Roman"/>
          <w:b/>
          <w:bCs/>
          <w:sz w:val="29"/>
          <w:szCs w:val="29"/>
        </w:rPr>
      </w:pPr>
    </w:p>
    <w:p w14:paraId="7EBF7078" w14:textId="77777777" w:rsidR="0044741E" w:rsidRDefault="0044741E" w:rsidP="00CE3566">
      <w:pPr>
        <w:rPr>
          <w:rFonts w:ascii="Times New Roman" w:hAnsi="Times New Roman" w:cs="Times New Roman"/>
          <w:b/>
          <w:bCs/>
          <w:sz w:val="29"/>
          <w:szCs w:val="29"/>
        </w:rPr>
      </w:pPr>
    </w:p>
    <w:p w14:paraId="114AAE46" w14:textId="77777777" w:rsidR="0044741E" w:rsidRDefault="0044741E" w:rsidP="00CE3566">
      <w:pPr>
        <w:rPr>
          <w:rFonts w:ascii="Times New Roman" w:hAnsi="Times New Roman" w:cs="Times New Roman"/>
          <w:b/>
          <w:bCs/>
          <w:sz w:val="29"/>
          <w:szCs w:val="29"/>
        </w:rPr>
      </w:pPr>
    </w:p>
    <w:p w14:paraId="790C6A0D" w14:textId="77777777" w:rsidR="0044741E" w:rsidRDefault="0044741E" w:rsidP="00CE3566">
      <w:pPr>
        <w:rPr>
          <w:rFonts w:ascii="Times New Roman" w:hAnsi="Times New Roman" w:cs="Times New Roman"/>
          <w:b/>
          <w:bCs/>
          <w:sz w:val="29"/>
          <w:szCs w:val="29"/>
        </w:rPr>
      </w:pPr>
    </w:p>
    <w:p w14:paraId="6C4D5E85" w14:textId="77777777" w:rsidR="0044741E" w:rsidRDefault="0044741E" w:rsidP="00CE3566">
      <w:pPr>
        <w:rPr>
          <w:rFonts w:ascii="Times New Roman" w:hAnsi="Times New Roman" w:cs="Times New Roman"/>
          <w:b/>
          <w:bCs/>
          <w:sz w:val="29"/>
          <w:szCs w:val="29"/>
        </w:rPr>
      </w:pPr>
    </w:p>
    <w:p w14:paraId="6F30006F" w14:textId="77777777" w:rsidR="00A526AC" w:rsidRPr="00CE3566" w:rsidRDefault="005F1777"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A526AC" w:rsidRPr="00CE3566">
        <w:rPr>
          <w:rFonts w:ascii="Times New Roman" w:hAnsi="Times New Roman" w:cs="Times New Roman"/>
          <w:b/>
          <w:bCs/>
          <w:sz w:val="29"/>
          <w:szCs w:val="29"/>
        </w:rPr>
        <w:t>5.</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Lecturer/Student can login to the system. </w:t>
      </w:r>
    </w:p>
    <w:p w14:paraId="1F8DA6BA" w14:textId="77777777"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rPr>
        <w:t>After Lecturer</w:t>
      </w:r>
      <w:r>
        <w:rPr>
          <w:rFonts w:ascii="Times New Roman" w:hAnsi="Times New Roman" w:cs="Times New Roman"/>
        </w:rPr>
        <w:t>/Student</w:t>
      </w:r>
      <w:r w:rsidRPr="00A827EA">
        <w:rPr>
          <w:rFonts w:ascii="Times New Roman" w:hAnsi="Times New Roman" w:cs="Times New Roman"/>
        </w:rPr>
        <w:t xml:space="preserve"> account was approved</w:t>
      </w:r>
      <w:r w:rsidRPr="00A827EA">
        <w:rPr>
          <w:rFonts w:ascii="Times New Roman" w:hAnsi="Times New Roman" w:cs="Times New Roman"/>
          <w:sz w:val="24"/>
          <w:szCs w:val="24"/>
        </w:rPr>
        <w:t>. 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can login to the system by providing username and password into the mobile application.</w:t>
      </w:r>
    </w:p>
    <w:p w14:paraId="1841DF8D"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w:t>
      </w:r>
      <w:r w:rsidR="00C54831">
        <w:rPr>
          <w:rFonts w:ascii="Times New Roman" w:hAnsi="Times New Roman" w:cs="Times New Roman"/>
          <w:sz w:val="24"/>
          <w:szCs w:val="24"/>
        </w:rPr>
        <w:t>, Student</w:t>
      </w:r>
      <w:r w:rsidRPr="00A827EA">
        <w:rPr>
          <w:rFonts w:ascii="Times New Roman" w:hAnsi="Times New Roman" w:cs="Times New Roman"/>
          <w:sz w:val="24"/>
          <w:szCs w:val="24"/>
        </w:rPr>
        <w:t xml:space="preserve"> </w:t>
      </w:r>
    </w:p>
    <w:p w14:paraId="3229DD9E"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Prerequisite:</w:t>
      </w:r>
      <w:r w:rsidR="00C54831">
        <w:rPr>
          <w:rFonts w:ascii="Times New Roman" w:hAnsi="Times New Roman" w:cs="Times New Roman"/>
          <w:sz w:val="24"/>
          <w:szCs w:val="24"/>
        </w:rPr>
        <w:t xml:space="preserve"> -</w:t>
      </w:r>
    </w:p>
    <w:p w14:paraId="0B27D57C"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66"/>
        <w:gridCol w:w="2249"/>
        <w:gridCol w:w="2249"/>
      </w:tblGrid>
      <w:tr w:rsidR="00A526AC" w:rsidRPr="00A827EA" w14:paraId="4090D4EE" w14:textId="77777777" w:rsidTr="00344883">
        <w:tc>
          <w:tcPr>
            <w:tcW w:w="2337" w:type="dxa"/>
          </w:tcPr>
          <w:p w14:paraId="1235BCC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337" w:type="dxa"/>
          </w:tcPr>
          <w:p w14:paraId="32980A1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38" w:type="dxa"/>
          </w:tcPr>
          <w:p w14:paraId="0DC8E2F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338" w:type="dxa"/>
          </w:tcPr>
          <w:p w14:paraId="6EB8BF5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31E6D13C" w14:textId="77777777" w:rsidTr="00344883">
        <w:tc>
          <w:tcPr>
            <w:tcW w:w="2337" w:type="dxa"/>
          </w:tcPr>
          <w:p w14:paraId="0F45790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username</w:t>
            </w:r>
          </w:p>
        </w:tc>
        <w:tc>
          <w:tcPr>
            <w:tcW w:w="2337" w:type="dxa"/>
          </w:tcPr>
          <w:p w14:paraId="77405E0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38" w:type="dxa"/>
          </w:tcPr>
          <w:p w14:paraId="7B6408A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w:t>
            </w:r>
          </w:p>
        </w:tc>
        <w:tc>
          <w:tcPr>
            <w:tcW w:w="2338" w:type="dxa"/>
          </w:tcPr>
          <w:p w14:paraId="47AC23D1" w14:textId="77777777" w:rsidR="00A526AC" w:rsidRPr="00A827EA" w:rsidRDefault="00A526AC" w:rsidP="00227AD4">
            <w:pPr>
              <w:rPr>
                <w:rFonts w:ascii="Times New Roman" w:hAnsi="Times New Roman" w:cs="Times New Roman"/>
                <w:sz w:val="24"/>
                <w:szCs w:val="24"/>
              </w:rPr>
            </w:pPr>
          </w:p>
        </w:tc>
      </w:tr>
      <w:tr w:rsidR="00A526AC" w:rsidRPr="00A827EA" w14:paraId="44A9163E" w14:textId="77777777" w:rsidTr="00344883">
        <w:tc>
          <w:tcPr>
            <w:tcW w:w="2337" w:type="dxa"/>
          </w:tcPr>
          <w:p w14:paraId="7EF5A92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337" w:type="dxa"/>
          </w:tcPr>
          <w:p w14:paraId="3166825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38" w:type="dxa"/>
          </w:tcPr>
          <w:p w14:paraId="44A37A0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338" w:type="dxa"/>
          </w:tcPr>
          <w:p w14:paraId="4E8E503D" w14:textId="77777777" w:rsidR="00A526AC" w:rsidRPr="00A827EA" w:rsidRDefault="00A526AC" w:rsidP="00227AD4">
            <w:pPr>
              <w:rPr>
                <w:rFonts w:ascii="Times New Roman" w:hAnsi="Times New Roman" w:cs="Times New Roman"/>
                <w:sz w:val="24"/>
                <w:szCs w:val="24"/>
              </w:rPr>
            </w:pPr>
          </w:p>
        </w:tc>
      </w:tr>
    </w:tbl>
    <w:p w14:paraId="25C71973" w14:textId="77777777" w:rsidR="00A526AC" w:rsidRPr="00A827EA" w:rsidRDefault="00A526AC" w:rsidP="00A526AC">
      <w:pPr>
        <w:rPr>
          <w:rFonts w:ascii="Times New Roman" w:hAnsi="Times New Roman" w:cs="Times New Roman"/>
          <w:sz w:val="24"/>
          <w:szCs w:val="24"/>
        </w:rPr>
      </w:pPr>
    </w:p>
    <w:p w14:paraId="62280AD8"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3534F7E8" w14:textId="77777777"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p>
    <w:p w14:paraId="4C174749" w14:textId="77777777"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provides login information into the mobile application.</w:t>
      </w:r>
    </w:p>
    <w:p w14:paraId="3416AAB7" w14:textId="77777777"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submit login form into the mobile application.</w:t>
      </w:r>
    </w:p>
    <w:p w14:paraId="649FF73C" w14:textId="77777777" w:rsidR="00A526AC" w:rsidRPr="00A827EA" w:rsidRDefault="00A526AC" w:rsidP="00A526AC">
      <w:pPr>
        <w:ind w:left="720"/>
        <w:contextualSpacing/>
        <w:rPr>
          <w:rFonts w:ascii="Times New Roman" w:hAnsi="Times New Roman" w:cs="Times New Roman"/>
          <w:sz w:val="24"/>
          <w:szCs w:val="24"/>
        </w:rPr>
      </w:pPr>
    </w:p>
    <w:p w14:paraId="67DCA0F2" w14:textId="77777777"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14:paraId="16175030" w14:textId="77777777"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A. if the username and password are not matched, the system will display the error message “Invalid Username and/or Password” to the user.</w:t>
      </w:r>
    </w:p>
    <w:p w14:paraId="176C06F9" w14:textId="77777777" w:rsidR="00A526AC" w:rsidRDefault="00A526AC" w:rsidP="00A526AC">
      <w:pPr>
        <w:ind w:left="720" w:firstLine="360"/>
        <w:rPr>
          <w:rFonts w:ascii="Times New Roman" w:hAnsi="Times New Roman" w:cs="Times New Roman"/>
          <w:sz w:val="24"/>
          <w:szCs w:val="24"/>
        </w:rPr>
      </w:pPr>
    </w:p>
    <w:p w14:paraId="26544784" w14:textId="77777777" w:rsidR="00344883" w:rsidRDefault="00344883" w:rsidP="00A526AC">
      <w:pPr>
        <w:ind w:left="720" w:firstLine="360"/>
        <w:rPr>
          <w:rFonts w:ascii="Times New Roman" w:hAnsi="Times New Roman" w:cs="Times New Roman"/>
          <w:sz w:val="24"/>
          <w:szCs w:val="24"/>
        </w:rPr>
      </w:pPr>
    </w:p>
    <w:p w14:paraId="0A484A41" w14:textId="77777777" w:rsidR="00344883" w:rsidRDefault="00344883" w:rsidP="00A526AC">
      <w:pPr>
        <w:ind w:left="720" w:firstLine="360"/>
        <w:rPr>
          <w:rFonts w:ascii="Times New Roman" w:hAnsi="Times New Roman" w:cs="Times New Roman"/>
          <w:sz w:val="24"/>
          <w:szCs w:val="24"/>
        </w:rPr>
      </w:pPr>
    </w:p>
    <w:p w14:paraId="1255550A" w14:textId="77777777" w:rsidR="00344883" w:rsidRDefault="00344883" w:rsidP="00A526AC">
      <w:pPr>
        <w:ind w:left="720" w:firstLine="360"/>
        <w:rPr>
          <w:rFonts w:ascii="Times New Roman" w:hAnsi="Times New Roman" w:cs="Times New Roman"/>
          <w:sz w:val="24"/>
          <w:szCs w:val="24"/>
        </w:rPr>
      </w:pPr>
    </w:p>
    <w:p w14:paraId="6EAC27AA" w14:textId="77777777" w:rsidR="00344883" w:rsidRDefault="00344883" w:rsidP="00A526AC">
      <w:pPr>
        <w:ind w:left="720" w:firstLine="360"/>
        <w:rPr>
          <w:rFonts w:ascii="Times New Roman" w:hAnsi="Times New Roman" w:cs="Times New Roman"/>
          <w:sz w:val="24"/>
          <w:szCs w:val="24"/>
        </w:rPr>
      </w:pPr>
    </w:p>
    <w:p w14:paraId="5D7A8617" w14:textId="77777777" w:rsidR="00344883" w:rsidRDefault="00344883" w:rsidP="00A526AC">
      <w:pPr>
        <w:ind w:left="720" w:firstLine="360"/>
        <w:rPr>
          <w:rFonts w:ascii="Times New Roman" w:hAnsi="Times New Roman" w:cs="Times New Roman"/>
          <w:sz w:val="24"/>
          <w:szCs w:val="24"/>
        </w:rPr>
      </w:pPr>
    </w:p>
    <w:p w14:paraId="4076F866" w14:textId="77777777" w:rsidR="00344883" w:rsidRDefault="00344883" w:rsidP="00A526AC">
      <w:pPr>
        <w:ind w:left="720" w:firstLine="360"/>
        <w:rPr>
          <w:rFonts w:ascii="Times New Roman" w:hAnsi="Times New Roman" w:cs="Times New Roman"/>
          <w:sz w:val="24"/>
          <w:szCs w:val="24"/>
        </w:rPr>
      </w:pPr>
    </w:p>
    <w:p w14:paraId="2F2424F1" w14:textId="77777777" w:rsidR="00344883" w:rsidRDefault="00344883" w:rsidP="00A526AC">
      <w:pPr>
        <w:ind w:left="720" w:firstLine="360"/>
        <w:rPr>
          <w:rFonts w:ascii="Times New Roman" w:hAnsi="Times New Roman" w:cs="Times New Roman"/>
          <w:sz w:val="24"/>
          <w:szCs w:val="24"/>
        </w:rPr>
      </w:pPr>
    </w:p>
    <w:p w14:paraId="18A9FAC2" w14:textId="77777777" w:rsidR="00344883" w:rsidRPr="00A827EA" w:rsidRDefault="00344883" w:rsidP="00A526AC">
      <w:pPr>
        <w:ind w:left="720" w:firstLine="360"/>
        <w:rPr>
          <w:rFonts w:ascii="Times New Roman" w:hAnsi="Times New Roman" w:cs="Times New Roman"/>
          <w:sz w:val="24"/>
          <w:szCs w:val="24"/>
        </w:rPr>
      </w:pPr>
    </w:p>
    <w:p w14:paraId="4C05A9B6" w14:textId="77777777" w:rsidR="00A526AC" w:rsidRDefault="00A526AC" w:rsidP="00C54831">
      <w:pPr>
        <w:ind w:firstLine="36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w:t>
      </w:r>
      <w:r w:rsidR="005F1777">
        <w:rPr>
          <w:rFonts w:ascii="Times New Roman" w:hAnsi="Times New Roman" w:cs="Times New Roman"/>
          <w:b/>
          <w:bCs/>
          <w:sz w:val="29"/>
          <w:szCs w:val="29"/>
        </w:rPr>
        <w:t xml:space="preserve">quirement Specification of URS </w:t>
      </w:r>
      <w:r w:rsidRPr="00CE3566">
        <w:rPr>
          <w:rFonts w:ascii="Times New Roman" w:hAnsi="Times New Roman" w:cs="Times New Roman"/>
          <w:b/>
          <w:bCs/>
          <w:sz w:val="29"/>
          <w:szCs w:val="29"/>
        </w:rPr>
        <w:t>5</w:t>
      </w:r>
      <w:r w:rsidR="005F1777">
        <w:rPr>
          <w:rFonts w:ascii="Times New Roman" w:hAnsi="Times New Roman" w:cs="Times New Roman"/>
          <w:b/>
          <w:bCs/>
          <w:sz w:val="29"/>
          <w:szCs w:val="29"/>
        </w:rPr>
        <w:t>.2</w:t>
      </w:r>
    </w:p>
    <w:p w14:paraId="104C7EAA" w14:textId="77777777" w:rsidR="00C54831" w:rsidRPr="00CE3566" w:rsidRDefault="00C54831" w:rsidP="00C54831">
      <w:pPr>
        <w:ind w:firstLine="360"/>
        <w:rPr>
          <w:rFonts w:ascii="Times New Roman" w:hAnsi="Times New Roman" w:cs="Times New Roman"/>
          <w:b/>
          <w:bCs/>
          <w:sz w:val="29"/>
          <w:szCs w:val="29"/>
        </w:rPr>
      </w:pPr>
    </w:p>
    <w:p w14:paraId="61A4078A" w14:textId="77777777" w:rsidR="005F1777" w:rsidRPr="00E941D6"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CC2136B" w14:textId="77777777" w:rsidR="005F1777" w:rsidRDefault="005F1777" w:rsidP="005F177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C6FEB5A" w14:textId="77777777" w:rsidR="005F1777" w:rsidRPr="00B13768"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B13768">
        <w:rPr>
          <w:rFonts w:ascii="Times New Roman" w:hAnsi="Times New Roman" w:cs="Times New Roman"/>
          <w:b/>
          <w:bCs/>
          <w:sz w:val="24"/>
          <w:szCs w:val="24"/>
        </w:rPr>
        <w:t>5-1</w:t>
      </w:r>
      <w:r>
        <w:rPr>
          <w:rFonts w:ascii="Times New Roman" w:hAnsi="Times New Roman" w:cs="Times New Roman"/>
          <w:b/>
          <w:bCs/>
          <w:sz w:val="24"/>
          <w:szCs w:val="24"/>
        </w:rPr>
        <w:t>.2</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14:paraId="1CA4C2B9"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Login interface on the mobile application, including username and password for Lecturer/Student</w:t>
      </w:r>
      <w:r w:rsidRPr="00031398">
        <w:rPr>
          <w:rFonts w:ascii="Times New Roman" w:hAnsi="Times New Roman" w:cs="Times New Roman"/>
          <w:sz w:val="24"/>
          <w:szCs w:val="24"/>
        </w:rPr>
        <w:t xml:space="preserve"> </w:t>
      </w:r>
      <w:r>
        <w:rPr>
          <w:rFonts w:ascii="Times New Roman" w:hAnsi="Times New Roman" w:cs="Times New Roman"/>
          <w:sz w:val="24"/>
          <w:szCs w:val="24"/>
        </w:rPr>
        <w:t>login</w:t>
      </w:r>
      <w:r w:rsidRPr="00031398">
        <w:rPr>
          <w:rFonts w:ascii="Times New Roman" w:hAnsi="Times New Roman" w:cs="Times New Roman"/>
          <w:sz w:val="24"/>
          <w:szCs w:val="24"/>
        </w:rPr>
        <w:t xml:space="preserve"> his/her </w:t>
      </w:r>
      <w:r>
        <w:rPr>
          <w:rFonts w:ascii="Times New Roman" w:hAnsi="Times New Roman" w:cs="Times New Roman"/>
          <w:sz w:val="24"/>
          <w:szCs w:val="24"/>
        </w:rPr>
        <w:t xml:space="preserve">account </w:t>
      </w:r>
      <w:r w:rsidRPr="00031398">
        <w:rPr>
          <w:rFonts w:ascii="Times New Roman" w:hAnsi="Times New Roman" w:cs="Times New Roman"/>
          <w:sz w:val="24"/>
          <w:szCs w:val="24"/>
        </w:rPr>
        <w:t>into the system.</w:t>
      </w:r>
    </w:p>
    <w:p w14:paraId="77CF03C0"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14:paraId="5BCFE711"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5-4.2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“Invalid Username and/or Password</w:t>
      </w:r>
      <w:r w:rsidRPr="00031398">
        <w:rPr>
          <w:rFonts w:ascii="Times New Roman" w:hAnsi="Times New Roman" w:cs="Times New Roman"/>
          <w:sz w:val="24"/>
          <w:szCs w:val="24"/>
        </w:rPr>
        <w:t xml:space="preserve">” when </w:t>
      </w:r>
      <w:r>
        <w:rPr>
          <w:rFonts w:ascii="Times New Roman" w:hAnsi="Times New Roman" w:cs="Times New Roman"/>
          <w:sz w:val="24"/>
          <w:szCs w:val="24"/>
        </w:rPr>
        <w:t>username and password are</w:t>
      </w:r>
      <w:r w:rsidRPr="00031398">
        <w:rPr>
          <w:rFonts w:ascii="Times New Roman" w:hAnsi="Times New Roman" w:cs="Times New Roman"/>
          <w:sz w:val="24"/>
          <w:szCs w:val="24"/>
        </w:rPr>
        <w:t xml:space="preserve"> wrong</w:t>
      </w:r>
      <w:r>
        <w:rPr>
          <w:rFonts w:ascii="Times New Roman" w:hAnsi="Times New Roman" w:cs="Times New Roman"/>
          <w:sz w:val="24"/>
          <w:szCs w:val="24"/>
        </w:rPr>
        <w:t xml:space="preserve"> to Lecturer/Student</w:t>
      </w:r>
      <w:r w:rsidRPr="00031398">
        <w:rPr>
          <w:rFonts w:ascii="Times New Roman" w:hAnsi="Times New Roman" w:cs="Times New Roman"/>
          <w:sz w:val="24"/>
          <w:szCs w:val="24"/>
        </w:rPr>
        <w:t>.</w:t>
      </w:r>
    </w:p>
    <w:p w14:paraId="51E05D01" w14:textId="77777777" w:rsidR="00344883" w:rsidRDefault="00344883" w:rsidP="005F1777">
      <w:pPr>
        <w:ind w:left="720"/>
        <w:rPr>
          <w:rFonts w:ascii="Times New Roman" w:hAnsi="Times New Roman" w:cs="Times New Roman"/>
          <w:sz w:val="24"/>
          <w:szCs w:val="24"/>
        </w:rPr>
      </w:pPr>
    </w:p>
    <w:p w14:paraId="275CC36F" w14:textId="77777777" w:rsidR="00344883" w:rsidRDefault="00344883" w:rsidP="005F1777">
      <w:pPr>
        <w:ind w:left="720"/>
        <w:rPr>
          <w:rFonts w:ascii="Times New Roman" w:hAnsi="Times New Roman" w:cs="Times New Roman"/>
          <w:sz w:val="24"/>
          <w:szCs w:val="24"/>
        </w:rPr>
      </w:pPr>
    </w:p>
    <w:p w14:paraId="2CC24B86" w14:textId="77777777" w:rsidR="00344883" w:rsidRDefault="00344883" w:rsidP="005F1777">
      <w:pPr>
        <w:ind w:left="720"/>
        <w:rPr>
          <w:rFonts w:ascii="Times New Roman" w:hAnsi="Times New Roman" w:cs="Times New Roman"/>
          <w:sz w:val="24"/>
          <w:szCs w:val="24"/>
        </w:rPr>
      </w:pPr>
    </w:p>
    <w:p w14:paraId="34D8111F" w14:textId="77777777" w:rsidR="00344883" w:rsidRDefault="00344883" w:rsidP="005F1777">
      <w:pPr>
        <w:ind w:left="720"/>
        <w:rPr>
          <w:rFonts w:ascii="Times New Roman" w:hAnsi="Times New Roman" w:cs="Times New Roman"/>
          <w:sz w:val="24"/>
          <w:szCs w:val="24"/>
        </w:rPr>
      </w:pPr>
    </w:p>
    <w:p w14:paraId="6015AA00" w14:textId="77777777" w:rsidR="00344883" w:rsidRDefault="00344883" w:rsidP="005F1777">
      <w:pPr>
        <w:ind w:left="720"/>
        <w:rPr>
          <w:rFonts w:ascii="Times New Roman" w:hAnsi="Times New Roman" w:cs="Times New Roman"/>
          <w:sz w:val="24"/>
          <w:szCs w:val="24"/>
        </w:rPr>
      </w:pPr>
    </w:p>
    <w:p w14:paraId="3A27B6BD" w14:textId="77777777" w:rsidR="00344883" w:rsidRDefault="00344883" w:rsidP="005F1777">
      <w:pPr>
        <w:ind w:left="720"/>
        <w:rPr>
          <w:rFonts w:ascii="Times New Roman" w:hAnsi="Times New Roman" w:cs="Times New Roman"/>
          <w:sz w:val="24"/>
          <w:szCs w:val="24"/>
        </w:rPr>
      </w:pPr>
    </w:p>
    <w:p w14:paraId="209A4A5A" w14:textId="77777777" w:rsidR="00344883" w:rsidRDefault="00344883" w:rsidP="005F1777">
      <w:pPr>
        <w:ind w:left="720"/>
        <w:rPr>
          <w:rFonts w:ascii="Times New Roman" w:hAnsi="Times New Roman" w:cs="Times New Roman"/>
          <w:sz w:val="24"/>
          <w:szCs w:val="24"/>
        </w:rPr>
      </w:pPr>
    </w:p>
    <w:p w14:paraId="5A23226E" w14:textId="77777777" w:rsidR="00344883" w:rsidRDefault="00344883" w:rsidP="005F1777">
      <w:pPr>
        <w:ind w:left="720"/>
        <w:rPr>
          <w:rFonts w:ascii="Times New Roman" w:hAnsi="Times New Roman" w:cs="Times New Roman"/>
          <w:sz w:val="24"/>
          <w:szCs w:val="24"/>
        </w:rPr>
      </w:pPr>
    </w:p>
    <w:p w14:paraId="10ECB798" w14:textId="77777777" w:rsidR="00344883" w:rsidRDefault="00344883" w:rsidP="005F1777">
      <w:pPr>
        <w:ind w:left="720"/>
        <w:rPr>
          <w:rFonts w:ascii="Times New Roman" w:hAnsi="Times New Roman" w:cs="Times New Roman"/>
          <w:sz w:val="24"/>
          <w:szCs w:val="24"/>
        </w:rPr>
      </w:pPr>
    </w:p>
    <w:p w14:paraId="644C0FB1" w14:textId="77777777" w:rsidR="00344883" w:rsidRDefault="00344883" w:rsidP="005F1777">
      <w:pPr>
        <w:ind w:left="720"/>
        <w:rPr>
          <w:rFonts w:ascii="Times New Roman" w:hAnsi="Times New Roman" w:cs="Times New Roman"/>
          <w:sz w:val="24"/>
          <w:szCs w:val="24"/>
        </w:rPr>
      </w:pPr>
    </w:p>
    <w:p w14:paraId="5502F275" w14:textId="77777777" w:rsidR="00344883" w:rsidRDefault="00344883" w:rsidP="005F1777">
      <w:pPr>
        <w:ind w:left="720"/>
        <w:rPr>
          <w:rFonts w:ascii="Times New Roman" w:hAnsi="Times New Roman" w:cs="Times New Roman"/>
          <w:sz w:val="24"/>
          <w:szCs w:val="24"/>
        </w:rPr>
      </w:pPr>
    </w:p>
    <w:p w14:paraId="6D1C67B0" w14:textId="77777777" w:rsidR="00344883" w:rsidRDefault="00344883" w:rsidP="005F1777">
      <w:pPr>
        <w:ind w:left="720"/>
        <w:rPr>
          <w:rFonts w:ascii="Times New Roman" w:hAnsi="Times New Roman" w:cs="Times New Roman"/>
          <w:sz w:val="24"/>
          <w:szCs w:val="24"/>
        </w:rPr>
      </w:pPr>
    </w:p>
    <w:p w14:paraId="75C2CE6F" w14:textId="77777777" w:rsidR="00344883" w:rsidRDefault="00344883" w:rsidP="005F1777">
      <w:pPr>
        <w:ind w:left="720"/>
        <w:rPr>
          <w:rFonts w:ascii="Times New Roman" w:hAnsi="Times New Roman" w:cs="Times New Roman"/>
          <w:sz w:val="24"/>
          <w:szCs w:val="24"/>
        </w:rPr>
      </w:pPr>
    </w:p>
    <w:p w14:paraId="4D767022" w14:textId="77777777" w:rsidR="00344883" w:rsidRDefault="00344883" w:rsidP="005F1777">
      <w:pPr>
        <w:ind w:left="720"/>
        <w:rPr>
          <w:rFonts w:ascii="Times New Roman" w:hAnsi="Times New Roman" w:cs="Times New Roman"/>
          <w:sz w:val="24"/>
          <w:szCs w:val="24"/>
        </w:rPr>
      </w:pPr>
    </w:p>
    <w:p w14:paraId="53B8B346" w14:textId="77777777" w:rsidR="00344883" w:rsidRDefault="00344883" w:rsidP="005F1777">
      <w:pPr>
        <w:ind w:left="720"/>
        <w:rPr>
          <w:rFonts w:ascii="Times New Roman" w:hAnsi="Times New Roman" w:cs="Times New Roman"/>
          <w:sz w:val="24"/>
          <w:szCs w:val="24"/>
        </w:rPr>
      </w:pPr>
    </w:p>
    <w:p w14:paraId="6FC265FC" w14:textId="77777777" w:rsidR="00344883" w:rsidRDefault="00344883" w:rsidP="005F1777">
      <w:pPr>
        <w:ind w:left="720"/>
        <w:rPr>
          <w:rFonts w:ascii="Times New Roman" w:hAnsi="Times New Roman" w:cs="Times New Roman"/>
          <w:sz w:val="24"/>
          <w:szCs w:val="24"/>
        </w:rPr>
      </w:pPr>
    </w:p>
    <w:p w14:paraId="0FCF616C" w14:textId="77777777" w:rsidR="00344883" w:rsidRDefault="00344883" w:rsidP="005F1777">
      <w:pPr>
        <w:ind w:left="720"/>
        <w:rPr>
          <w:rFonts w:ascii="Times New Roman" w:hAnsi="Times New Roman" w:cs="Times New Roman"/>
          <w:sz w:val="24"/>
          <w:szCs w:val="24"/>
        </w:rPr>
      </w:pPr>
    </w:p>
    <w:p w14:paraId="21D91CDD" w14:textId="77777777" w:rsidR="009735CA" w:rsidRDefault="005F1777" w:rsidP="009735CA">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4.6 Logout system (UC </w:t>
      </w:r>
      <w:r w:rsidR="009735CA">
        <w:rPr>
          <w:rFonts w:ascii="Times New Roman" w:hAnsi="Times New Roman" w:cs="Times New Roman"/>
          <w:b/>
          <w:bCs/>
          <w:i w:val="0"/>
          <w:iCs w:val="0"/>
          <w:sz w:val="36"/>
          <w:szCs w:val="36"/>
        </w:rPr>
        <w:t>6</w:t>
      </w:r>
      <w:r>
        <w:rPr>
          <w:rFonts w:ascii="Times New Roman" w:hAnsi="Times New Roman" w:cs="Times New Roman"/>
          <w:b/>
          <w:bCs/>
          <w:i w:val="0"/>
          <w:iCs w:val="0"/>
          <w:sz w:val="36"/>
          <w:szCs w:val="36"/>
        </w:rPr>
        <w:t>.2</w:t>
      </w:r>
      <w:r w:rsidR="009735CA" w:rsidRPr="00565BEE">
        <w:rPr>
          <w:rFonts w:ascii="Times New Roman" w:hAnsi="Times New Roman" w:cs="Times New Roman"/>
          <w:b/>
          <w:bCs/>
          <w:i w:val="0"/>
          <w:iCs w:val="0"/>
          <w:sz w:val="36"/>
          <w:szCs w:val="36"/>
        </w:rPr>
        <w:t>)</w:t>
      </w:r>
    </w:p>
    <w:p w14:paraId="21351FB5" w14:textId="77777777" w:rsidR="009735CA" w:rsidRDefault="009735CA" w:rsidP="009735CA"/>
    <w:p w14:paraId="0E0E18EE" w14:textId="77777777" w:rsidR="009735CA" w:rsidRDefault="00344883" w:rsidP="009735CA">
      <w:r>
        <w:rPr>
          <w:noProof/>
          <w:lang w:eastAsia="ko-KR"/>
        </w:rPr>
        <w:drawing>
          <wp:anchor distT="0" distB="0" distL="114300" distR="114300" simplePos="0" relativeHeight="251674624" behindDoc="1" locked="0" layoutInCell="1" allowOverlap="1" wp14:anchorId="7CB637EF" wp14:editId="758CB8FE">
            <wp:simplePos x="0" y="0"/>
            <wp:positionH relativeFrom="margin">
              <wp:align>center</wp:align>
            </wp:positionH>
            <wp:positionV relativeFrom="paragraph">
              <wp:posOffset>9162</wp:posOffset>
            </wp:positionV>
            <wp:extent cx="4325389" cy="3429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06_Logout-Mob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5389" cy="3429000"/>
                    </a:xfrm>
                    <a:prstGeom prst="rect">
                      <a:avLst/>
                    </a:prstGeom>
                  </pic:spPr>
                </pic:pic>
              </a:graphicData>
            </a:graphic>
            <wp14:sizeRelH relativeFrom="page">
              <wp14:pctWidth>0</wp14:pctWidth>
            </wp14:sizeRelH>
            <wp14:sizeRelV relativeFrom="page">
              <wp14:pctHeight>0</wp14:pctHeight>
            </wp14:sizeRelV>
          </wp:anchor>
        </w:drawing>
      </w:r>
    </w:p>
    <w:p w14:paraId="4DDF2273" w14:textId="77777777" w:rsidR="009735CA" w:rsidRDefault="009735CA" w:rsidP="009735CA"/>
    <w:p w14:paraId="04397444" w14:textId="77777777" w:rsidR="009735CA" w:rsidRDefault="009735CA" w:rsidP="009735CA"/>
    <w:p w14:paraId="2B2E0A0E" w14:textId="77777777" w:rsidR="009735CA" w:rsidRDefault="009735CA" w:rsidP="009735CA"/>
    <w:p w14:paraId="20447B27" w14:textId="77777777" w:rsidR="009735CA" w:rsidRDefault="009735CA" w:rsidP="009735CA"/>
    <w:p w14:paraId="7E354641" w14:textId="77777777" w:rsidR="009735CA" w:rsidRDefault="009735CA" w:rsidP="009735CA"/>
    <w:p w14:paraId="5CD52991" w14:textId="77777777" w:rsidR="009735CA" w:rsidRDefault="009735CA" w:rsidP="009735CA"/>
    <w:p w14:paraId="78A8868D" w14:textId="77777777" w:rsidR="009735CA" w:rsidRDefault="009735CA" w:rsidP="009735CA"/>
    <w:p w14:paraId="743EB81F" w14:textId="77777777" w:rsidR="009735CA" w:rsidRDefault="009735CA" w:rsidP="009735CA"/>
    <w:p w14:paraId="252A627E" w14:textId="77777777" w:rsidR="009735CA" w:rsidRDefault="009735CA" w:rsidP="009735CA"/>
    <w:p w14:paraId="66113E88" w14:textId="77777777" w:rsidR="009735CA" w:rsidRDefault="009735CA" w:rsidP="009735CA"/>
    <w:p w14:paraId="3E98E18A" w14:textId="77777777" w:rsidR="009735CA" w:rsidRDefault="009735CA" w:rsidP="009735CA"/>
    <w:p w14:paraId="0A1147D3" w14:textId="77777777" w:rsidR="009735CA" w:rsidRDefault="009735CA" w:rsidP="009735CA"/>
    <w:p w14:paraId="53FD1137" w14:textId="77777777" w:rsidR="009735CA" w:rsidRDefault="009735CA" w:rsidP="009735CA"/>
    <w:p w14:paraId="2E8A4139" w14:textId="77777777" w:rsidR="009735CA" w:rsidRDefault="009735CA" w:rsidP="009735C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735CA" w:rsidRPr="00227AD4" w14:paraId="376B99F8" w14:textId="77777777" w:rsidTr="000D2048">
        <w:tc>
          <w:tcPr>
            <w:tcW w:w="1818" w:type="dxa"/>
            <w:tcBorders>
              <w:top w:val="single" w:sz="12" w:space="0" w:color="auto"/>
              <w:bottom w:val="single" w:sz="6" w:space="0" w:color="auto"/>
            </w:tcBorders>
            <w:shd w:val="clear" w:color="auto" w:fill="F2F2F2"/>
          </w:tcPr>
          <w:p w14:paraId="08F5042C"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3AADC501" w14:textId="77777777" w:rsidR="009735CA" w:rsidRPr="00227AD4" w:rsidRDefault="005F177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9735CA">
              <w:rPr>
                <w:rFonts w:ascii="Times New Roman" w:hAnsi="Times New Roman"/>
                <w:color w:val="000000" w:themeColor="text1"/>
                <w:sz w:val="24"/>
                <w:szCs w:val="24"/>
              </w:rPr>
              <w:t>6</w:t>
            </w:r>
            <w:r>
              <w:rPr>
                <w:rFonts w:ascii="Times New Roman" w:hAnsi="Times New Roman"/>
                <w:color w:val="000000" w:themeColor="text1"/>
                <w:sz w:val="24"/>
                <w:szCs w:val="24"/>
              </w:rPr>
              <w:t>.2</w:t>
            </w:r>
          </w:p>
        </w:tc>
      </w:tr>
      <w:tr w:rsidR="009735CA" w:rsidRPr="00227AD4" w14:paraId="14745958" w14:textId="77777777" w:rsidTr="000D2048">
        <w:tc>
          <w:tcPr>
            <w:tcW w:w="1818" w:type="dxa"/>
            <w:tcBorders>
              <w:top w:val="single" w:sz="6" w:space="0" w:color="auto"/>
              <w:bottom w:val="single" w:sz="6" w:space="0" w:color="auto"/>
            </w:tcBorders>
            <w:shd w:val="clear" w:color="auto" w:fill="F2F2F2"/>
          </w:tcPr>
          <w:p w14:paraId="35FE9A6F"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037757EA" w14:textId="77777777" w:rsidR="009735CA" w:rsidRPr="00227AD4" w:rsidRDefault="006A6F08" w:rsidP="009735CA">
            <w:pPr>
              <w:pStyle w:val="Hints"/>
              <w:rPr>
                <w:rFonts w:ascii="Times New Roman" w:hAnsi="Times New Roman"/>
                <w:color w:val="000000" w:themeColor="text1"/>
                <w:sz w:val="24"/>
                <w:szCs w:val="24"/>
              </w:rPr>
            </w:pPr>
            <w:r>
              <w:rPr>
                <w:rFonts w:ascii="Times New Roman" w:hAnsi="Times New Roman"/>
                <w:color w:val="000000" w:themeColor="text1"/>
                <w:sz w:val="24"/>
                <w:szCs w:val="24"/>
              </w:rPr>
              <w:t>Logout</w:t>
            </w:r>
            <w:r w:rsidR="009735CA">
              <w:rPr>
                <w:rFonts w:ascii="Times New Roman" w:hAnsi="Times New Roman"/>
                <w:color w:val="000000" w:themeColor="text1"/>
                <w:sz w:val="24"/>
                <w:szCs w:val="24"/>
              </w:rPr>
              <w:t xml:space="preserve"> system.</w:t>
            </w:r>
          </w:p>
        </w:tc>
      </w:tr>
      <w:tr w:rsidR="009735CA" w:rsidRPr="00227AD4" w14:paraId="74BDFC78" w14:textId="77777777" w:rsidTr="000D2048">
        <w:tc>
          <w:tcPr>
            <w:tcW w:w="1818" w:type="dxa"/>
            <w:tcBorders>
              <w:top w:val="single" w:sz="6" w:space="0" w:color="auto"/>
              <w:bottom w:val="single" w:sz="6" w:space="0" w:color="auto"/>
            </w:tcBorders>
            <w:shd w:val="clear" w:color="auto" w:fill="F2F2F2"/>
          </w:tcPr>
          <w:p w14:paraId="4E943453"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26A82633" w14:textId="77777777"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1BCE4866"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53BC2AAC" w14:textId="77777777"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9735CA" w:rsidRPr="00227AD4" w14:paraId="0180B624" w14:textId="77777777" w:rsidTr="000D2048">
        <w:tc>
          <w:tcPr>
            <w:tcW w:w="1818" w:type="dxa"/>
            <w:tcBorders>
              <w:top w:val="single" w:sz="6" w:space="0" w:color="auto"/>
              <w:bottom w:val="single" w:sz="6" w:space="0" w:color="auto"/>
            </w:tcBorders>
            <w:shd w:val="clear" w:color="auto" w:fill="F2F2F2"/>
          </w:tcPr>
          <w:p w14:paraId="378B8EB1"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7FEDE2F4" w14:textId="77777777"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6428B5DB"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08D57F49" w14:textId="77777777"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9735CA" w:rsidRPr="00227AD4" w14:paraId="0B42E46D" w14:textId="77777777" w:rsidTr="000D2048">
        <w:tc>
          <w:tcPr>
            <w:tcW w:w="2628" w:type="dxa"/>
            <w:gridSpan w:val="2"/>
            <w:tcBorders>
              <w:top w:val="single" w:sz="6" w:space="0" w:color="auto"/>
            </w:tcBorders>
          </w:tcPr>
          <w:p w14:paraId="41D83368"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1E38FCB1" w14:textId="77777777"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Student</w:t>
            </w:r>
          </w:p>
        </w:tc>
      </w:tr>
      <w:tr w:rsidR="009735CA" w:rsidRPr="00227AD4" w14:paraId="54EFB36B" w14:textId="77777777" w:rsidTr="000D2048">
        <w:tc>
          <w:tcPr>
            <w:tcW w:w="2628" w:type="dxa"/>
            <w:gridSpan w:val="2"/>
          </w:tcPr>
          <w:p w14:paraId="2041E013"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1A3DEE67" w14:textId="77777777" w:rsidR="009735CA" w:rsidRPr="00227AD4" w:rsidRDefault="009735CA" w:rsidP="000D2048">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Lecturer/Student log out the system on the mobile application</w:t>
            </w:r>
            <w:r w:rsidRPr="00227AD4">
              <w:rPr>
                <w:rFonts w:ascii="Times New Roman" w:hAnsi="Times New Roman" w:cs="Times New Roman"/>
                <w:color w:val="000000" w:themeColor="text1"/>
                <w:sz w:val="24"/>
                <w:szCs w:val="24"/>
              </w:rPr>
              <w:t xml:space="preserve">. </w:t>
            </w:r>
          </w:p>
        </w:tc>
      </w:tr>
      <w:tr w:rsidR="009735CA" w:rsidRPr="00227AD4" w14:paraId="7E9407D9" w14:textId="77777777" w:rsidTr="000D2048">
        <w:tc>
          <w:tcPr>
            <w:tcW w:w="2628" w:type="dxa"/>
            <w:gridSpan w:val="2"/>
          </w:tcPr>
          <w:p w14:paraId="0AC2ED16"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730E16F7" w14:textId="77777777" w:rsidR="009735CA" w:rsidRPr="00227AD4" w:rsidRDefault="009735CA" w:rsidP="000D2048">
            <w:pPr>
              <w:pStyle w:val="Hints"/>
              <w:rPr>
                <w:rFonts w:ascii="Times New Roman" w:hAnsi="Times New Roman"/>
                <w:color w:val="000000" w:themeColor="text1"/>
                <w:sz w:val="24"/>
                <w:szCs w:val="24"/>
              </w:rPr>
            </w:pPr>
            <w:commentRangeStart w:id="48"/>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log out </w:t>
            </w:r>
            <w:r w:rsidRPr="007A7F2D">
              <w:rPr>
                <w:rFonts w:ascii="Times New Roman" w:hAnsi="Times New Roman"/>
                <w:color w:val="000000" w:themeColor="text1"/>
                <w:sz w:val="24"/>
                <w:szCs w:val="24"/>
              </w:rPr>
              <w:t>form</w:t>
            </w:r>
            <w:commentRangeEnd w:id="48"/>
            <w:r w:rsidR="001553DC">
              <w:rPr>
                <w:rStyle w:val="CommentReference"/>
                <w:rFonts w:asciiTheme="minorHAnsi" w:eastAsiaTheme="minorHAnsi" w:hAnsiTheme="minorHAnsi" w:cstheme="minorBidi"/>
                <w:color w:val="auto"/>
                <w:lang w:bidi="th-TH"/>
              </w:rPr>
              <w:commentReference w:id="48"/>
            </w:r>
          </w:p>
        </w:tc>
      </w:tr>
      <w:tr w:rsidR="009735CA" w:rsidRPr="00227AD4" w14:paraId="1DAD70F1" w14:textId="77777777" w:rsidTr="000D2048">
        <w:trPr>
          <w:trHeight w:val="408"/>
        </w:trPr>
        <w:tc>
          <w:tcPr>
            <w:tcW w:w="2628" w:type="dxa"/>
            <w:gridSpan w:val="2"/>
          </w:tcPr>
          <w:p w14:paraId="0FFE156F"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2188F1B5" w14:textId="77777777" w:rsidR="009735CA" w:rsidRPr="005F1777" w:rsidRDefault="005F1777" w:rsidP="005F1777">
            <w:pPr>
              <w:contextualSpacing/>
              <w:rPr>
                <w:rFonts w:ascii="Times New Roman" w:hAnsi="Times New Roman" w:cs="Times New Roman"/>
                <w:sz w:val="24"/>
                <w:szCs w:val="24"/>
              </w:rPr>
            </w:pPr>
            <w:commentRangeStart w:id="49"/>
            <w:r w:rsidRPr="00A827EA">
              <w:rPr>
                <w:rFonts w:ascii="Times New Roman" w:hAnsi="Times New Roman" w:cs="Times New Roman"/>
                <w:sz w:val="24"/>
                <w:szCs w:val="24"/>
              </w:rPr>
              <w:t xml:space="preserve">Lecturer enters </w:t>
            </w:r>
            <w:r>
              <w:rPr>
                <w:rFonts w:ascii="Times New Roman" w:hAnsi="Times New Roman" w:cs="Times New Roman"/>
                <w:sz w:val="24"/>
                <w:szCs w:val="24"/>
              </w:rPr>
              <w:t>to Lecturer main</w:t>
            </w:r>
            <w:r w:rsidRPr="00A827EA">
              <w:rPr>
                <w:rFonts w:ascii="Times New Roman" w:hAnsi="Times New Roman" w:cs="Times New Roman"/>
                <w:sz w:val="24"/>
                <w:szCs w:val="24"/>
              </w:rPr>
              <w:t xml:space="preserve"> page.</w:t>
            </w:r>
            <w:commentRangeEnd w:id="49"/>
            <w:r w:rsidR="001553DC">
              <w:rPr>
                <w:rStyle w:val="CommentReference"/>
              </w:rPr>
              <w:commentReference w:id="49"/>
            </w:r>
          </w:p>
        </w:tc>
      </w:tr>
      <w:tr w:rsidR="009735CA" w:rsidRPr="00227AD4" w14:paraId="51D911F8" w14:textId="77777777" w:rsidTr="000D2048">
        <w:tc>
          <w:tcPr>
            <w:tcW w:w="2628" w:type="dxa"/>
            <w:gridSpan w:val="2"/>
          </w:tcPr>
          <w:p w14:paraId="21D28C45"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255BE7D1" w14:textId="77777777" w:rsidR="009735CA" w:rsidRPr="00227AD4" w:rsidRDefault="005F1777" w:rsidP="000D2048">
            <w:pPr>
              <w:rPr>
                <w:rFonts w:ascii="Times New Roman" w:hAnsi="Times New Roman" w:cs="Times New Roman"/>
                <w:color w:val="000000" w:themeColor="text1"/>
                <w:sz w:val="24"/>
                <w:szCs w:val="24"/>
              </w:rPr>
            </w:pPr>
            <w:r>
              <w:rPr>
                <w:rFonts w:ascii="Times New Roman" w:hAnsi="Times New Roman" w:cs="Times New Roman"/>
                <w:sz w:val="24"/>
                <w:szCs w:val="24"/>
              </w:rPr>
              <w:t>The system redirects to Login page on the mobile application.</w:t>
            </w:r>
          </w:p>
        </w:tc>
      </w:tr>
      <w:tr w:rsidR="009735CA" w:rsidRPr="00227AD4" w14:paraId="21B202A2" w14:textId="77777777" w:rsidTr="000D2048">
        <w:tc>
          <w:tcPr>
            <w:tcW w:w="2628" w:type="dxa"/>
            <w:gridSpan w:val="2"/>
          </w:tcPr>
          <w:p w14:paraId="0F933728"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14:paraId="1DB7A7C4" w14:textId="77777777" w:rsidR="009735CA" w:rsidDel="00F81C14" w:rsidRDefault="009735CA" w:rsidP="009735CA">
            <w:pPr>
              <w:numPr>
                <w:ilvl w:val="0"/>
                <w:numId w:val="24"/>
              </w:numPr>
              <w:contextualSpacing/>
              <w:rPr>
                <w:del w:id="50" w:author="rimi park" w:date="2014-05-19T09:54:00Z"/>
                <w:rFonts w:ascii="Times New Roman" w:hAnsi="Times New Roman" w:cs="Times New Roman"/>
                <w:sz w:val="24"/>
                <w:szCs w:val="24"/>
              </w:rPr>
            </w:pPr>
            <w:del w:id="51" w:author="rimi park" w:date="2014-05-19T09:54:00Z">
              <w:r w:rsidRPr="00A827EA" w:rsidDel="00F81C14">
                <w:rPr>
                  <w:rFonts w:ascii="Times New Roman" w:hAnsi="Times New Roman" w:cs="Times New Roman"/>
                  <w:sz w:val="24"/>
                  <w:szCs w:val="24"/>
                </w:rPr>
                <w:delText xml:space="preserve">Lecturer enters </w:delText>
              </w:r>
              <w:r w:rsidDel="00F81C14">
                <w:rPr>
                  <w:rFonts w:ascii="Times New Roman" w:hAnsi="Times New Roman" w:cs="Times New Roman"/>
                  <w:sz w:val="24"/>
                  <w:szCs w:val="24"/>
                </w:rPr>
                <w:delText>to Lecturer main</w:delText>
              </w:r>
              <w:r w:rsidRPr="00A827EA" w:rsidDel="00F81C14">
                <w:rPr>
                  <w:rFonts w:ascii="Times New Roman" w:hAnsi="Times New Roman" w:cs="Times New Roman"/>
                  <w:sz w:val="24"/>
                  <w:szCs w:val="24"/>
                </w:rPr>
                <w:delText xml:space="preserve"> page.</w:delText>
              </w:r>
            </w:del>
          </w:p>
          <w:p w14:paraId="29ABC074" w14:textId="77777777" w:rsidR="009735CA" w:rsidDel="00F81C14" w:rsidRDefault="009735CA" w:rsidP="009735CA">
            <w:pPr>
              <w:numPr>
                <w:ilvl w:val="0"/>
                <w:numId w:val="24"/>
              </w:numPr>
              <w:contextualSpacing/>
              <w:rPr>
                <w:del w:id="52" w:author="rimi park" w:date="2014-05-19T09:54:00Z"/>
                <w:rFonts w:ascii="Times New Roman" w:hAnsi="Times New Roman" w:cs="Times New Roman"/>
                <w:sz w:val="24"/>
                <w:szCs w:val="24"/>
              </w:rPr>
            </w:pPr>
            <w:del w:id="53" w:author="rimi park" w:date="2014-05-19T09:54:00Z">
              <w:r w:rsidRPr="005613F3" w:rsidDel="00F81C14">
                <w:rPr>
                  <w:rFonts w:ascii="Times New Roman" w:hAnsi="Times New Roman" w:cs="Times New Roman"/>
                  <w:sz w:val="24"/>
                  <w:szCs w:val="24"/>
                </w:rPr>
                <w:delText>The system redirect</w:delText>
              </w:r>
              <w:r w:rsidDel="00F81C14">
                <w:rPr>
                  <w:rFonts w:ascii="Times New Roman" w:hAnsi="Times New Roman" w:cs="Times New Roman"/>
                  <w:sz w:val="24"/>
                  <w:szCs w:val="24"/>
                </w:rPr>
                <w:delText>s</w:delText>
              </w:r>
              <w:r w:rsidRPr="005613F3" w:rsidDel="00F81C14">
                <w:rPr>
                  <w:rFonts w:ascii="Times New Roman" w:hAnsi="Times New Roman" w:cs="Times New Roman"/>
                  <w:sz w:val="24"/>
                  <w:szCs w:val="24"/>
                </w:rPr>
                <w:delText xml:space="preserve"> to Lecture main page</w:delText>
              </w:r>
              <w:r w:rsidDel="00F81C14">
                <w:rPr>
                  <w:rFonts w:ascii="Times New Roman" w:hAnsi="Times New Roman" w:cs="Times New Roman"/>
                  <w:sz w:val="24"/>
                  <w:szCs w:val="24"/>
                </w:rPr>
                <w:delText xml:space="preserve"> on the mobile </w:delText>
              </w:r>
              <w:commentRangeStart w:id="54"/>
              <w:r w:rsidDel="00F81C14">
                <w:rPr>
                  <w:rFonts w:ascii="Times New Roman" w:hAnsi="Times New Roman" w:cs="Times New Roman"/>
                  <w:sz w:val="24"/>
                  <w:szCs w:val="24"/>
                </w:rPr>
                <w:delText>application</w:delText>
              </w:r>
            </w:del>
            <w:commentRangeEnd w:id="54"/>
            <w:r w:rsidR="00F81C14">
              <w:rPr>
                <w:rStyle w:val="CommentReference"/>
              </w:rPr>
              <w:commentReference w:id="54"/>
            </w:r>
            <w:del w:id="55" w:author="rimi park" w:date="2014-05-19T09:54:00Z">
              <w:r w:rsidR="006A6F08" w:rsidDel="00F81C14">
                <w:rPr>
                  <w:rFonts w:ascii="Times New Roman" w:hAnsi="Times New Roman" w:cs="Times New Roman"/>
                  <w:sz w:val="24"/>
                  <w:szCs w:val="24"/>
                </w:rPr>
                <w:delText>.</w:delText>
              </w:r>
            </w:del>
          </w:p>
          <w:p w14:paraId="3D02E919" w14:textId="77777777" w:rsidR="009735CA" w:rsidRPr="00A827EA" w:rsidRDefault="006A6F08" w:rsidP="009735CA">
            <w:pPr>
              <w:numPr>
                <w:ilvl w:val="0"/>
                <w:numId w:val="24"/>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009735CA">
              <w:rPr>
                <w:rFonts w:ascii="Times New Roman" w:hAnsi="Times New Roman" w:cs="Times New Roman"/>
                <w:sz w:val="24"/>
                <w:szCs w:val="24"/>
              </w:rPr>
              <w:t>provide</w:t>
            </w:r>
            <w:r>
              <w:rPr>
                <w:rFonts w:ascii="Times New Roman" w:hAnsi="Times New Roman" w:cs="Times New Roman"/>
                <w:sz w:val="24"/>
                <w:szCs w:val="24"/>
              </w:rPr>
              <w:t>s</w:t>
            </w:r>
            <w:r w:rsidR="009735CA">
              <w:rPr>
                <w:rFonts w:ascii="Times New Roman" w:hAnsi="Times New Roman" w:cs="Times New Roman"/>
                <w:sz w:val="24"/>
                <w:szCs w:val="24"/>
              </w:rPr>
              <w:t xml:space="preserve"> Log out form in Lecture main page on the mobile application.</w:t>
            </w:r>
          </w:p>
          <w:p w14:paraId="33B53E72" w14:textId="77777777" w:rsidR="009735CA" w:rsidRDefault="009735CA" w:rsidP="009735CA">
            <w:pPr>
              <w:numPr>
                <w:ilvl w:val="0"/>
                <w:numId w:val="24"/>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 xml:space="preserve"> submit</w:t>
            </w:r>
            <w:r w:rsidR="006A6F08">
              <w:rPr>
                <w:rFonts w:ascii="Times New Roman" w:hAnsi="Times New Roman" w:cs="Times New Roman"/>
                <w:sz w:val="24"/>
                <w:szCs w:val="24"/>
              </w:rPr>
              <w:t>s</w:t>
            </w:r>
            <w:r>
              <w:rPr>
                <w:rFonts w:ascii="Times New Roman" w:hAnsi="Times New Roman" w:cs="Times New Roman"/>
                <w:sz w:val="24"/>
                <w:szCs w:val="24"/>
              </w:rPr>
              <w:t xml:space="preserve"> log out form on</w:t>
            </w:r>
            <w:r w:rsidRPr="00A827EA">
              <w:rPr>
                <w:rFonts w:ascii="Times New Roman" w:hAnsi="Times New Roman" w:cs="Times New Roman"/>
                <w:sz w:val="24"/>
                <w:szCs w:val="24"/>
              </w:rPr>
              <w:t xml:space="preserve"> the mobile application.</w:t>
            </w:r>
          </w:p>
          <w:p w14:paraId="4B297780" w14:textId="77777777" w:rsidR="009735CA" w:rsidRPr="009735CA" w:rsidRDefault="009735CA" w:rsidP="009735CA">
            <w:pPr>
              <w:numPr>
                <w:ilvl w:val="0"/>
                <w:numId w:val="24"/>
              </w:numPr>
              <w:contextualSpacing/>
              <w:rPr>
                <w:rFonts w:ascii="Times New Roman" w:hAnsi="Times New Roman" w:cs="Times New Roman"/>
                <w:sz w:val="24"/>
                <w:szCs w:val="24"/>
              </w:rPr>
            </w:pPr>
            <w:r>
              <w:rPr>
                <w:rFonts w:ascii="Times New Roman" w:hAnsi="Times New Roman" w:cs="Times New Roman"/>
                <w:sz w:val="24"/>
                <w:szCs w:val="24"/>
              </w:rPr>
              <w:t>The system redirects to Login page on the mobile application.</w:t>
            </w:r>
          </w:p>
          <w:p w14:paraId="10DA4C69" w14:textId="77777777" w:rsidR="009735CA" w:rsidRPr="0044741E" w:rsidRDefault="009735CA" w:rsidP="009735CA">
            <w:pPr>
              <w:ind w:left="540"/>
              <w:contextualSpacing/>
              <w:rPr>
                <w:rFonts w:ascii="Times New Roman" w:hAnsi="Times New Roman" w:cs="Times New Roman"/>
                <w:sz w:val="24"/>
                <w:szCs w:val="24"/>
              </w:rPr>
            </w:pPr>
          </w:p>
        </w:tc>
      </w:tr>
      <w:tr w:rsidR="009735CA" w:rsidRPr="00227AD4" w14:paraId="2B88483D" w14:textId="77777777" w:rsidTr="000D2048">
        <w:tc>
          <w:tcPr>
            <w:tcW w:w="2628" w:type="dxa"/>
            <w:gridSpan w:val="2"/>
          </w:tcPr>
          <w:p w14:paraId="451BB3F4" w14:textId="77777777" w:rsidR="009735CA" w:rsidRPr="006A6F08" w:rsidRDefault="009735CA"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14:paraId="52D36CD5" w14:textId="77777777" w:rsidR="009735CA" w:rsidRPr="006A6F08" w:rsidRDefault="009735CA" w:rsidP="000D2048">
            <w:pPr>
              <w:jc w:val="right"/>
              <w:rPr>
                <w:rFonts w:ascii="Times New Roman" w:hAnsi="Times New Roman" w:cs="Times New Roman"/>
                <w:b/>
                <w:color w:val="000000" w:themeColor="text1"/>
                <w:sz w:val="24"/>
                <w:szCs w:val="24"/>
              </w:rPr>
            </w:pPr>
          </w:p>
        </w:tc>
        <w:tc>
          <w:tcPr>
            <w:tcW w:w="7110" w:type="dxa"/>
            <w:gridSpan w:val="3"/>
          </w:tcPr>
          <w:p w14:paraId="14031560" w14:textId="77777777" w:rsidR="006A6F08" w:rsidRPr="006A6F08" w:rsidRDefault="008E316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14:paraId="5557D03A" w14:textId="77777777" w:rsidR="009735CA" w:rsidRPr="006A6F08" w:rsidRDefault="009735CA" w:rsidP="000D2048">
            <w:pPr>
              <w:pStyle w:val="Hints"/>
              <w:rPr>
                <w:rFonts w:ascii="Times New Roman" w:hAnsi="Times New Roman"/>
                <w:color w:val="000000" w:themeColor="text1"/>
                <w:sz w:val="24"/>
                <w:szCs w:val="24"/>
              </w:rPr>
            </w:pPr>
          </w:p>
          <w:p w14:paraId="24DC1E6F" w14:textId="77777777" w:rsidR="009735CA" w:rsidRPr="006A6F08" w:rsidRDefault="009735CA" w:rsidP="009735CA">
            <w:pPr>
              <w:rPr>
                <w:rFonts w:ascii="Times New Roman" w:hAnsi="Times New Roman" w:cs="Times New Roman"/>
                <w:color w:val="000000" w:themeColor="text1"/>
                <w:sz w:val="24"/>
                <w:szCs w:val="24"/>
              </w:rPr>
            </w:pPr>
          </w:p>
        </w:tc>
      </w:tr>
      <w:tr w:rsidR="009735CA" w:rsidRPr="00227AD4" w14:paraId="28019044" w14:textId="77777777" w:rsidTr="000D2048">
        <w:tc>
          <w:tcPr>
            <w:tcW w:w="2628" w:type="dxa"/>
            <w:gridSpan w:val="2"/>
          </w:tcPr>
          <w:p w14:paraId="264823AE"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388D83AF" w14:textId="77777777"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9735CA" w:rsidRPr="00227AD4" w14:paraId="59AD08E7" w14:textId="77777777" w:rsidTr="000D2048">
        <w:tc>
          <w:tcPr>
            <w:tcW w:w="2628" w:type="dxa"/>
            <w:gridSpan w:val="2"/>
          </w:tcPr>
          <w:p w14:paraId="5F084350"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5B0B4042" w14:textId="77777777"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9735CA" w:rsidRPr="00227AD4" w14:paraId="243AD6B2" w14:textId="77777777" w:rsidTr="000D2048">
        <w:tc>
          <w:tcPr>
            <w:tcW w:w="2628" w:type="dxa"/>
            <w:gridSpan w:val="2"/>
          </w:tcPr>
          <w:p w14:paraId="5E3B7975"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2AAF5ACB" w14:textId="77777777"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9735CA" w:rsidRPr="00227AD4" w14:paraId="0D85B885" w14:textId="77777777" w:rsidTr="000D2048">
        <w:tc>
          <w:tcPr>
            <w:tcW w:w="2628" w:type="dxa"/>
            <w:gridSpan w:val="2"/>
          </w:tcPr>
          <w:p w14:paraId="004B1FF1"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5D1519A5" w14:textId="77777777"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9735CA" w:rsidRPr="00227AD4" w14:paraId="6BE6FD18" w14:textId="77777777" w:rsidTr="000D2048">
        <w:tc>
          <w:tcPr>
            <w:tcW w:w="2628" w:type="dxa"/>
            <w:gridSpan w:val="2"/>
          </w:tcPr>
          <w:p w14:paraId="5E04858E" w14:textId="77777777"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6E847E1C" w14:textId="77777777"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1788648D" w14:textId="77777777" w:rsidR="009735CA" w:rsidRPr="009735CA" w:rsidRDefault="009735CA" w:rsidP="009735CA"/>
    <w:p w14:paraId="66863F2D" w14:textId="77777777" w:rsidR="00A526AC" w:rsidRDefault="00A526AC" w:rsidP="00C54831">
      <w:pPr>
        <w:rPr>
          <w:rFonts w:ascii="Times New Roman" w:hAnsi="Times New Roman" w:cs="Times New Roman"/>
          <w:sz w:val="24"/>
          <w:szCs w:val="24"/>
        </w:rPr>
      </w:pPr>
    </w:p>
    <w:p w14:paraId="473285E7" w14:textId="77777777" w:rsidR="006A6F08" w:rsidRDefault="006A6F08" w:rsidP="00C54831">
      <w:pPr>
        <w:rPr>
          <w:rFonts w:ascii="Times New Roman" w:hAnsi="Times New Roman" w:cs="Times New Roman"/>
          <w:sz w:val="24"/>
          <w:szCs w:val="24"/>
        </w:rPr>
      </w:pPr>
    </w:p>
    <w:p w14:paraId="7847BF9D" w14:textId="77777777" w:rsidR="006A6F08" w:rsidRDefault="006A6F08" w:rsidP="00C54831">
      <w:pPr>
        <w:rPr>
          <w:rFonts w:ascii="Times New Roman" w:hAnsi="Times New Roman" w:cs="Times New Roman"/>
          <w:sz w:val="24"/>
          <w:szCs w:val="24"/>
        </w:rPr>
      </w:pPr>
    </w:p>
    <w:p w14:paraId="738EDBEC" w14:textId="77777777" w:rsidR="006A6F08" w:rsidRDefault="006A6F08" w:rsidP="00C54831">
      <w:pPr>
        <w:rPr>
          <w:rFonts w:ascii="Times New Roman" w:hAnsi="Times New Roman" w:cs="Times New Roman"/>
          <w:sz w:val="24"/>
          <w:szCs w:val="24"/>
        </w:rPr>
      </w:pPr>
    </w:p>
    <w:p w14:paraId="4A97F088" w14:textId="77777777" w:rsidR="006A6F08" w:rsidRDefault="006A6F08" w:rsidP="00C54831">
      <w:pPr>
        <w:rPr>
          <w:rFonts w:ascii="Times New Roman" w:hAnsi="Times New Roman" w:cs="Times New Roman"/>
          <w:sz w:val="24"/>
          <w:szCs w:val="24"/>
        </w:rPr>
      </w:pPr>
    </w:p>
    <w:p w14:paraId="41F37EBA" w14:textId="77777777" w:rsidR="006A6F08" w:rsidRDefault="006A6F08" w:rsidP="00C54831">
      <w:pPr>
        <w:rPr>
          <w:rFonts w:ascii="Times New Roman" w:hAnsi="Times New Roman" w:cs="Times New Roman"/>
          <w:sz w:val="24"/>
          <w:szCs w:val="24"/>
        </w:rPr>
      </w:pPr>
    </w:p>
    <w:p w14:paraId="35517FEF" w14:textId="77777777" w:rsidR="006A6F08" w:rsidRDefault="006A6F08" w:rsidP="00C54831">
      <w:pPr>
        <w:rPr>
          <w:rFonts w:ascii="Times New Roman" w:hAnsi="Times New Roman" w:cs="Times New Roman"/>
          <w:sz w:val="24"/>
          <w:szCs w:val="24"/>
        </w:rPr>
      </w:pPr>
    </w:p>
    <w:p w14:paraId="12A5CFEA" w14:textId="77777777" w:rsidR="006A6F08" w:rsidRDefault="006A6F08" w:rsidP="00C54831">
      <w:pPr>
        <w:rPr>
          <w:rFonts w:ascii="Times New Roman" w:hAnsi="Times New Roman" w:cs="Times New Roman"/>
          <w:sz w:val="24"/>
          <w:szCs w:val="24"/>
        </w:rPr>
      </w:pPr>
    </w:p>
    <w:p w14:paraId="7E26008C" w14:textId="77777777" w:rsidR="006A6F08" w:rsidRDefault="006A6F08" w:rsidP="00C54831">
      <w:pPr>
        <w:rPr>
          <w:rFonts w:ascii="Times New Roman" w:hAnsi="Times New Roman" w:cs="Times New Roman"/>
          <w:sz w:val="24"/>
          <w:szCs w:val="24"/>
        </w:rPr>
      </w:pPr>
    </w:p>
    <w:p w14:paraId="12EFF213" w14:textId="77777777" w:rsidR="006A6F08" w:rsidRDefault="006A6F08" w:rsidP="00C54831">
      <w:pPr>
        <w:rPr>
          <w:rFonts w:ascii="Times New Roman" w:hAnsi="Times New Roman" w:cs="Times New Roman"/>
          <w:sz w:val="24"/>
          <w:szCs w:val="24"/>
        </w:rPr>
      </w:pPr>
    </w:p>
    <w:p w14:paraId="1A267615" w14:textId="77777777" w:rsidR="006A6F08" w:rsidRDefault="006A6F08" w:rsidP="00C54831">
      <w:pPr>
        <w:rPr>
          <w:rFonts w:ascii="Times New Roman" w:hAnsi="Times New Roman" w:cs="Times New Roman"/>
          <w:sz w:val="24"/>
          <w:szCs w:val="24"/>
        </w:rPr>
      </w:pPr>
    </w:p>
    <w:p w14:paraId="508CB96D" w14:textId="77777777" w:rsidR="006A6F08" w:rsidRDefault="006A6F08" w:rsidP="00C54831">
      <w:pPr>
        <w:rPr>
          <w:rFonts w:ascii="Times New Roman" w:hAnsi="Times New Roman" w:cs="Times New Roman"/>
          <w:sz w:val="24"/>
          <w:szCs w:val="24"/>
        </w:rPr>
      </w:pPr>
    </w:p>
    <w:p w14:paraId="41B27479" w14:textId="77777777" w:rsidR="008E3169" w:rsidRDefault="008E3169" w:rsidP="00C54831">
      <w:pPr>
        <w:rPr>
          <w:rFonts w:ascii="Times New Roman" w:hAnsi="Times New Roman" w:cs="Times New Roman"/>
          <w:sz w:val="24"/>
          <w:szCs w:val="24"/>
        </w:rPr>
      </w:pPr>
    </w:p>
    <w:p w14:paraId="762B12AE" w14:textId="77777777" w:rsidR="008E3169" w:rsidRDefault="008E3169" w:rsidP="00C54831">
      <w:pPr>
        <w:rPr>
          <w:rFonts w:ascii="Times New Roman" w:hAnsi="Times New Roman" w:cs="Times New Roman"/>
          <w:sz w:val="24"/>
          <w:szCs w:val="24"/>
        </w:rPr>
      </w:pPr>
    </w:p>
    <w:p w14:paraId="6D789D69" w14:textId="77777777" w:rsidR="006A6F08" w:rsidRPr="00A827EA" w:rsidRDefault="006A6F08" w:rsidP="00C54831">
      <w:pPr>
        <w:rPr>
          <w:rFonts w:ascii="Times New Roman" w:hAnsi="Times New Roman" w:cs="Times New Roman"/>
          <w:sz w:val="24"/>
          <w:szCs w:val="24"/>
        </w:rPr>
      </w:pPr>
    </w:p>
    <w:p w14:paraId="473BBD41" w14:textId="77777777" w:rsidR="00C54831" w:rsidRPr="00CE3566" w:rsidRDefault="005F1777" w:rsidP="00C54831">
      <w:pPr>
        <w:rPr>
          <w:rFonts w:ascii="Times New Roman" w:hAnsi="Times New Roman" w:cs="Times New Roman"/>
          <w:b/>
          <w:bCs/>
          <w:sz w:val="29"/>
          <w:szCs w:val="29"/>
        </w:rPr>
      </w:pPr>
      <w:r>
        <w:rPr>
          <w:rFonts w:ascii="Times New Roman" w:hAnsi="Times New Roman" w:cs="Times New Roman"/>
          <w:b/>
          <w:bCs/>
          <w:sz w:val="29"/>
          <w:szCs w:val="29"/>
        </w:rPr>
        <w:lastRenderedPageBreak/>
        <w:t xml:space="preserve">URS </w:t>
      </w:r>
      <w:r w:rsidR="00C54831">
        <w:rPr>
          <w:rFonts w:ascii="Times New Roman" w:hAnsi="Times New Roman" w:cs="Times New Roman"/>
          <w:b/>
          <w:bCs/>
          <w:sz w:val="29"/>
          <w:szCs w:val="29"/>
        </w:rPr>
        <w:t>6.</w:t>
      </w:r>
      <w:r>
        <w:rPr>
          <w:rFonts w:ascii="Times New Roman" w:hAnsi="Times New Roman" w:cs="Times New Roman"/>
          <w:b/>
          <w:bCs/>
          <w:sz w:val="29"/>
          <w:szCs w:val="29"/>
        </w:rPr>
        <w:t>2</w:t>
      </w:r>
      <w:r w:rsidR="00C54831">
        <w:rPr>
          <w:rFonts w:ascii="Times New Roman" w:hAnsi="Times New Roman" w:cs="Times New Roman"/>
          <w:b/>
          <w:bCs/>
          <w:sz w:val="29"/>
          <w:szCs w:val="29"/>
        </w:rPr>
        <w:t xml:space="preserve"> Lecturer/Student can log out</w:t>
      </w:r>
      <w:r w:rsidR="00C54831" w:rsidRPr="00CE3566">
        <w:rPr>
          <w:rFonts w:ascii="Times New Roman" w:hAnsi="Times New Roman" w:cs="Times New Roman"/>
          <w:b/>
          <w:bCs/>
          <w:sz w:val="29"/>
          <w:szCs w:val="29"/>
        </w:rPr>
        <w:t xml:space="preserve"> </w:t>
      </w:r>
      <w:r w:rsidR="00C54831">
        <w:rPr>
          <w:rFonts w:ascii="Times New Roman" w:hAnsi="Times New Roman" w:cs="Times New Roman"/>
          <w:b/>
          <w:bCs/>
          <w:sz w:val="29"/>
          <w:szCs w:val="29"/>
        </w:rPr>
        <w:t>from</w:t>
      </w:r>
      <w:r w:rsidR="00C54831" w:rsidRPr="00CE3566">
        <w:rPr>
          <w:rFonts w:ascii="Times New Roman" w:hAnsi="Times New Roman" w:cs="Times New Roman"/>
          <w:b/>
          <w:bCs/>
          <w:sz w:val="29"/>
          <w:szCs w:val="29"/>
        </w:rPr>
        <w:t xml:space="preserve"> the system. </w:t>
      </w:r>
    </w:p>
    <w:p w14:paraId="59D8470B" w14:textId="77777777" w:rsidR="00C54831" w:rsidRPr="00A827EA" w:rsidRDefault="00C54831" w:rsidP="00C54831">
      <w:pPr>
        <w:ind w:firstLine="720"/>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 can log out from</w:t>
      </w:r>
      <w:r w:rsidRPr="00A827EA">
        <w:rPr>
          <w:rFonts w:ascii="Times New Roman" w:hAnsi="Times New Roman" w:cs="Times New Roman"/>
          <w:sz w:val="24"/>
          <w:szCs w:val="24"/>
        </w:rPr>
        <w:t xml:space="preserve"> the system </w:t>
      </w:r>
      <w:r>
        <w:rPr>
          <w:rFonts w:ascii="Times New Roman" w:hAnsi="Times New Roman" w:cs="Times New Roman"/>
          <w:sz w:val="24"/>
          <w:szCs w:val="24"/>
        </w:rPr>
        <w:t>on</w:t>
      </w:r>
      <w:r w:rsidRPr="00A827EA">
        <w:rPr>
          <w:rFonts w:ascii="Times New Roman" w:hAnsi="Times New Roman" w:cs="Times New Roman"/>
          <w:sz w:val="24"/>
          <w:szCs w:val="24"/>
        </w:rPr>
        <w:t xml:space="preserve"> the mobile application.</w:t>
      </w:r>
    </w:p>
    <w:p w14:paraId="592A686E" w14:textId="77777777" w:rsidR="00C54831" w:rsidRPr="00A827EA" w:rsidRDefault="00C54831" w:rsidP="00C54831">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w:t>
      </w:r>
      <w:r>
        <w:rPr>
          <w:rFonts w:ascii="Times New Roman" w:hAnsi="Times New Roman" w:cs="Times New Roman"/>
          <w:sz w:val="24"/>
          <w:szCs w:val="24"/>
        </w:rPr>
        <w:t>, Student</w:t>
      </w:r>
      <w:r w:rsidRPr="00A827EA">
        <w:rPr>
          <w:rFonts w:ascii="Times New Roman" w:hAnsi="Times New Roman" w:cs="Times New Roman"/>
          <w:sz w:val="24"/>
          <w:szCs w:val="24"/>
        </w:rPr>
        <w:t xml:space="preserve"> </w:t>
      </w:r>
    </w:p>
    <w:p w14:paraId="4AF53254" w14:textId="77777777" w:rsidR="00C54831" w:rsidRPr="00A827EA" w:rsidRDefault="00C54831" w:rsidP="00C54831">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must have logged</w:t>
      </w:r>
      <w:r w:rsidRPr="00A827EA">
        <w:rPr>
          <w:rFonts w:ascii="Times New Roman" w:hAnsi="Times New Roman" w:cs="Times New Roman"/>
          <w:b/>
          <w:bCs/>
          <w:sz w:val="24"/>
          <w:szCs w:val="24"/>
        </w:rPr>
        <w:t>.</w:t>
      </w:r>
    </w:p>
    <w:p w14:paraId="3B98AFB6" w14:textId="77777777" w:rsidR="00C54831" w:rsidRPr="00C370F6" w:rsidRDefault="00C370F6" w:rsidP="00C54831">
      <w:pPr>
        <w:rPr>
          <w:rFonts w:ascii="Times New Roman" w:hAnsi="Times New Roman" w:cs="Times New Roman"/>
          <w:b/>
          <w:bCs/>
          <w:i/>
          <w:iCs/>
          <w:sz w:val="24"/>
          <w:szCs w:val="24"/>
        </w:rPr>
      </w:pPr>
      <w:r>
        <w:rPr>
          <w:rFonts w:ascii="Times New Roman" w:hAnsi="Times New Roman" w:cs="Times New Roman"/>
          <w:b/>
          <w:bCs/>
          <w:i/>
          <w:iCs/>
          <w:sz w:val="24"/>
          <w:szCs w:val="24"/>
        </w:rPr>
        <w:t>Input: None</w:t>
      </w:r>
    </w:p>
    <w:p w14:paraId="6B99A1DF" w14:textId="77777777" w:rsidR="00C54831" w:rsidRPr="000B5927" w:rsidRDefault="00C54831" w:rsidP="00C54831">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7FE3D029" w14:textId="77777777" w:rsidR="00C54831" w:rsidRPr="00A827EA" w:rsidRDefault="00C54831" w:rsidP="00A74832">
      <w:pPr>
        <w:numPr>
          <w:ilvl w:val="0"/>
          <w:numId w:val="1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enters </w:t>
      </w:r>
      <w:r>
        <w:rPr>
          <w:rFonts w:ascii="Times New Roman" w:hAnsi="Times New Roman" w:cs="Times New Roman"/>
          <w:sz w:val="24"/>
          <w:szCs w:val="24"/>
        </w:rPr>
        <w:t xml:space="preserve">to </w:t>
      </w:r>
      <w:r w:rsidR="00C370F6">
        <w:rPr>
          <w:rFonts w:ascii="Times New Roman" w:hAnsi="Times New Roman" w:cs="Times New Roman"/>
          <w:sz w:val="24"/>
          <w:szCs w:val="24"/>
        </w:rPr>
        <w:t>Lecturer main</w:t>
      </w:r>
      <w:r w:rsidRPr="00A827EA">
        <w:rPr>
          <w:rFonts w:ascii="Times New Roman" w:hAnsi="Times New Roman" w:cs="Times New Roman"/>
          <w:sz w:val="24"/>
          <w:szCs w:val="24"/>
        </w:rPr>
        <w:t xml:space="preserve"> page.</w:t>
      </w:r>
    </w:p>
    <w:p w14:paraId="61B5A150" w14:textId="77777777" w:rsidR="00C370F6" w:rsidRDefault="00C54831" w:rsidP="00A74832">
      <w:pPr>
        <w:numPr>
          <w:ilvl w:val="0"/>
          <w:numId w:val="18"/>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sidR="00C370F6">
        <w:rPr>
          <w:rFonts w:ascii="Times New Roman" w:hAnsi="Times New Roman" w:cs="Times New Roman"/>
          <w:sz w:val="24"/>
          <w:szCs w:val="24"/>
        </w:rPr>
        <w:t xml:space="preserve"> submit</w:t>
      </w:r>
      <w:r w:rsidR="006A6F08">
        <w:rPr>
          <w:rFonts w:ascii="Times New Roman" w:hAnsi="Times New Roman" w:cs="Times New Roman"/>
          <w:sz w:val="24"/>
          <w:szCs w:val="24"/>
        </w:rPr>
        <w:t>s</w:t>
      </w:r>
      <w:r w:rsidR="00C370F6">
        <w:rPr>
          <w:rFonts w:ascii="Times New Roman" w:hAnsi="Times New Roman" w:cs="Times New Roman"/>
          <w:sz w:val="24"/>
          <w:szCs w:val="24"/>
        </w:rPr>
        <w:t xml:space="preserve"> log out form on</w:t>
      </w:r>
      <w:r w:rsidRPr="00A827EA">
        <w:rPr>
          <w:rFonts w:ascii="Times New Roman" w:hAnsi="Times New Roman" w:cs="Times New Roman"/>
          <w:sz w:val="24"/>
          <w:szCs w:val="24"/>
        </w:rPr>
        <w:t xml:space="preserve"> the mobile application.</w:t>
      </w:r>
    </w:p>
    <w:p w14:paraId="0FFA73F9" w14:textId="77777777" w:rsidR="006A6F08" w:rsidRDefault="006A6F08" w:rsidP="006A6F08">
      <w:pPr>
        <w:rPr>
          <w:rFonts w:ascii="Times New Roman" w:hAnsi="Times New Roman" w:cs="Times New Roman"/>
          <w:sz w:val="24"/>
          <w:szCs w:val="24"/>
        </w:rPr>
      </w:pPr>
    </w:p>
    <w:p w14:paraId="163FDF3E" w14:textId="77777777" w:rsidR="00C54831" w:rsidRPr="00A827EA" w:rsidRDefault="00C54831" w:rsidP="006A6F08">
      <w:pPr>
        <w:ind w:firstLine="72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14:paraId="2B640173" w14:textId="77777777" w:rsidR="00C54831" w:rsidRDefault="00C370F6" w:rsidP="00C54831">
      <w:pPr>
        <w:ind w:left="720" w:firstLine="360"/>
        <w:rPr>
          <w:rFonts w:ascii="Times New Roman" w:hAnsi="Times New Roman" w:cs="Times New Roman"/>
          <w:sz w:val="24"/>
          <w:szCs w:val="24"/>
        </w:rPr>
      </w:pPr>
      <w:r>
        <w:rPr>
          <w:rFonts w:ascii="Times New Roman" w:hAnsi="Times New Roman" w:cs="Times New Roman"/>
          <w:sz w:val="24"/>
          <w:szCs w:val="24"/>
        </w:rPr>
        <w:t>If user is a Student</w:t>
      </w:r>
    </w:p>
    <w:p w14:paraId="36986DE6" w14:textId="77777777" w:rsidR="00C370F6" w:rsidRDefault="00C370F6" w:rsidP="00C54831">
      <w:pPr>
        <w:ind w:left="720" w:firstLine="360"/>
        <w:rPr>
          <w:rFonts w:ascii="Times New Roman" w:hAnsi="Times New Roman" w:cs="Times New Roman"/>
          <w:sz w:val="24"/>
          <w:szCs w:val="24"/>
        </w:rPr>
      </w:pPr>
      <w:r>
        <w:rPr>
          <w:rFonts w:ascii="Times New Roman" w:hAnsi="Times New Roman" w:cs="Times New Roman"/>
          <w:sz w:val="24"/>
          <w:szCs w:val="24"/>
        </w:rPr>
        <w:t>1A. Student enters to Student main page.</w:t>
      </w:r>
    </w:p>
    <w:p w14:paraId="10BCD139" w14:textId="77777777" w:rsidR="00C370F6" w:rsidRDefault="006A6F08" w:rsidP="00C54831">
      <w:pPr>
        <w:ind w:left="720" w:firstLine="360"/>
        <w:rPr>
          <w:rFonts w:ascii="Times New Roman" w:hAnsi="Times New Roman" w:cs="Times New Roman"/>
          <w:sz w:val="24"/>
          <w:szCs w:val="24"/>
        </w:rPr>
      </w:pPr>
      <w:r>
        <w:rPr>
          <w:rFonts w:ascii="Times New Roman" w:hAnsi="Times New Roman" w:cs="Times New Roman"/>
          <w:sz w:val="24"/>
          <w:szCs w:val="24"/>
        </w:rPr>
        <w:t xml:space="preserve">2A. Student submits </w:t>
      </w:r>
      <w:r w:rsidR="00C370F6">
        <w:rPr>
          <w:rFonts w:ascii="Times New Roman" w:hAnsi="Times New Roman" w:cs="Times New Roman"/>
          <w:sz w:val="24"/>
          <w:szCs w:val="24"/>
        </w:rPr>
        <w:t>log out form on the mobile application.</w:t>
      </w:r>
    </w:p>
    <w:p w14:paraId="36B321D1" w14:textId="77777777" w:rsidR="00482FD7" w:rsidRPr="00A827EA" w:rsidRDefault="00482FD7" w:rsidP="00C54831">
      <w:pPr>
        <w:ind w:left="720" w:firstLine="360"/>
        <w:rPr>
          <w:rFonts w:ascii="Times New Roman" w:hAnsi="Times New Roman" w:cs="Times New Roman"/>
          <w:sz w:val="24"/>
          <w:szCs w:val="24"/>
        </w:rPr>
      </w:pPr>
    </w:p>
    <w:p w14:paraId="11252BEA" w14:textId="77777777" w:rsidR="00C54831" w:rsidRDefault="00C54831" w:rsidP="00482FD7">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B13768">
        <w:rPr>
          <w:rFonts w:ascii="Times New Roman" w:hAnsi="Times New Roman" w:cs="Times New Roman"/>
          <w:b/>
          <w:bCs/>
          <w:sz w:val="29"/>
          <w:szCs w:val="29"/>
        </w:rPr>
        <w:t>uirement Speci</w:t>
      </w:r>
      <w:r w:rsidR="005F1777">
        <w:rPr>
          <w:rFonts w:ascii="Times New Roman" w:hAnsi="Times New Roman" w:cs="Times New Roman"/>
          <w:b/>
          <w:bCs/>
          <w:sz w:val="29"/>
          <w:szCs w:val="29"/>
        </w:rPr>
        <w:t xml:space="preserve">fication of URS </w:t>
      </w:r>
      <w:r w:rsidR="00B13768">
        <w:rPr>
          <w:rFonts w:ascii="Times New Roman" w:hAnsi="Times New Roman" w:cs="Times New Roman"/>
          <w:b/>
          <w:bCs/>
          <w:sz w:val="29"/>
          <w:szCs w:val="29"/>
        </w:rPr>
        <w:t>6</w:t>
      </w:r>
      <w:r w:rsidR="005F1777">
        <w:rPr>
          <w:rFonts w:ascii="Times New Roman" w:hAnsi="Times New Roman" w:cs="Times New Roman"/>
          <w:b/>
          <w:bCs/>
          <w:sz w:val="29"/>
          <w:szCs w:val="29"/>
        </w:rPr>
        <w:t>.2</w:t>
      </w:r>
    </w:p>
    <w:p w14:paraId="5A127371" w14:textId="77777777" w:rsidR="00C54831" w:rsidRPr="00CE3566" w:rsidRDefault="00C54831" w:rsidP="00C54831">
      <w:pPr>
        <w:ind w:firstLine="360"/>
        <w:rPr>
          <w:rFonts w:ascii="Times New Roman" w:hAnsi="Times New Roman" w:cs="Times New Roman"/>
          <w:b/>
          <w:bCs/>
          <w:sz w:val="29"/>
          <w:szCs w:val="29"/>
        </w:rPr>
      </w:pPr>
    </w:p>
    <w:p w14:paraId="10E3A22D" w14:textId="77777777" w:rsidR="005F1777" w:rsidRPr="00E941D6"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07D14FF3" w14:textId="77777777" w:rsidR="005F1777" w:rsidRDefault="005F1777" w:rsidP="005F1777">
      <w:pPr>
        <w:ind w:left="720"/>
        <w:rPr>
          <w:rFonts w:ascii="Times New Roman" w:hAnsi="Times New Roman" w:cs="Times New Roman"/>
          <w:sz w:val="24"/>
          <w:szCs w:val="24"/>
        </w:rPr>
      </w:pPr>
      <w:r w:rsidRPr="0082231B">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82231B">
        <w:rPr>
          <w:rFonts w:ascii="Times New Roman" w:hAnsi="Times New Roman" w:cs="Times New Roman"/>
          <w:b/>
          <w:bCs/>
          <w:sz w:val="24"/>
          <w:szCs w:val="24"/>
        </w:rPr>
        <w:t>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03F4C837" w14:textId="77777777" w:rsidR="005F1777" w:rsidRDefault="005F1777" w:rsidP="005F1777">
      <w:pPr>
        <w:ind w:left="720"/>
        <w:rPr>
          <w:rFonts w:ascii="Times New Roman" w:hAnsi="Times New Roman" w:cs="Times New Roman"/>
          <w:sz w:val="24"/>
          <w:szCs w:val="24"/>
        </w:rPr>
      </w:pPr>
      <w:r w:rsidRPr="00B13768">
        <w:rPr>
          <w:rFonts w:ascii="Times New Roman" w:hAnsi="Times New Roman" w:cs="Times New Roman"/>
          <w:b/>
          <w:bCs/>
          <w:sz w:val="24"/>
          <w:szCs w:val="24"/>
        </w:rPr>
        <w:t>SRS</w:t>
      </w:r>
      <w:r>
        <w:rPr>
          <w:rFonts w:ascii="Times New Roman" w:hAnsi="Times New Roman" w:cs="Times New Roman"/>
          <w:b/>
          <w:bCs/>
          <w:sz w:val="24"/>
          <w:szCs w:val="24"/>
        </w:rPr>
        <w:t xml:space="preserve"> </w:t>
      </w:r>
      <w:r w:rsidRPr="00B13768">
        <w:rPr>
          <w:rFonts w:ascii="Times New Roman" w:hAnsi="Times New Roman" w:cs="Times New Roman"/>
          <w:b/>
          <w:bCs/>
          <w:sz w:val="24"/>
          <w:szCs w:val="24"/>
        </w:rPr>
        <w:t>5-1</w:t>
      </w:r>
      <w:r>
        <w:rPr>
          <w:rFonts w:ascii="Times New Roman" w:hAnsi="Times New Roman" w:cs="Times New Roman"/>
          <w:b/>
          <w:bCs/>
          <w:sz w:val="24"/>
          <w:szCs w:val="24"/>
        </w:rPr>
        <w:t>.2</w:t>
      </w:r>
      <w:r w:rsidRPr="00B13768">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14:paraId="60B19C87"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6</w:t>
      </w:r>
      <w:r w:rsidRPr="00E941D6">
        <w:rPr>
          <w:rStyle w:val="Heading2Char"/>
          <w:rFonts w:ascii="Times New Roman" w:hAnsi="Times New Roman" w:cs="Times New Roman"/>
          <w:b/>
          <w:bCs/>
          <w:i w:val="0"/>
          <w:iCs w:val="0"/>
          <w:color w:val="000000" w:themeColor="text1"/>
          <w:sz w:val="24"/>
          <w:szCs w:val="24"/>
        </w:rPr>
        <w:t>-1</w:t>
      </w:r>
      <w:r>
        <w:rPr>
          <w:rStyle w:val="Heading2Char"/>
          <w:rFonts w:ascii="Times New Roman" w:hAnsi="Times New Roman" w:cs="Times New Roman"/>
          <w:b/>
          <w:bCs/>
          <w:i w:val="0"/>
          <w:iCs w:val="0"/>
          <w:color w:val="000000" w:themeColor="text1"/>
          <w:sz w:val="24"/>
          <w:szCs w:val="24"/>
        </w:rPr>
        <w:t>.2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Lecture main page on the mobile application.</w:t>
      </w:r>
    </w:p>
    <w:p w14:paraId="18CEC9E0"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6-2.2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Student main page on the mobile application.</w:t>
      </w:r>
    </w:p>
    <w:p w14:paraId="50236041" w14:textId="77777777" w:rsidR="009735CA" w:rsidRDefault="009735CA" w:rsidP="00C54831">
      <w:pPr>
        <w:ind w:left="720"/>
        <w:rPr>
          <w:rFonts w:ascii="Times New Roman" w:hAnsi="Times New Roman" w:cs="Times New Roman"/>
          <w:sz w:val="24"/>
          <w:szCs w:val="24"/>
        </w:rPr>
      </w:pPr>
    </w:p>
    <w:p w14:paraId="78307B32" w14:textId="77777777" w:rsidR="00B13768" w:rsidRDefault="00B13768" w:rsidP="00C54831">
      <w:pPr>
        <w:ind w:left="720"/>
        <w:rPr>
          <w:rFonts w:ascii="Times New Roman" w:hAnsi="Times New Roman" w:cs="Times New Roman"/>
          <w:sz w:val="24"/>
          <w:szCs w:val="24"/>
        </w:rPr>
      </w:pPr>
    </w:p>
    <w:p w14:paraId="76F32858" w14:textId="77777777" w:rsidR="00B13768" w:rsidRDefault="00B13768" w:rsidP="00C54831">
      <w:pPr>
        <w:ind w:left="720"/>
        <w:rPr>
          <w:rFonts w:ascii="Times New Roman" w:hAnsi="Times New Roman" w:cs="Times New Roman"/>
          <w:sz w:val="24"/>
          <w:szCs w:val="24"/>
        </w:rPr>
      </w:pPr>
    </w:p>
    <w:p w14:paraId="695FA97C" w14:textId="77777777" w:rsidR="00B13768" w:rsidRDefault="00B13768" w:rsidP="00C54831">
      <w:pPr>
        <w:ind w:left="720"/>
        <w:rPr>
          <w:rFonts w:ascii="Times New Roman" w:hAnsi="Times New Roman" w:cs="Times New Roman"/>
          <w:sz w:val="24"/>
          <w:szCs w:val="24"/>
        </w:rPr>
      </w:pPr>
    </w:p>
    <w:p w14:paraId="15F5DB15" w14:textId="77777777" w:rsidR="00B13768" w:rsidRDefault="00B13768" w:rsidP="008E3169">
      <w:pPr>
        <w:rPr>
          <w:rFonts w:ascii="Times New Roman" w:hAnsi="Times New Roman" w:cs="Times New Roman"/>
          <w:sz w:val="24"/>
          <w:szCs w:val="24"/>
        </w:rPr>
      </w:pPr>
    </w:p>
    <w:p w14:paraId="13E270B9" w14:textId="77777777" w:rsidR="008E3169" w:rsidRDefault="008E3169" w:rsidP="008E3169">
      <w:pPr>
        <w:rPr>
          <w:rFonts w:ascii="Times New Roman" w:hAnsi="Times New Roman" w:cs="Times New Roman"/>
          <w:sz w:val="24"/>
          <w:szCs w:val="24"/>
        </w:rPr>
      </w:pPr>
    </w:p>
    <w:p w14:paraId="710B369B" w14:textId="77777777" w:rsidR="008E3169" w:rsidRDefault="008E3169" w:rsidP="008E3169">
      <w:pPr>
        <w:rPr>
          <w:rFonts w:ascii="Times New Roman" w:hAnsi="Times New Roman" w:cs="Times New Roman"/>
          <w:sz w:val="24"/>
          <w:szCs w:val="24"/>
        </w:rPr>
      </w:pPr>
    </w:p>
    <w:p w14:paraId="563ACA80" w14:textId="77777777" w:rsidR="006A6F08" w:rsidRDefault="006A6F08" w:rsidP="006A6F08">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4.7 Lecture</w:t>
      </w:r>
      <w:r w:rsidR="005F1777">
        <w:rPr>
          <w:rFonts w:ascii="Times New Roman" w:hAnsi="Times New Roman" w:cs="Times New Roman"/>
          <w:b/>
          <w:bCs/>
          <w:i w:val="0"/>
          <w:iCs w:val="0"/>
          <w:sz w:val="36"/>
          <w:szCs w:val="36"/>
        </w:rPr>
        <w:t xml:space="preserve">r views course information (UC </w:t>
      </w:r>
      <w:r>
        <w:rPr>
          <w:rFonts w:ascii="Times New Roman" w:hAnsi="Times New Roman" w:cs="Times New Roman"/>
          <w:b/>
          <w:bCs/>
          <w:i w:val="0"/>
          <w:iCs w:val="0"/>
          <w:sz w:val="36"/>
          <w:szCs w:val="36"/>
        </w:rPr>
        <w:t>7</w:t>
      </w:r>
      <w:r w:rsidR="005F177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28776373" w14:textId="77777777" w:rsidR="00B13768" w:rsidRDefault="00B13768" w:rsidP="00C54831">
      <w:pPr>
        <w:ind w:left="720"/>
        <w:rPr>
          <w:rFonts w:ascii="Times New Roman" w:hAnsi="Times New Roman" w:cs="Times New Roman"/>
          <w:sz w:val="24"/>
          <w:szCs w:val="24"/>
        </w:rPr>
      </w:pPr>
    </w:p>
    <w:p w14:paraId="072EE92E" w14:textId="77777777" w:rsidR="006A6F08" w:rsidRDefault="006A6F08" w:rsidP="00C54831">
      <w:pPr>
        <w:ind w:left="720"/>
        <w:rPr>
          <w:rFonts w:ascii="Times New Roman" w:hAnsi="Times New Roman" w:cs="Times New Roman"/>
          <w:sz w:val="24"/>
          <w:szCs w:val="24"/>
        </w:rPr>
      </w:pPr>
    </w:p>
    <w:p w14:paraId="2DB4383E" w14:textId="77777777" w:rsidR="006A6F08" w:rsidRDefault="006A6F08" w:rsidP="00C54831">
      <w:pPr>
        <w:ind w:left="720"/>
        <w:rPr>
          <w:rFonts w:ascii="Times New Roman" w:hAnsi="Times New Roman" w:cs="Times New Roman"/>
          <w:sz w:val="24"/>
          <w:szCs w:val="24"/>
        </w:rPr>
      </w:pPr>
      <w:r>
        <w:rPr>
          <w:rFonts w:ascii="Times New Roman" w:hAnsi="Times New Roman" w:cs="Times New Roman"/>
          <w:noProof/>
          <w:sz w:val="24"/>
          <w:szCs w:val="24"/>
          <w:lang w:eastAsia="ko-KR"/>
        </w:rPr>
        <w:drawing>
          <wp:anchor distT="0" distB="0" distL="114300" distR="114300" simplePos="0" relativeHeight="251675648" behindDoc="1" locked="0" layoutInCell="1" allowOverlap="1" wp14:anchorId="32A1DB24" wp14:editId="0660B917">
            <wp:simplePos x="0" y="0"/>
            <wp:positionH relativeFrom="margin">
              <wp:align>center</wp:align>
            </wp:positionH>
            <wp:positionV relativeFrom="paragraph">
              <wp:posOffset>43180</wp:posOffset>
            </wp:positionV>
            <wp:extent cx="4105275" cy="3195239"/>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07_CoureInfor-Mob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05275" cy="3195239"/>
                    </a:xfrm>
                    <a:prstGeom prst="rect">
                      <a:avLst/>
                    </a:prstGeom>
                  </pic:spPr>
                </pic:pic>
              </a:graphicData>
            </a:graphic>
            <wp14:sizeRelH relativeFrom="page">
              <wp14:pctWidth>0</wp14:pctWidth>
            </wp14:sizeRelH>
            <wp14:sizeRelV relativeFrom="page">
              <wp14:pctHeight>0</wp14:pctHeight>
            </wp14:sizeRelV>
          </wp:anchor>
        </w:drawing>
      </w:r>
    </w:p>
    <w:p w14:paraId="75DE74A4" w14:textId="77777777" w:rsidR="00B13768" w:rsidRDefault="00B13768" w:rsidP="00C54831">
      <w:pPr>
        <w:ind w:left="720"/>
        <w:rPr>
          <w:rFonts w:ascii="Times New Roman" w:hAnsi="Times New Roman" w:cs="Times New Roman"/>
          <w:sz w:val="24"/>
          <w:szCs w:val="24"/>
        </w:rPr>
      </w:pPr>
    </w:p>
    <w:p w14:paraId="722DBAC6" w14:textId="77777777" w:rsidR="00C54831" w:rsidRDefault="00C54831" w:rsidP="00CE3566">
      <w:pPr>
        <w:rPr>
          <w:rFonts w:ascii="Times New Roman" w:hAnsi="Times New Roman" w:cs="Times New Roman"/>
          <w:b/>
          <w:bCs/>
          <w:sz w:val="29"/>
          <w:szCs w:val="29"/>
        </w:rPr>
      </w:pPr>
    </w:p>
    <w:p w14:paraId="5F63403A" w14:textId="77777777" w:rsidR="006A6F08" w:rsidRDefault="006A6F08" w:rsidP="00CE3566">
      <w:pPr>
        <w:rPr>
          <w:rFonts w:ascii="Times New Roman" w:hAnsi="Times New Roman" w:cs="Times New Roman"/>
          <w:b/>
          <w:bCs/>
          <w:sz w:val="29"/>
          <w:szCs w:val="29"/>
        </w:rPr>
      </w:pPr>
    </w:p>
    <w:p w14:paraId="7DA3EC79" w14:textId="77777777" w:rsidR="006A6F08" w:rsidRDefault="006A6F08" w:rsidP="00CE3566">
      <w:pPr>
        <w:rPr>
          <w:rFonts w:ascii="Times New Roman" w:hAnsi="Times New Roman" w:cs="Times New Roman"/>
          <w:b/>
          <w:bCs/>
          <w:sz w:val="29"/>
          <w:szCs w:val="29"/>
        </w:rPr>
      </w:pPr>
    </w:p>
    <w:p w14:paraId="14B3E462" w14:textId="77777777" w:rsidR="006A6F08" w:rsidRDefault="006A6F08" w:rsidP="00CE3566">
      <w:pPr>
        <w:rPr>
          <w:rFonts w:ascii="Times New Roman" w:hAnsi="Times New Roman" w:cs="Times New Roman"/>
          <w:b/>
          <w:bCs/>
          <w:sz w:val="29"/>
          <w:szCs w:val="29"/>
        </w:rPr>
      </w:pPr>
    </w:p>
    <w:p w14:paraId="544D31FB" w14:textId="77777777" w:rsidR="006A6F08" w:rsidRDefault="006A6F08" w:rsidP="00CE3566">
      <w:pPr>
        <w:rPr>
          <w:rFonts w:ascii="Times New Roman" w:hAnsi="Times New Roman" w:cs="Times New Roman"/>
          <w:b/>
          <w:bCs/>
          <w:sz w:val="29"/>
          <w:szCs w:val="29"/>
        </w:rPr>
      </w:pPr>
    </w:p>
    <w:p w14:paraId="308354BC" w14:textId="77777777" w:rsidR="006A6F08" w:rsidRDefault="006A6F08" w:rsidP="00CE3566">
      <w:pPr>
        <w:rPr>
          <w:rFonts w:ascii="Times New Roman" w:hAnsi="Times New Roman" w:cs="Times New Roman"/>
          <w:b/>
          <w:bCs/>
          <w:sz w:val="29"/>
          <w:szCs w:val="29"/>
        </w:rPr>
      </w:pPr>
    </w:p>
    <w:p w14:paraId="39566F03" w14:textId="77777777" w:rsidR="006A6F08" w:rsidRDefault="006A6F08" w:rsidP="00CE3566">
      <w:pPr>
        <w:rPr>
          <w:rFonts w:ascii="Times New Roman" w:hAnsi="Times New Roman" w:cs="Times New Roman"/>
          <w:b/>
          <w:bCs/>
          <w:sz w:val="29"/>
          <w:szCs w:val="29"/>
        </w:rPr>
      </w:pPr>
    </w:p>
    <w:p w14:paraId="43EDA134" w14:textId="77777777" w:rsidR="006A6F08" w:rsidRDefault="006A6F08" w:rsidP="00CE3566">
      <w:pPr>
        <w:rPr>
          <w:rFonts w:ascii="Times New Roman" w:hAnsi="Times New Roman" w:cs="Times New Roman"/>
          <w:b/>
          <w:bCs/>
          <w:sz w:val="29"/>
          <w:szCs w:val="29"/>
        </w:rPr>
      </w:pPr>
    </w:p>
    <w:p w14:paraId="0E4E1CF0" w14:textId="77777777" w:rsidR="006A6F08" w:rsidRDefault="006A6F08" w:rsidP="00CE3566">
      <w:pPr>
        <w:rPr>
          <w:rFonts w:ascii="Times New Roman" w:hAnsi="Times New Roman" w:cs="Times New Roman"/>
          <w:b/>
          <w:bCs/>
          <w:sz w:val="29"/>
          <w:szCs w:val="29"/>
        </w:rPr>
      </w:pPr>
    </w:p>
    <w:p w14:paraId="65B8DCE1" w14:textId="77777777" w:rsidR="006A6F08" w:rsidRDefault="006A6F08"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A6F08" w:rsidRPr="00227AD4" w14:paraId="325A3DC0" w14:textId="77777777" w:rsidTr="000D2048">
        <w:tc>
          <w:tcPr>
            <w:tcW w:w="1818" w:type="dxa"/>
            <w:tcBorders>
              <w:top w:val="single" w:sz="12" w:space="0" w:color="auto"/>
              <w:bottom w:val="single" w:sz="6" w:space="0" w:color="auto"/>
            </w:tcBorders>
            <w:shd w:val="clear" w:color="auto" w:fill="F2F2F2"/>
          </w:tcPr>
          <w:p w14:paraId="7FFE9EB1"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661AEF46" w14:textId="77777777" w:rsidR="006A6F08" w:rsidRPr="00227AD4" w:rsidRDefault="005F177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w:t>
            </w:r>
            <w:r w:rsidR="006A6F08">
              <w:rPr>
                <w:rFonts w:ascii="Times New Roman" w:hAnsi="Times New Roman"/>
                <w:color w:val="000000" w:themeColor="text1"/>
                <w:sz w:val="24"/>
                <w:szCs w:val="24"/>
              </w:rPr>
              <w:t>7</w:t>
            </w:r>
            <w:r>
              <w:rPr>
                <w:rFonts w:ascii="Times New Roman" w:hAnsi="Times New Roman"/>
                <w:color w:val="000000" w:themeColor="text1"/>
                <w:sz w:val="24"/>
                <w:szCs w:val="24"/>
              </w:rPr>
              <w:t>.2</w:t>
            </w:r>
          </w:p>
        </w:tc>
      </w:tr>
      <w:tr w:rsidR="006A6F08" w:rsidRPr="00227AD4" w14:paraId="2F566BAB" w14:textId="77777777" w:rsidTr="000D2048">
        <w:tc>
          <w:tcPr>
            <w:tcW w:w="1818" w:type="dxa"/>
            <w:tcBorders>
              <w:top w:val="single" w:sz="6" w:space="0" w:color="auto"/>
              <w:bottom w:val="single" w:sz="6" w:space="0" w:color="auto"/>
            </w:tcBorders>
            <w:shd w:val="clear" w:color="auto" w:fill="F2F2F2"/>
          </w:tcPr>
          <w:p w14:paraId="4AFFC91D"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51D3399F" w14:textId="77777777" w:rsidR="006A6F08" w:rsidRPr="00227AD4" w:rsidRDefault="006A6F08" w:rsidP="006A6F0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views course information.</w:t>
            </w:r>
          </w:p>
        </w:tc>
      </w:tr>
      <w:tr w:rsidR="006A6F08" w:rsidRPr="00227AD4" w14:paraId="77C2D51F" w14:textId="77777777" w:rsidTr="000D2048">
        <w:tc>
          <w:tcPr>
            <w:tcW w:w="1818" w:type="dxa"/>
            <w:tcBorders>
              <w:top w:val="single" w:sz="6" w:space="0" w:color="auto"/>
              <w:bottom w:val="single" w:sz="6" w:space="0" w:color="auto"/>
            </w:tcBorders>
            <w:shd w:val="clear" w:color="auto" w:fill="F2F2F2"/>
          </w:tcPr>
          <w:p w14:paraId="216D4FF9"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79A1B68E" w14:textId="77777777"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4BE56124"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39CC9026" w14:textId="77777777"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6A6F08" w:rsidRPr="00227AD4" w14:paraId="6DC00C19" w14:textId="77777777" w:rsidTr="000D2048">
        <w:tc>
          <w:tcPr>
            <w:tcW w:w="1818" w:type="dxa"/>
            <w:tcBorders>
              <w:top w:val="single" w:sz="6" w:space="0" w:color="auto"/>
              <w:bottom w:val="single" w:sz="6" w:space="0" w:color="auto"/>
            </w:tcBorders>
            <w:shd w:val="clear" w:color="auto" w:fill="F2F2F2"/>
          </w:tcPr>
          <w:p w14:paraId="087705DE"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5928D603" w14:textId="77777777"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0EA70C0E"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39863C32" w14:textId="77777777"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A6F08" w:rsidRPr="00227AD4" w14:paraId="33CCA6E2" w14:textId="77777777" w:rsidTr="000D2048">
        <w:tc>
          <w:tcPr>
            <w:tcW w:w="2628" w:type="dxa"/>
            <w:gridSpan w:val="2"/>
            <w:tcBorders>
              <w:top w:val="single" w:sz="6" w:space="0" w:color="auto"/>
            </w:tcBorders>
          </w:tcPr>
          <w:p w14:paraId="7B9D1549"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54469B9D" w14:textId="77777777" w:rsidR="006A6F08" w:rsidRPr="00227AD4" w:rsidRDefault="006A6F08" w:rsidP="006A6F0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6A6F08" w:rsidRPr="00227AD4" w14:paraId="2C6E12A5" w14:textId="77777777" w:rsidTr="000D2048">
        <w:tc>
          <w:tcPr>
            <w:tcW w:w="2628" w:type="dxa"/>
            <w:gridSpan w:val="2"/>
          </w:tcPr>
          <w:p w14:paraId="4D2B0591"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068160E0" w14:textId="77777777" w:rsidR="006A6F08" w:rsidRPr="00227AD4" w:rsidRDefault="006A6F08" w:rsidP="006A6F08">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view</w:t>
            </w:r>
            <w:r w:rsidR="00001D49">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his/her course information on the mobile application</w:t>
            </w:r>
            <w:r w:rsidRPr="00227AD4">
              <w:rPr>
                <w:rFonts w:ascii="Times New Roman" w:hAnsi="Times New Roman" w:cs="Times New Roman"/>
                <w:color w:val="000000" w:themeColor="text1"/>
                <w:sz w:val="24"/>
                <w:szCs w:val="24"/>
              </w:rPr>
              <w:t xml:space="preserve">. </w:t>
            </w:r>
          </w:p>
        </w:tc>
      </w:tr>
      <w:tr w:rsidR="006A6F08" w:rsidRPr="00227AD4" w14:paraId="375C2296" w14:textId="77777777" w:rsidTr="000D2048">
        <w:tc>
          <w:tcPr>
            <w:tcW w:w="2628" w:type="dxa"/>
            <w:gridSpan w:val="2"/>
          </w:tcPr>
          <w:p w14:paraId="15CE104C"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1D53EA9C" w14:textId="77777777" w:rsidR="006A6F08" w:rsidRPr="008E3169" w:rsidRDefault="008E3169" w:rsidP="000D2048">
            <w:pPr>
              <w:pStyle w:val="Hints"/>
              <w:rPr>
                <w:rFonts w:ascii="Times New Roman" w:hAnsi="Times New Roman"/>
                <w:color w:val="000000" w:themeColor="text1"/>
                <w:sz w:val="24"/>
                <w:szCs w:val="24"/>
              </w:rPr>
            </w:pPr>
            <w:r w:rsidRPr="008E3169">
              <w:rPr>
                <w:rFonts w:ascii="Times New Roman" w:hAnsi="Times New Roman"/>
                <w:color w:val="000000" w:themeColor="text1"/>
                <w:sz w:val="24"/>
                <w:szCs w:val="24"/>
              </w:rPr>
              <w:t>Submit viewing course information form.</w:t>
            </w:r>
          </w:p>
        </w:tc>
      </w:tr>
      <w:tr w:rsidR="006A6F08" w:rsidRPr="00227AD4" w14:paraId="09155C01" w14:textId="77777777" w:rsidTr="000D2048">
        <w:trPr>
          <w:trHeight w:val="408"/>
        </w:trPr>
        <w:tc>
          <w:tcPr>
            <w:tcW w:w="2628" w:type="dxa"/>
            <w:gridSpan w:val="2"/>
          </w:tcPr>
          <w:p w14:paraId="64A7AC02"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0F7EA890" w14:textId="77777777" w:rsidR="006A6F08" w:rsidRPr="005F1777" w:rsidRDefault="005F1777" w:rsidP="005F1777">
            <w:p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 xml:space="preserve">Lecturer enters to Course main </w:t>
            </w:r>
            <w:commentRangeStart w:id="56"/>
            <w:r w:rsidRPr="008E3169">
              <w:rPr>
                <w:rFonts w:ascii="Times New Roman" w:hAnsi="Times New Roman" w:cs="Times New Roman"/>
                <w:color w:val="000000" w:themeColor="text1"/>
                <w:sz w:val="24"/>
                <w:szCs w:val="24"/>
              </w:rPr>
              <w:t>page</w:t>
            </w:r>
            <w:commentRangeEnd w:id="56"/>
            <w:r w:rsidR="001553DC">
              <w:rPr>
                <w:rStyle w:val="CommentReference"/>
              </w:rPr>
              <w:commentReference w:id="56"/>
            </w:r>
            <w:r w:rsidRPr="008E3169">
              <w:rPr>
                <w:rFonts w:ascii="Times New Roman" w:hAnsi="Times New Roman" w:cs="Times New Roman"/>
                <w:color w:val="000000" w:themeColor="text1"/>
                <w:sz w:val="24"/>
                <w:szCs w:val="24"/>
              </w:rPr>
              <w:t>.</w:t>
            </w:r>
          </w:p>
        </w:tc>
      </w:tr>
      <w:tr w:rsidR="006A6F08" w:rsidRPr="00227AD4" w14:paraId="7F02AB98" w14:textId="77777777" w:rsidTr="000D2048">
        <w:tc>
          <w:tcPr>
            <w:tcW w:w="2628" w:type="dxa"/>
            <w:gridSpan w:val="2"/>
          </w:tcPr>
          <w:p w14:paraId="137754FA"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6403C0A7" w14:textId="77777777" w:rsidR="006A6F08" w:rsidRPr="005F1777" w:rsidRDefault="005F1777" w:rsidP="000D2048">
            <w:p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tc>
      </w:tr>
      <w:tr w:rsidR="006A6F08" w:rsidRPr="00227AD4" w14:paraId="3A108ADB" w14:textId="77777777" w:rsidTr="000D2048">
        <w:tc>
          <w:tcPr>
            <w:tcW w:w="2628" w:type="dxa"/>
            <w:gridSpan w:val="2"/>
          </w:tcPr>
          <w:p w14:paraId="247DD9C3"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14:paraId="0B17C4EA" w14:textId="77777777" w:rsidR="008E3169" w:rsidDel="001553DC" w:rsidRDefault="008E3169" w:rsidP="008E3169">
            <w:pPr>
              <w:numPr>
                <w:ilvl w:val="0"/>
                <w:numId w:val="25"/>
              </w:numPr>
              <w:contextualSpacing/>
              <w:rPr>
                <w:del w:id="57" w:author="rimi park" w:date="2014-05-19T09:57:00Z"/>
                <w:rFonts w:ascii="Times New Roman" w:hAnsi="Times New Roman" w:cs="Times New Roman"/>
                <w:color w:val="000000" w:themeColor="text1"/>
                <w:sz w:val="24"/>
                <w:szCs w:val="24"/>
              </w:rPr>
            </w:pPr>
            <w:commentRangeStart w:id="58"/>
            <w:del w:id="59" w:author="rimi park" w:date="2014-05-19T09:57:00Z">
              <w:r w:rsidRPr="008E3169" w:rsidDel="001553DC">
                <w:rPr>
                  <w:rFonts w:ascii="Times New Roman" w:hAnsi="Times New Roman" w:cs="Times New Roman"/>
                  <w:color w:val="000000" w:themeColor="text1"/>
                  <w:sz w:val="24"/>
                  <w:szCs w:val="24"/>
                </w:rPr>
                <w:delText>Lecturer enters to Lecturer main page.</w:delText>
              </w:r>
            </w:del>
          </w:p>
          <w:p w14:paraId="29EA0BE4" w14:textId="77777777" w:rsidR="008E3169" w:rsidRPr="008E3169" w:rsidDel="001553DC" w:rsidRDefault="008E3169" w:rsidP="008E3169">
            <w:pPr>
              <w:numPr>
                <w:ilvl w:val="0"/>
                <w:numId w:val="25"/>
              </w:numPr>
              <w:contextualSpacing/>
              <w:rPr>
                <w:del w:id="60" w:author="rimi park" w:date="2014-05-19T09:57:00Z"/>
                <w:rFonts w:ascii="Times New Roman" w:hAnsi="Times New Roman" w:cs="Times New Roman"/>
                <w:color w:val="000000" w:themeColor="text1"/>
                <w:sz w:val="24"/>
                <w:szCs w:val="24"/>
              </w:rPr>
            </w:pPr>
            <w:del w:id="61" w:author="rimi park" w:date="2014-05-19T09:57:00Z">
              <w:r w:rsidRPr="005613F3" w:rsidDel="001553DC">
                <w:rPr>
                  <w:rFonts w:ascii="Times New Roman" w:hAnsi="Times New Roman" w:cs="Times New Roman"/>
                  <w:sz w:val="24"/>
                  <w:szCs w:val="24"/>
                </w:rPr>
                <w:delText>The system redirect</w:delText>
              </w:r>
              <w:r w:rsidDel="001553DC">
                <w:rPr>
                  <w:rFonts w:ascii="Times New Roman" w:hAnsi="Times New Roman" w:cs="Times New Roman"/>
                  <w:sz w:val="24"/>
                  <w:szCs w:val="24"/>
                </w:rPr>
                <w:delText>s</w:delText>
              </w:r>
              <w:r w:rsidRPr="005613F3" w:rsidDel="001553DC">
                <w:rPr>
                  <w:rFonts w:ascii="Times New Roman" w:hAnsi="Times New Roman" w:cs="Times New Roman"/>
                  <w:sz w:val="24"/>
                  <w:szCs w:val="24"/>
                </w:rPr>
                <w:delText xml:space="preserve"> to Lecture main page</w:delText>
              </w:r>
              <w:r w:rsidDel="001553DC">
                <w:rPr>
                  <w:rFonts w:ascii="Times New Roman" w:hAnsi="Times New Roman" w:cs="Times New Roman"/>
                  <w:sz w:val="24"/>
                  <w:szCs w:val="24"/>
                </w:rPr>
                <w:delText xml:space="preserve"> on the mobile application</w:delText>
              </w:r>
              <w:r w:rsidRPr="005613F3" w:rsidDel="001553DC">
                <w:rPr>
                  <w:rFonts w:ascii="Times New Roman" w:hAnsi="Times New Roman" w:cs="Times New Roman"/>
                  <w:sz w:val="24"/>
                  <w:szCs w:val="24"/>
                </w:rPr>
                <w:delText>.</w:delText>
              </w:r>
            </w:del>
            <w:commentRangeEnd w:id="58"/>
            <w:r w:rsidR="001553DC">
              <w:rPr>
                <w:rStyle w:val="CommentReference"/>
              </w:rPr>
              <w:commentReference w:id="58"/>
            </w:r>
          </w:p>
          <w:p w14:paraId="12D6FD3A" w14:textId="77777777"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management page.</w:t>
            </w:r>
          </w:p>
          <w:p w14:paraId="5CBD53EA" w14:textId="77777777" w:rsidR="008E3169" w:rsidRDefault="008E3169" w:rsidP="008E3169">
            <w:pPr>
              <w:numPr>
                <w:ilvl w:val="0"/>
                <w:numId w:val="25"/>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6491A89" w14:textId="77777777"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1D8BF481" w14:textId="77777777"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selects a course that want to view.</w:t>
            </w:r>
          </w:p>
          <w:p w14:paraId="1D2FC092" w14:textId="77777777"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submits selecting course form.</w:t>
            </w:r>
          </w:p>
          <w:p w14:paraId="4BFB745C" w14:textId="77777777"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main page.</w:t>
            </w:r>
          </w:p>
          <w:p w14:paraId="08ABC6AA" w14:textId="77777777"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14:paraId="40F1280C" w14:textId="77777777" w:rsidR="008E3169" w:rsidRDefault="008E3169" w:rsidP="008E3169">
            <w:pPr>
              <w:numPr>
                <w:ilvl w:val="0"/>
                <w:numId w:val="25"/>
              </w:numPr>
              <w:contextualSpacing/>
              <w:rPr>
                <w:rFonts w:ascii="Times New Roman" w:hAnsi="Times New Roman" w:cs="Times New Roman"/>
                <w:sz w:val="24"/>
                <w:szCs w:val="24"/>
              </w:rPr>
            </w:pPr>
            <w:r w:rsidRPr="008E3169">
              <w:rPr>
                <w:rFonts w:ascii="Times New Roman" w:hAnsi="Times New Roman" w:cs="Times New Roman"/>
                <w:color w:val="000000" w:themeColor="text1"/>
                <w:sz w:val="24"/>
                <w:szCs w:val="24"/>
              </w:rPr>
              <w:t>Lecturer submits viewing course information form.</w:t>
            </w:r>
          </w:p>
          <w:p w14:paraId="7E9A285A" w14:textId="77777777" w:rsidR="008E3169" w:rsidRDefault="008E3169" w:rsidP="008E3169">
            <w:pPr>
              <w:numPr>
                <w:ilvl w:val="0"/>
                <w:numId w:val="25"/>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14:paraId="7B0AF649" w14:textId="77777777" w:rsidR="008E3169" w:rsidRPr="008E3169" w:rsidRDefault="008E3169" w:rsidP="008E3169">
            <w:pPr>
              <w:numPr>
                <w:ilvl w:val="0"/>
                <w:numId w:val="25"/>
              </w:numPr>
              <w:contextualSpacing/>
              <w:rPr>
                <w:rFonts w:ascii="Times New Roman" w:hAnsi="Times New Roman" w:cs="Times New Roman"/>
                <w:sz w:val="24"/>
                <w:szCs w:val="24"/>
              </w:rPr>
            </w:pPr>
            <w:commentRangeStart w:id="62"/>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commentRangeEnd w:id="62"/>
            <w:r w:rsidR="001553DC">
              <w:rPr>
                <w:rStyle w:val="CommentReference"/>
              </w:rPr>
              <w:commentReference w:id="62"/>
            </w:r>
          </w:p>
          <w:p w14:paraId="6E973671" w14:textId="77777777" w:rsidR="006A6F08" w:rsidRPr="0044741E" w:rsidRDefault="006A6F08" w:rsidP="000D2048">
            <w:pPr>
              <w:ind w:left="540"/>
              <w:contextualSpacing/>
              <w:rPr>
                <w:rFonts w:ascii="Times New Roman" w:hAnsi="Times New Roman" w:cs="Times New Roman"/>
                <w:sz w:val="24"/>
                <w:szCs w:val="24"/>
              </w:rPr>
            </w:pPr>
          </w:p>
        </w:tc>
      </w:tr>
      <w:tr w:rsidR="006A6F08" w:rsidRPr="00227AD4" w14:paraId="4370F08B" w14:textId="77777777" w:rsidTr="000D2048">
        <w:tc>
          <w:tcPr>
            <w:tcW w:w="2628" w:type="dxa"/>
            <w:gridSpan w:val="2"/>
          </w:tcPr>
          <w:p w14:paraId="27ABCC80" w14:textId="77777777" w:rsidR="006A6F08" w:rsidRPr="006A6F08" w:rsidRDefault="006A6F08"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14:paraId="04D11548" w14:textId="77777777" w:rsidR="006A6F08" w:rsidRPr="006A6F08" w:rsidRDefault="006A6F08" w:rsidP="000D2048">
            <w:pPr>
              <w:jc w:val="right"/>
              <w:rPr>
                <w:rFonts w:ascii="Times New Roman" w:hAnsi="Times New Roman" w:cs="Times New Roman"/>
                <w:b/>
                <w:color w:val="000000" w:themeColor="text1"/>
                <w:sz w:val="24"/>
                <w:szCs w:val="24"/>
              </w:rPr>
            </w:pPr>
          </w:p>
        </w:tc>
        <w:tc>
          <w:tcPr>
            <w:tcW w:w="7110" w:type="dxa"/>
            <w:gridSpan w:val="3"/>
          </w:tcPr>
          <w:p w14:paraId="642A2945" w14:textId="77777777" w:rsidR="006A6F08" w:rsidRPr="006A6F08" w:rsidRDefault="008E316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14:paraId="407E2C29" w14:textId="77777777" w:rsidR="006A6F08" w:rsidRPr="006A6F08" w:rsidRDefault="006A6F08" w:rsidP="000D2048">
            <w:pPr>
              <w:rPr>
                <w:rFonts w:ascii="Times New Roman" w:hAnsi="Times New Roman" w:cs="Times New Roman"/>
                <w:color w:val="000000" w:themeColor="text1"/>
                <w:sz w:val="24"/>
                <w:szCs w:val="24"/>
              </w:rPr>
            </w:pPr>
          </w:p>
        </w:tc>
      </w:tr>
      <w:tr w:rsidR="006A6F08" w:rsidRPr="00227AD4" w14:paraId="23AE65B3" w14:textId="77777777" w:rsidTr="000D2048">
        <w:tc>
          <w:tcPr>
            <w:tcW w:w="2628" w:type="dxa"/>
            <w:gridSpan w:val="2"/>
          </w:tcPr>
          <w:p w14:paraId="5EC8E18E"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5B81F55A" w14:textId="77777777"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A6F08" w:rsidRPr="00227AD4" w14:paraId="3E3A2FC0" w14:textId="77777777" w:rsidTr="000D2048">
        <w:tc>
          <w:tcPr>
            <w:tcW w:w="2628" w:type="dxa"/>
            <w:gridSpan w:val="2"/>
          </w:tcPr>
          <w:p w14:paraId="74803BFF"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768A99C6" w14:textId="77777777"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A6F08" w:rsidRPr="00227AD4" w14:paraId="4856CC1D" w14:textId="77777777" w:rsidTr="000D2048">
        <w:tc>
          <w:tcPr>
            <w:tcW w:w="2628" w:type="dxa"/>
            <w:gridSpan w:val="2"/>
          </w:tcPr>
          <w:p w14:paraId="5946A51A"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0638B3CF" w14:textId="77777777"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A6F08" w:rsidRPr="00227AD4" w14:paraId="40B123A3" w14:textId="77777777" w:rsidTr="000D2048">
        <w:tc>
          <w:tcPr>
            <w:tcW w:w="2628" w:type="dxa"/>
            <w:gridSpan w:val="2"/>
          </w:tcPr>
          <w:p w14:paraId="44E14C0D"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122F6E8F" w14:textId="77777777"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A6F08" w:rsidRPr="00227AD4" w14:paraId="785DE9C7" w14:textId="77777777" w:rsidTr="000D2048">
        <w:tc>
          <w:tcPr>
            <w:tcW w:w="2628" w:type="dxa"/>
            <w:gridSpan w:val="2"/>
          </w:tcPr>
          <w:p w14:paraId="66B10D30" w14:textId="77777777"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3153D6A3" w14:textId="77777777"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45DE6AD5" w14:textId="77777777" w:rsidR="006A6F08" w:rsidRDefault="006A6F08" w:rsidP="00CE3566">
      <w:pPr>
        <w:rPr>
          <w:rFonts w:ascii="Times New Roman" w:hAnsi="Times New Roman" w:cs="Times New Roman"/>
          <w:b/>
          <w:bCs/>
          <w:sz w:val="29"/>
          <w:szCs w:val="29"/>
        </w:rPr>
      </w:pPr>
    </w:p>
    <w:p w14:paraId="00B54AD2" w14:textId="77777777" w:rsidR="008E3169" w:rsidRDefault="008E3169" w:rsidP="00CE3566">
      <w:pPr>
        <w:rPr>
          <w:rFonts w:ascii="Times New Roman" w:hAnsi="Times New Roman" w:cs="Times New Roman"/>
          <w:b/>
          <w:bCs/>
          <w:sz w:val="29"/>
          <w:szCs w:val="29"/>
        </w:rPr>
      </w:pPr>
    </w:p>
    <w:p w14:paraId="4603FACF" w14:textId="77777777" w:rsidR="008E3169" w:rsidRDefault="008E3169" w:rsidP="00CE3566">
      <w:pPr>
        <w:rPr>
          <w:rFonts w:ascii="Times New Roman" w:hAnsi="Times New Roman" w:cs="Times New Roman"/>
          <w:b/>
          <w:bCs/>
          <w:sz w:val="29"/>
          <w:szCs w:val="29"/>
        </w:rPr>
      </w:pPr>
    </w:p>
    <w:p w14:paraId="21B9AA99" w14:textId="77777777" w:rsidR="008E3169" w:rsidRDefault="008E3169" w:rsidP="00CE3566">
      <w:pPr>
        <w:rPr>
          <w:rFonts w:ascii="Times New Roman" w:hAnsi="Times New Roman" w:cs="Times New Roman"/>
          <w:b/>
          <w:bCs/>
          <w:sz w:val="29"/>
          <w:szCs w:val="29"/>
        </w:rPr>
      </w:pPr>
    </w:p>
    <w:p w14:paraId="6AD274E3" w14:textId="77777777" w:rsidR="008E3169" w:rsidRDefault="008E3169" w:rsidP="00CE3566">
      <w:pPr>
        <w:rPr>
          <w:rFonts w:ascii="Times New Roman" w:hAnsi="Times New Roman" w:cs="Times New Roman"/>
          <w:b/>
          <w:bCs/>
          <w:sz w:val="29"/>
          <w:szCs w:val="29"/>
        </w:rPr>
      </w:pPr>
    </w:p>
    <w:p w14:paraId="26DB2958" w14:textId="77777777" w:rsidR="008E3169" w:rsidRDefault="008E3169" w:rsidP="00CE3566">
      <w:pPr>
        <w:rPr>
          <w:rFonts w:ascii="Times New Roman" w:hAnsi="Times New Roman" w:cs="Times New Roman"/>
          <w:b/>
          <w:bCs/>
          <w:sz w:val="29"/>
          <w:szCs w:val="29"/>
        </w:rPr>
      </w:pPr>
    </w:p>
    <w:p w14:paraId="40CDD8A1" w14:textId="77777777" w:rsidR="008E3169" w:rsidRDefault="008E3169" w:rsidP="00CE3566">
      <w:pPr>
        <w:rPr>
          <w:rFonts w:ascii="Times New Roman" w:hAnsi="Times New Roman" w:cs="Times New Roman"/>
          <w:b/>
          <w:bCs/>
          <w:sz w:val="29"/>
          <w:szCs w:val="29"/>
        </w:rPr>
      </w:pPr>
    </w:p>
    <w:p w14:paraId="33FC7327" w14:textId="77777777" w:rsidR="00A526AC" w:rsidRPr="00CE3566" w:rsidRDefault="005F177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B13768">
        <w:rPr>
          <w:rFonts w:ascii="Times New Roman" w:hAnsi="Times New Roman" w:cs="Times New Roman"/>
          <w:b/>
          <w:bCs/>
          <w:sz w:val="29"/>
          <w:szCs w:val="29"/>
        </w:rPr>
        <w:t>7</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view courses information. </w:t>
      </w:r>
    </w:p>
    <w:p w14:paraId="76DA70C3" w14:textId="77777777"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Lecturer can view a course information into the mobile application.</w:t>
      </w:r>
    </w:p>
    <w:p w14:paraId="3524E1A0"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14:paraId="62F08978"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14:paraId="40D6B256"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r w:rsidRPr="00114DF6">
        <w:rPr>
          <w:rFonts w:ascii="Times New Roman" w:hAnsi="Times New Roman" w:cs="Times New Roman"/>
          <w:sz w:val="24"/>
          <w:szCs w:val="24"/>
        </w:rPr>
        <w:t>None</w:t>
      </w:r>
    </w:p>
    <w:p w14:paraId="07845CBF"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7BE6B425" w14:textId="77777777"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14:paraId="5C99E873" w14:textId="77777777"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17776B1B" w14:textId="77777777" w:rsidR="00A526AC" w:rsidRPr="00A827EA"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5B54B0CA" w14:textId="77777777" w:rsidR="00A526AC"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Pr>
          <w:rFonts w:ascii="Times New Roman" w:hAnsi="Times New Roman" w:cs="Times New Roman"/>
          <w:sz w:val="24"/>
          <w:szCs w:val="24"/>
        </w:rPr>
        <w:t>selecting</w:t>
      </w:r>
      <w:r w:rsidRPr="00A827EA">
        <w:rPr>
          <w:rFonts w:ascii="Times New Roman" w:hAnsi="Times New Roman" w:cs="Times New Roman"/>
          <w:sz w:val="24"/>
          <w:szCs w:val="24"/>
        </w:rPr>
        <w:t xml:space="preserve"> course form.</w:t>
      </w:r>
    </w:p>
    <w:p w14:paraId="5B0F283F" w14:textId="77777777"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14:paraId="6F87E42E" w14:textId="77777777" w:rsidR="00A526AC" w:rsidRPr="00A827EA"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information form.</w:t>
      </w:r>
    </w:p>
    <w:p w14:paraId="4B49BD1C" w14:textId="77777777" w:rsidR="00A526AC" w:rsidRDefault="00A526AC" w:rsidP="00A526AC">
      <w:pPr>
        <w:contextualSpacing/>
        <w:rPr>
          <w:rFonts w:ascii="Times New Roman" w:hAnsi="Times New Roman" w:cs="Times New Roman"/>
          <w:sz w:val="24"/>
          <w:szCs w:val="24"/>
        </w:rPr>
      </w:pPr>
    </w:p>
    <w:p w14:paraId="66E8B383" w14:textId="77777777" w:rsidR="00A526AC" w:rsidRDefault="00A526AC" w:rsidP="00A526AC">
      <w:pPr>
        <w:contextualSpacing/>
        <w:rPr>
          <w:rFonts w:ascii="Times New Roman" w:hAnsi="Times New Roman" w:cs="Times New Roman"/>
          <w:sz w:val="24"/>
          <w:szCs w:val="24"/>
        </w:rPr>
      </w:pPr>
    </w:p>
    <w:p w14:paraId="083B885A" w14:textId="77777777" w:rsidR="00A526AC" w:rsidRPr="00CE3566" w:rsidRDefault="00A526AC" w:rsidP="00C54831">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5F1777">
        <w:rPr>
          <w:rFonts w:ascii="Times New Roman" w:hAnsi="Times New Roman" w:cs="Times New Roman"/>
          <w:b/>
          <w:bCs/>
          <w:sz w:val="29"/>
          <w:szCs w:val="29"/>
        </w:rPr>
        <w:t>uirement Specification of URS 7.2</w:t>
      </w:r>
    </w:p>
    <w:p w14:paraId="6EEA9D6A" w14:textId="77777777" w:rsidR="00A526AC" w:rsidRPr="000B5927" w:rsidRDefault="00A526AC" w:rsidP="00A526AC"/>
    <w:p w14:paraId="39A5D89B" w14:textId="77777777" w:rsidR="005F1777" w:rsidRPr="00E941D6"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2A7377C5" w14:textId="77777777"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2AC682A8" w14:textId="77777777"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1C8F2274" w14:textId="77777777"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14:paraId="3A297131" w14:textId="77777777" w:rsidR="005F1777" w:rsidRDefault="005F1777" w:rsidP="005F1777">
      <w:pPr>
        <w:ind w:left="720"/>
        <w:rPr>
          <w:rFonts w:ascii="Times New Roman" w:hAnsi="Times New Roman" w:cs="Times New Roman"/>
          <w:sz w:val="24"/>
          <w:szCs w:val="24"/>
        </w:rPr>
      </w:pPr>
      <w:r>
        <w:rPr>
          <w:rFonts w:ascii="Times New Roman" w:hAnsi="Times New Roman" w:cs="Times New Roman"/>
          <w:b/>
          <w:bCs/>
          <w:sz w:val="24"/>
          <w:szCs w:val="24"/>
        </w:rPr>
        <w:t>SRS 7-4.2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14:paraId="62E82F5A" w14:textId="77777777" w:rsidR="005F1777" w:rsidRDefault="005F1777" w:rsidP="005F177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7-5.2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course information from the system to display into Course information page on the mobile application.</w:t>
      </w:r>
    </w:p>
    <w:p w14:paraId="006D85A3" w14:textId="77777777" w:rsidR="00A526AC" w:rsidRPr="00E941D6" w:rsidRDefault="00A526AC" w:rsidP="00A526AC">
      <w:pPr>
        <w:ind w:left="720"/>
        <w:rPr>
          <w:rFonts w:ascii="Times New Roman" w:hAnsi="Times New Roman" w:cs="Times New Roman"/>
          <w:sz w:val="24"/>
          <w:szCs w:val="24"/>
        </w:rPr>
      </w:pPr>
    </w:p>
    <w:p w14:paraId="04AC6DF3" w14:textId="77777777" w:rsidR="00A526AC" w:rsidRDefault="00A526AC" w:rsidP="00A526AC">
      <w:pPr>
        <w:contextualSpacing/>
        <w:rPr>
          <w:rFonts w:ascii="Times New Roman" w:hAnsi="Times New Roman" w:cs="Times New Roman"/>
          <w:sz w:val="24"/>
          <w:szCs w:val="24"/>
        </w:rPr>
      </w:pPr>
    </w:p>
    <w:p w14:paraId="6602AB70" w14:textId="77777777" w:rsidR="00A526AC" w:rsidRDefault="00A526AC" w:rsidP="00A526AC">
      <w:pPr>
        <w:contextualSpacing/>
        <w:rPr>
          <w:rFonts w:ascii="Times New Roman" w:hAnsi="Times New Roman" w:cs="Times New Roman"/>
          <w:sz w:val="24"/>
          <w:szCs w:val="24"/>
        </w:rPr>
      </w:pPr>
    </w:p>
    <w:p w14:paraId="0F77DAD0" w14:textId="77777777" w:rsidR="00A526AC" w:rsidRDefault="00A526AC" w:rsidP="00A526AC">
      <w:pPr>
        <w:contextualSpacing/>
        <w:rPr>
          <w:rFonts w:ascii="Times New Roman" w:hAnsi="Times New Roman" w:cs="Times New Roman"/>
          <w:sz w:val="24"/>
          <w:szCs w:val="24"/>
        </w:rPr>
      </w:pPr>
    </w:p>
    <w:p w14:paraId="0412201A" w14:textId="77777777" w:rsidR="00A526AC" w:rsidRDefault="00A526AC" w:rsidP="00A526AC">
      <w:pPr>
        <w:contextualSpacing/>
        <w:rPr>
          <w:rFonts w:ascii="Times New Roman" w:hAnsi="Times New Roman" w:cs="Times New Roman"/>
          <w:sz w:val="24"/>
          <w:szCs w:val="24"/>
        </w:rPr>
      </w:pPr>
    </w:p>
    <w:p w14:paraId="4666444F" w14:textId="77777777" w:rsidR="00A526AC" w:rsidRDefault="00A526AC" w:rsidP="00A526AC">
      <w:pPr>
        <w:contextualSpacing/>
        <w:rPr>
          <w:rFonts w:ascii="Times New Roman" w:hAnsi="Times New Roman" w:cs="Times New Roman"/>
          <w:sz w:val="24"/>
          <w:szCs w:val="24"/>
        </w:rPr>
      </w:pPr>
    </w:p>
    <w:p w14:paraId="5C5773BF" w14:textId="77777777" w:rsidR="00A526AC" w:rsidRDefault="00A526AC" w:rsidP="00A526AC">
      <w:pPr>
        <w:contextualSpacing/>
        <w:rPr>
          <w:rFonts w:ascii="Times New Roman" w:hAnsi="Times New Roman" w:cs="Times New Roman"/>
          <w:sz w:val="24"/>
          <w:szCs w:val="24"/>
        </w:rPr>
      </w:pPr>
    </w:p>
    <w:p w14:paraId="2200598E" w14:textId="77777777" w:rsidR="00A526AC" w:rsidRDefault="00A526AC" w:rsidP="00A526AC">
      <w:pPr>
        <w:contextualSpacing/>
        <w:rPr>
          <w:rFonts w:ascii="Times New Roman" w:hAnsi="Times New Roman" w:cs="Times New Roman"/>
          <w:sz w:val="24"/>
          <w:szCs w:val="24"/>
        </w:rPr>
      </w:pPr>
    </w:p>
    <w:p w14:paraId="02785709" w14:textId="77777777" w:rsidR="008E3169" w:rsidRDefault="008E3169" w:rsidP="008E3169">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t xml:space="preserve">4.8 </w:t>
      </w:r>
      <w:r w:rsidR="00001D49">
        <w:rPr>
          <w:rFonts w:ascii="Times New Roman" w:hAnsi="Times New Roman" w:cs="Times New Roman"/>
          <w:b/>
          <w:bCs/>
          <w:i w:val="0"/>
          <w:iCs w:val="0"/>
          <w:sz w:val="36"/>
          <w:szCs w:val="36"/>
        </w:rPr>
        <w:t>Student</w:t>
      </w:r>
      <w:r w:rsidR="005F1777">
        <w:rPr>
          <w:rFonts w:ascii="Times New Roman" w:hAnsi="Times New Roman" w:cs="Times New Roman"/>
          <w:b/>
          <w:bCs/>
          <w:i w:val="0"/>
          <w:iCs w:val="0"/>
          <w:sz w:val="36"/>
          <w:szCs w:val="36"/>
        </w:rPr>
        <w:t xml:space="preserve"> views course information (UC </w:t>
      </w:r>
      <w:r>
        <w:rPr>
          <w:rFonts w:ascii="Times New Roman" w:hAnsi="Times New Roman" w:cs="Times New Roman"/>
          <w:b/>
          <w:bCs/>
          <w:i w:val="0"/>
          <w:iCs w:val="0"/>
          <w:sz w:val="36"/>
          <w:szCs w:val="36"/>
        </w:rPr>
        <w:t>8</w:t>
      </w:r>
      <w:r w:rsidR="005F177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5DAF9B75" w14:textId="77777777" w:rsidR="008E3169" w:rsidRDefault="008E3169" w:rsidP="008E3169"/>
    <w:p w14:paraId="34EBB145" w14:textId="77777777" w:rsidR="008E3169" w:rsidRDefault="008E3169" w:rsidP="008E3169"/>
    <w:p w14:paraId="50FC85C6" w14:textId="77777777" w:rsidR="008E3169" w:rsidRPr="008E3169" w:rsidRDefault="00001D49" w:rsidP="008E3169">
      <w:r>
        <w:rPr>
          <w:noProof/>
          <w:lang w:eastAsia="ko-KR"/>
        </w:rPr>
        <w:drawing>
          <wp:anchor distT="0" distB="0" distL="114300" distR="114300" simplePos="0" relativeHeight="251676672" behindDoc="1" locked="0" layoutInCell="1" allowOverlap="1" wp14:anchorId="47A965FF" wp14:editId="48BABBC8">
            <wp:simplePos x="0" y="0"/>
            <wp:positionH relativeFrom="margin">
              <wp:posOffset>838199</wp:posOffset>
            </wp:positionH>
            <wp:positionV relativeFrom="paragraph">
              <wp:posOffset>15240</wp:posOffset>
            </wp:positionV>
            <wp:extent cx="4087431" cy="318135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8_CourseInfor-Mob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0339" cy="3183614"/>
                    </a:xfrm>
                    <a:prstGeom prst="rect">
                      <a:avLst/>
                    </a:prstGeom>
                  </pic:spPr>
                </pic:pic>
              </a:graphicData>
            </a:graphic>
            <wp14:sizeRelH relativeFrom="page">
              <wp14:pctWidth>0</wp14:pctWidth>
            </wp14:sizeRelH>
            <wp14:sizeRelV relativeFrom="page">
              <wp14:pctHeight>0</wp14:pctHeight>
            </wp14:sizeRelV>
          </wp:anchor>
        </w:drawing>
      </w:r>
    </w:p>
    <w:p w14:paraId="02A4D161" w14:textId="77777777" w:rsidR="00A526AC" w:rsidRDefault="00A526AC" w:rsidP="00A526AC">
      <w:pPr>
        <w:contextualSpacing/>
        <w:rPr>
          <w:rFonts w:ascii="Times New Roman" w:hAnsi="Times New Roman" w:cs="Times New Roman"/>
          <w:sz w:val="24"/>
          <w:szCs w:val="24"/>
        </w:rPr>
      </w:pPr>
    </w:p>
    <w:p w14:paraId="08011E8E" w14:textId="77777777" w:rsidR="008E3169" w:rsidRDefault="008E3169" w:rsidP="00A526AC">
      <w:pPr>
        <w:contextualSpacing/>
        <w:rPr>
          <w:rFonts w:ascii="Times New Roman" w:hAnsi="Times New Roman" w:cs="Times New Roman"/>
          <w:sz w:val="24"/>
          <w:szCs w:val="24"/>
        </w:rPr>
      </w:pPr>
    </w:p>
    <w:p w14:paraId="2DFDD66D" w14:textId="77777777" w:rsidR="00001D49" w:rsidRDefault="00001D49" w:rsidP="00A526AC">
      <w:pPr>
        <w:contextualSpacing/>
        <w:rPr>
          <w:rFonts w:ascii="Times New Roman" w:hAnsi="Times New Roman" w:cs="Times New Roman"/>
          <w:sz w:val="24"/>
          <w:szCs w:val="24"/>
        </w:rPr>
      </w:pPr>
    </w:p>
    <w:p w14:paraId="7E17DDD7" w14:textId="77777777" w:rsidR="00001D49" w:rsidRDefault="00001D49" w:rsidP="00A526AC">
      <w:pPr>
        <w:contextualSpacing/>
        <w:rPr>
          <w:rFonts w:ascii="Times New Roman" w:hAnsi="Times New Roman" w:cs="Times New Roman"/>
          <w:sz w:val="24"/>
          <w:szCs w:val="24"/>
        </w:rPr>
      </w:pPr>
    </w:p>
    <w:p w14:paraId="74A67248" w14:textId="77777777" w:rsidR="00001D49" w:rsidRDefault="00001D49" w:rsidP="00A526AC">
      <w:pPr>
        <w:contextualSpacing/>
        <w:rPr>
          <w:rFonts w:ascii="Times New Roman" w:hAnsi="Times New Roman" w:cs="Times New Roman"/>
          <w:sz w:val="24"/>
          <w:szCs w:val="24"/>
        </w:rPr>
      </w:pPr>
    </w:p>
    <w:p w14:paraId="307B2F6A" w14:textId="77777777" w:rsidR="00001D49" w:rsidRDefault="00001D49" w:rsidP="00A526AC">
      <w:pPr>
        <w:contextualSpacing/>
        <w:rPr>
          <w:rFonts w:ascii="Times New Roman" w:hAnsi="Times New Roman" w:cs="Times New Roman"/>
          <w:sz w:val="24"/>
          <w:szCs w:val="24"/>
        </w:rPr>
      </w:pPr>
    </w:p>
    <w:p w14:paraId="00D6C7B5" w14:textId="77777777" w:rsidR="00001D49" w:rsidRDefault="00001D49" w:rsidP="00A526AC">
      <w:pPr>
        <w:contextualSpacing/>
        <w:rPr>
          <w:rFonts w:ascii="Times New Roman" w:hAnsi="Times New Roman" w:cs="Times New Roman"/>
          <w:sz w:val="24"/>
          <w:szCs w:val="24"/>
        </w:rPr>
      </w:pPr>
    </w:p>
    <w:p w14:paraId="4AB82832" w14:textId="77777777" w:rsidR="00001D49" w:rsidRDefault="00001D49" w:rsidP="00A526AC">
      <w:pPr>
        <w:contextualSpacing/>
        <w:rPr>
          <w:rFonts w:ascii="Times New Roman" w:hAnsi="Times New Roman" w:cs="Times New Roman"/>
          <w:sz w:val="24"/>
          <w:szCs w:val="24"/>
        </w:rPr>
      </w:pPr>
    </w:p>
    <w:p w14:paraId="15EADDE9" w14:textId="77777777" w:rsidR="00001D49" w:rsidRDefault="00001D49" w:rsidP="00A526AC">
      <w:pPr>
        <w:contextualSpacing/>
        <w:rPr>
          <w:rFonts w:ascii="Times New Roman" w:hAnsi="Times New Roman" w:cs="Times New Roman"/>
          <w:sz w:val="24"/>
          <w:szCs w:val="24"/>
        </w:rPr>
      </w:pPr>
    </w:p>
    <w:p w14:paraId="6E4FE71E" w14:textId="77777777" w:rsidR="00001D49" w:rsidRDefault="00001D49" w:rsidP="00A526AC">
      <w:pPr>
        <w:contextualSpacing/>
        <w:rPr>
          <w:rFonts w:ascii="Times New Roman" w:hAnsi="Times New Roman" w:cs="Times New Roman"/>
          <w:sz w:val="24"/>
          <w:szCs w:val="24"/>
        </w:rPr>
      </w:pPr>
    </w:p>
    <w:p w14:paraId="0A6261F0" w14:textId="77777777" w:rsidR="00001D49" w:rsidRDefault="00001D49" w:rsidP="00A526AC">
      <w:pPr>
        <w:contextualSpacing/>
        <w:rPr>
          <w:rFonts w:ascii="Times New Roman" w:hAnsi="Times New Roman" w:cs="Times New Roman"/>
          <w:sz w:val="24"/>
          <w:szCs w:val="24"/>
        </w:rPr>
      </w:pPr>
    </w:p>
    <w:p w14:paraId="7B53E75C" w14:textId="77777777" w:rsidR="00001D49" w:rsidRDefault="00001D49" w:rsidP="00A526AC">
      <w:pPr>
        <w:contextualSpacing/>
        <w:rPr>
          <w:rFonts w:ascii="Times New Roman" w:hAnsi="Times New Roman" w:cs="Times New Roman"/>
          <w:sz w:val="24"/>
          <w:szCs w:val="24"/>
        </w:rPr>
      </w:pPr>
    </w:p>
    <w:p w14:paraId="5CDFB6F2" w14:textId="77777777" w:rsidR="00001D49" w:rsidRDefault="00001D49" w:rsidP="00A526AC">
      <w:pPr>
        <w:contextualSpacing/>
        <w:rPr>
          <w:rFonts w:ascii="Times New Roman" w:hAnsi="Times New Roman" w:cs="Times New Roman"/>
          <w:sz w:val="24"/>
          <w:szCs w:val="24"/>
        </w:rPr>
      </w:pPr>
    </w:p>
    <w:p w14:paraId="0D7A4BF1" w14:textId="77777777" w:rsidR="00001D49" w:rsidRDefault="00001D49" w:rsidP="00A526AC">
      <w:pPr>
        <w:contextualSpacing/>
        <w:rPr>
          <w:rFonts w:ascii="Times New Roman" w:hAnsi="Times New Roman" w:cs="Times New Roman"/>
          <w:sz w:val="24"/>
          <w:szCs w:val="24"/>
        </w:rPr>
      </w:pPr>
    </w:p>
    <w:p w14:paraId="27C010DA" w14:textId="77777777" w:rsidR="00001D49" w:rsidRDefault="00001D49" w:rsidP="00A526AC">
      <w:pPr>
        <w:contextualSpacing/>
        <w:rPr>
          <w:rFonts w:ascii="Times New Roman" w:hAnsi="Times New Roman" w:cs="Times New Roman"/>
          <w:sz w:val="24"/>
          <w:szCs w:val="24"/>
        </w:rPr>
      </w:pPr>
    </w:p>
    <w:p w14:paraId="0E534CCC" w14:textId="77777777" w:rsidR="00001D49" w:rsidRDefault="00001D49" w:rsidP="00A526AC">
      <w:pPr>
        <w:contextualSpacing/>
        <w:rPr>
          <w:rFonts w:ascii="Times New Roman" w:hAnsi="Times New Roman" w:cs="Times New Roman"/>
          <w:sz w:val="24"/>
          <w:szCs w:val="24"/>
        </w:rPr>
      </w:pPr>
    </w:p>
    <w:p w14:paraId="2CB5DA2B" w14:textId="77777777" w:rsidR="00001D49" w:rsidRDefault="00001D49" w:rsidP="00A526AC">
      <w:pPr>
        <w:contextualSpacing/>
        <w:rPr>
          <w:rFonts w:ascii="Times New Roman" w:hAnsi="Times New Roman" w:cs="Times New Roman"/>
          <w:sz w:val="24"/>
          <w:szCs w:val="24"/>
        </w:rPr>
      </w:pPr>
    </w:p>
    <w:p w14:paraId="577F75F7" w14:textId="77777777" w:rsidR="00001D49" w:rsidRDefault="00001D49" w:rsidP="00A526AC">
      <w:pPr>
        <w:contextualSpacing/>
        <w:rPr>
          <w:rFonts w:ascii="Times New Roman" w:hAnsi="Times New Roman" w:cs="Times New Roman"/>
          <w:sz w:val="24"/>
          <w:szCs w:val="24"/>
        </w:rPr>
      </w:pPr>
    </w:p>
    <w:p w14:paraId="4FDD7679" w14:textId="77777777" w:rsidR="00001D49" w:rsidRDefault="00001D49" w:rsidP="00A526AC">
      <w:pPr>
        <w:contextualSpacing/>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01D49" w:rsidRPr="00227AD4" w14:paraId="3DD01522" w14:textId="77777777" w:rsidTr="000D2048">
        <w:tc>
          <w:tcPr>
            <w:tcW w:w="1818" w:type="dxa"/>
            <w:tcBorders>
              <w:top w:val="single" w:sz="12" w:space="0" w:color="auto"/>
              <w:bottom w:val="single" w:sz="6" w:space="0" w:color="auto"/>
            </w:tcBorders>
            <w:shd w:val="clear" w:color="auto" w:fill="F2F2F2"/>
          </w:tcPr>
          <w:p w14:paraId="7E16CF74"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4C218AA1" w14:textId="77777777" w:rsidR="00001D49" w:rsidRPr="00227AD4" w:rsidRDefault="005F177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001D49">
              <w:rPr>
                <w:rFonts w:ascii="Times New Roman" w:hAnsi="Times New Roman"/>
                <w:color w:val="000000" w:themeColor="text1"/>
                <w:sz w:val="24"/>
                <w:szCs w:val="24"/>
              </w:rPr>
              <w:t>8</w:t>
            </w:r>
            <w:r>
              <w:rPr>
                <w:rFonts w:ascii="Times New Roman" w:hAnsi="Times New Roman"/>
                <w:color w:val="000000" w:themeColor="text1"/>
                <w:sz w:val="24"/>
                <w:szCs w:val="24"/>
              </w:rPr>
              <w:t>.2</w:t>
            </w:r>
          </w:p>
        </w:tc>
      </w:tr>
      <w:tr w:rsidR="00001D49" w:rsidRPr="00227AD4" w14:paraId="2DFD55DA" w14:textId="77777777" w:rsidTr="000D2048">
        <w:tc>
          <w:tcPr>
            <w:tcW w:w="1818" w:type="dxa"/>
            <w:tcBorders>
              <w:top w:val="single" w:sz="6" w:space="0" w:color="auto"/>
              <w:bottom w:val="single" w:sz="6" w:space="0" w:color="auto"/>
            </w:tcBorders>
            <w:shd w:val="clear" w:color="auto" w:fill="F2F2F2"/>
          </w:tcPr>
          <w:p w14:paraId="72C7A09A"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6F691952" w14:textId="77777777"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views course information.</w:t>
            </w:r>
          </w:p>
        </w:tc>
      </w:tr>
      <w:tr w:rsidR="00001D49" w:rsidRPr="00227AD4" w14:paraId="173862F0" w14:textId="77777777" w:rsidTr="000D2048">
        <w:tc>
          <w:tcPr>
            <w:tcW w:w="1818" w:type="dxa"/>
            <w:tcBorders>
              <w:top w:val="single" w:sz="6" w:space="0" w:color="auto"/>
              <w:bottom w:val="single" w:sz="6" w:space="0" w:color="auto"/>
            </w:tcBorders>
            <w:shd w:val="clear" w:color="auto" w:fill="F2F2F2"/>
          </w:tcPr>
          <w:p w14:paraId="6AD357CC"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48DC1183"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3D98B7B7"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26CCBB41"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001D49" w:rsidRPr="00227AD4" w14:paraId="28EDBCBE" w14:textId="77777777" w:rsidTr="000D2048">
        <w:tc>
          <w:tcPr>
            <w:tcW w:w="1818" w:type="dxa"/>
            <w:tcBorders>
              <w:top w:val="single" w:sz="6" w:space="0" w:color="auto"/>
              <w:bottom w:val="single" w:sz="6" w:space="0" w:color="auto"/>
            </w:tcBorders>
            <w:shd w:val="clear" w:color="auto" w:fill="F2F2F2"/>
          </w:tcPr>
          <w:p w14:paraId="69385F1C"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32A5B1C7"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19A1FBC2"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7643FA7E"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001D49" w:rsidRPr="00227AD4" w14:paraId="685BB734" w14:textId="77777777" w:rsidTr="000D2048">
        <w:tc>
          <w:tcPr>
            <w:tcW w:w="2628" w:type="dxa"/>
            <w:gridSpan w:val="2"/>
            <w:tcBorders>
              <w:top w:val="single" w:sz="6" w:space="0" w:color="auto"/>
            </w:tcBorders>
          </w:tcPr>
          <w:p w14:paraId="436EA05C"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060AD360" w14:textId="77777777"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001D49" w:rsidRPr="00227AD4" w14:paraId="46A28DBB" w14:textId="77777777" w:rsidTr="000D2048">
        <w:tc>
          <w:tcPr>
            <w:tcW w:w="2628" w:type="dxa"/>
            <w:gridSpan w:val="2"/>
          </w:tcPr>
          <w:p w14:paraId="219041F9"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363FBF81" w14:textId="77777777" w:rsidR="00001D49" w:rsidRPr="00227AD4" w:rsidRDefault="00001D49" w:rsidP="00001D49">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 views his/her course information on the mobile application</w:t>
            </w:r>
            <w:r w:rsidRPr="00227AD4">
              <w:rPr>
                <w:rFonts w:ascii="Times New Roman" w:hAnsi="Times New Roman" w:cs="Times New Roman"/>
                <w:color w:val="000000" w:themeColor="text1"/>
                <w:sz w:val="24"/>
                <w:szCs w:val="24"/>
              </w:rPr>
              <w:t xml:space="preserve">. </w:t>
            </w:r>
          </w:p>
        </w:tc>
      </w:tr>
      <w:tr w:rsidR="00001D49" w:rsidRPr="00227AD4" w14:paraId="11BE195F" w14:textId="77777777" w:rsidTr="000D2048">
        <w:tc>
          <w:tcPr>
            <w:tcW w:w="2628" w:type="dxa"/>
            <w:gridSpan w:val="2"/>
          </w:tcPr>
          <w:p w14:paraId="65241EEA"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35C2EAFF" w14:textId="77777777" w:rsidR="00001D49" w:rsidRPr="008E3169" w:rsidRDefault="00001D49" w:rsidP="000D2048">
            <w:pPr>
              <w:pStyle w:val="Hints"/>
              <w:rPr>
                <w:rFonts w:ascii="Times New Roman" w:hAnsi="Times New Roman"/>
                <w:color w:val="000000" w:themeColor="text1"/>
                <w:sz w:val="24"/>
                <w:szCs w:val="24"/>
              </w:rPr>
            </w:pPr>
            <w:r w:rsidRPr="008E3169">
              <w:rPr>
                <w:rFonts w:ascii="Times New Roman" w:hAnsi="Times New Roman"/>
                <w:color w:val="000000" w:themeColor="text1"/>
                <w:sz w:val="24"/>
                <w:szCs w:val="24"/>
              </w:rPr>
              <w:t>Submit viewing course information form.</w:t>
            </w:r>
          </w:p>
        </w:tc>
      </w:tr>
      <w:tr w:rsidR="00001D49" w:rsidRPr="00227AD4" w14:paraId="4F4DBAA3" w14:textId="77777777" w:rsidTr="000D2048">
        <w:trPr>
          <w:trHeight w:val="408"/>
        </w:trPr>
        <w:tc>
          <w:tcPr>
            <w:tcW w:w="2628" w:type="dxa"/>
            <w:gridSpan w:val="2"/>
          </w:tcPr>
          <w:p w14:paraId="44E01818"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64092E9A" w14:textId="77777777" w:rsidR="00001D49" w:rsidRPr="005F1777" w:rsidRDefault="005F1777" w:rsidP="005F1777">
            <w:p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main page.</w:t>
            </w:r>
          </w:p>
        </w:tc>
      </w:tr>
      <w:tr w:rsidR="00001D49" w:rsidRPr="00227AD4" w14:paraId="633D0485" w14:textId="77777777" w:rsidTr="000D2048">
        <w:tc>
          <w:tcPr>
            <w:tcW w:w="2628" w:type="dxa"/>
            <w:gridSpan w:val="2"/>
          </w:tcPr>
          <w:p w14:paraId="73FDE03E"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Post conditions:</w:t>
            </w:r>
          </w:p>
        </w:tc>
        <w:tc>
          <w:tcPr>
            <w:tcW w:w="7110" w:type="dxa"/>
            <w:gridSpan w:val="3"/>
          </w:tcPr>
          <w:p w14:paraId="6D90B357" w14:textId="77777777" w:rsidR="00001D49" w:rsidRPr="00362CD7" w:rsidRDefault="005F1777" w:rsidP="000D2048">
            <w:p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tc>
      </w:tr>
      <w:tr w:rsidR="00001D49" w:rsidRPr="00227AD4" w14:paraId="5BB3EEBD" w14:textId="77777777" w:rsidTr="000D2048">
        <w:tc>
          <w:tcPr>
            <w:tcW w:w="2628" w:type="dxa"/>
            <w:gridSpan w:val="2"/>
          </w:tcPr>
          <w:p w14:paraId="36E33C28"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Normal Flow:</w:t>
            </w:r>
          </w:p>
        </w:tc>
        <w:tc>
          <w:tcPr>
            <w:tcW w:w="7110" w:type="dxa"/>
            <w:gridSpan w:val="3"/>
          </w:tcPr>
          <w:p w14:paraId="46879C34" w14:textId="77777777"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w:t>
            </w: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main page.</w:t>
            </w:r>
          </w:p>
          <w:p w14:paraId="5B805047" w14:textId="77777777"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494A861" w14:textId="77777777"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management page.</w:t>
            </w:r>
          </w:p>
          <w:p w14:paraId="360C835B" w14:textId="77777777" w:rsidR="00001D49" w:rsidRDefault="00001D49" w:rsidP="00001D49">
            <w:pPr>
              <w:numPr>
                <w:ilvl w:val="0"/>
                <w:numId w:val="26"/>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1918060A" w14:textId="77777777"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studied by finding from student ID.</w:t>
            </w:r>
          </w:p>
          <w:p w14:paraId="49AC6827" w14:textId="77777777"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selects a course that want to view.</w:t>
            </w:r>
          </w:p>
          <w:p w14:paraId="762474AF" w14:textId="77777777"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submits selecting course form.</w:t>
            </w:r>
          </w:p>
          <w:p w14:paraId="6F9D5994" w14:textId="77777777"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main page.</w:t>
            </w:r>
          </w:p>
          <w:p w14:paraId="02827449" w14:textId="77777777"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14:paraId="61B3CF30" w14:textId="77777777" w:rsidR="00001D49" w:rsidRDefault="00001D49" w:rsidP="00001D49">
            <w:pPr>
              <w:numPr>
                <w:ilvl w:val="0"/>
                <w:numId w:val="26"/>
              </w:numPr>
              <w:contextualSpacing/>
              <w:rPr>
                <w:rFonts w:ascii="Times New Roman" w:hAnsi="Times New Roman" w:cs="Times New Roman"/>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submits viewing course information form.</w:t>
            </w:r>
          </w:p>
          <w:p w14:paraId="4A2046E5" w14:textId="77777777" w:rsidR="00001D49" w:rsidRDefault="00001D49" w:rsidP="00001D49">
            <w:pPr>
              <w:numPr>
                <w:ilvl w:val="0"/>
                <w:numId w:val="26"/>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14:paraId="534CA398" w14:textId="77777777" w:rsidR="00001D49" w:rsidRPr="008E3169" w:rsidRDefault="00001D49" w:rsidP="00001D49">
            <w:pPr>
              <w:numPr>
                <w:ilvl w:val="0"/>
                <w:numId w:val="26"/>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p w14:paraId="3E2CE758" w14:textId="77777777" w:rsidR="00001D49" w:rsidRPr="0044741E" w:rsidRDefault="00001D49" w:rsidP="000D2048">
            <w:pPr>
              <w:ind w:left="540"/>
              <w:contextualSpacing/>
              <w:rPr>
                <w:rFonts w:ascii="Times New Roman" w:hAnsi="Times New Roman" w:cs="Times New Roman"/>
                <w:sz w:val="24"/>
                <w:szCs w:val="24"/>
              </w:rPr>
            </w:pPr>
          </w:p>
        </w:tc>
      </w:tr>
      <w:tr w:rsidR="00001D49" w:rsidRPr="00227AD4" w14:paraId="76175116" w14:textId="77777777" w:rsidTr="000D2048">
        <w:tc>
          <w:tcPr>
            <w:tcW w:w="2628" w:type="dxa"/>
            <w:gridSpan w:val="2"/>
          </w:tcPr>
          <w:p w14:paraId="20DAA559" w14:textId="77777777" w:rsidR="00001D49" w:rsidRPr="006A6F08" w:rsidRDefault="00001D49"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14:paraId="7F061541" w14:textId="77777777" w:rsidR="00001D49" w:rsidRPr="006A6F08" w:rsidRDefault="00001D49" w:rsidP="000D2048">
            <w:pPr>
              <w:jc w:val="right"/>
              <w:rPr>
                <w:rFonts w:ascii="Times New Roman" w:hAnsi="Times New Roman" w:cs="Times New Roman"/>
                <w:b/>
                <w:color w:val="000000" w:themeColor="text1"/>
                <w:sz w:val="24"/>
                <w:szCs w:val="24"/>
              </w:rPr>
            </w:pPr>
          </w:p>
        </w:tc>
        <w:tc>
          <w:tcPr>
            <w:tcW w:w="7110" w:type="dxa"/>
            <w:gridSpan w:val="3"/>
          </w:tcPr>
          <w:p w14:paraId="276A5B39" w14:textId="77777777" w:rsidR="00001D49" w:rsidRPr="006A6F08"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14:paraId="363A4FE2" w14:textId="77777777" w:rsidR="00001D49" w:rsidRPr="006A6F08" w:rsidRDefault="00001D49" w:rsidP="000D2048">
            <w:pPr>
              <w:rPr>
                <w:rFonts w:ascii="Times New Roman" w:hAnsi="Times New Roman" w:cs="Times New Roman"/>
                <w:color w:val="000000" w:themeColor="text1"/>
                <w:sz w:val="24"/>
                <w:szCs w:val="24"/>
              </w:rPr>
            </w:pPr>
          </w:p>
        </w:tc>
      </w:tr>
      <w:tr w:rsidR="00001D49" w:rsidRPr="00227AD4" w14:paraId="6EFC644C" w14:textId="77777777" w:rsidTr="000D2048">
        <w:tc>
          <w:tcPr>
            <w:tcW w:w="2628" w:type="dxa"/>
            <w:gridSpan w:val="2"/>
          </w:tcPr>
          <w:p w14:paraId="778EBDD6"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3A15BCE5"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14:paraId="012B7C12" w14:textId="77777777" w:rsidTr="000D2048">
        <w:tc>
          <w:tcPr>
            <w:tcW w:w="2628" w:type="dxa"/>
            <w:gridSpan w:val="2"/>
          </w:tcPr>
          <w:p w14:paraId="63A09FE8"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2423817E"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14:paraId="28158CF4" w14:textId="77777777" w:rsidTr="000D2048">
        <w:tc>
          <w:tcPr>
            <w:tcW w:w="2628" w:type="dxa"/>
            <w:gridSpan w:val="2"/>
          </w:tcPr>
          <w:p w14:paraId="7C4361FA"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4012B0CD" w14:textId="77777777"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001D49" w:rsidRPr="00227AD4" w14:paraId="68ABC3F4" w14:textId="77777777" w:rsidTr="000D2048">
        <w:tc>
          <w:tcPr>
            <w:tcW w:w="2628" w:type="dxa"/>
            <w:gridSpan w:val="2"/>
          </w:tcPr>
          <w:p w14:paraId="5DCD365E"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24ABAA2A" w14:textId="77777777"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001D49" w:rsidRPr="00227AD4" w14:paraId="48E057FE" w14:textId="77777777" w:rsidTr="000D2048">
        <w:tc>
          <w:tcPr>
            <w:tcW w:w="2628" w:type="dxa"/>
            <w:gridSpan w:val="2"/>
          </w:tcPr>
          <w:p w14:paraId="20895869"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501175C8" w14:textId="77777777"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619C790C" w14:textId="77777777" w:rsidR="00001D49" w:rsidRPr="00A827EA" w:rsidRDefault="00001D49" w:rsidP="00A526AC">
      <w:pPr>
        <w:contextualSpacing/>
        <w:rPr>
          <w:rFonts w:ascii="Times New Roman" w:hAnsi="Times New Roman" w:cs="Times New Roman"/>
          <w:sz w:val="24"/>
          <w:szCs w:val="24"/>
        </w:rPr>
      </w:pPr>
    </w:p>
    <w:p w14:paraId="4ADCB007" w14:textId="77777777" w:rsidR="00001D49" w:rsidRDefault="00001D49" w:rsidP="00CE3566">
      <w:pPr>
        <w:rPr>
          <w:rFonts w:ascii="Times New Roman" w:hAnsi="Times New Roman" w:cs="Times New Roman"/>
          <w:b/>
          <w:bCs/>
          <w:sz w:val="29"/>
          <w:szCs w:val="29"/>
        </w:rPr>
      </w:pPr>
    </w:p>
    <w:p w14:paraId="0F59E140" w14:textId="77777777" w:rsidR="00001D49" w:rsidRDefault="00001D49" w:rsidP="00CE3566">
      <w:pPr>
        <w:rPr>
          <w:rFonts w:ascii="Times New Roman" w:hAnsi="Times New Roman" w:cs="Times New Roman"/>
          <w:b/>
          <w:bCs/>
          <w:sz w:val="29"/>
          <w:szCs w:val="29"/>
        </w:rPr>
      </w:pPr>
    </w:p>
    <w:p w14:paraId="06230C86" w14:textId="77777777" w:rsidR="00001D49" w:rsidRDefault="00001D49" w:rsidP="00CE3566">
      <w:pPr>
        <w:rPr>
          <w:rFonts w:ascii="Times New Roman" w:hAnsi="Times New Roman" w:cs="Times New Roman"/>
          <w:b/>
          <w:bCs/>
          <w:sz w:val="29"/>
          <w:szCs w:val="29"/>
        </w:rPr>
      </w:pPr>
    </w:p>
    <w:p w14:paraId="09A433F8" w14:textId="77777777" w:rsidR="00001D49" w:rsidRDefault="00001D49" w:rsidP="00CE3566">
      <w:pPr>
        <w:rPr>
          <w:rFonts w:ascii="Times New Roman" w:hAnsi="Times New Roman" w:cs="Times New Roman"/>
          <w:b/>
          <w:bCs/>
          <w:sz w:val="29"/>
          <w:szCs w:val="29"/>
        </w:rPr>
      </w:pPr>
    </w:p>
    <w:p w14:paraId="7B6A68E9" w14:textId="77777777" w:rsidR="00001D49" w:rsidRDefault="00001D49" w:rsidP="00CE3566">
      <w:pPr>
        <w:rPr>
          <w:rFonts w:ascii="Times New Roman" w:hAnsi="Times New Roman" w:cs="Times New Roman"/>
          <w:b/>
          <w:bCs/>
          <w:sz w:val="29"/>
          <w:szCs w:val="29"/>
        </w:rPr>
      </w:pPr>
    </w:p>
    <w:p w14:paraId="3C47BF36" w14:textId="77777777" w:rsidR="00001D49" w:rsidRDefault="00001D49" w:rsidP="00CE3566">
      <w:pPr>
        <w:rPr>
          <w:rFonts w:ascii="Times New Roman" w:hAnsi="Times New Roman" w:cs="Times New Roman"/>
          <w:b/>
          <w:bCs/>
          <w:sz w:val="29"/>
          <w:szCs w:val="29"/>
        </w:rPr>
      </w:pPr>
    </w:p>
    <w:p w14:paraId="277F4B2B" w14:textId="77777777" w:rsidR="00A526AC" w:rsidRPr="00CE3566" w:rsidRDefault="00362CD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B13768">
        <w:rPr>
          <w:rFonts w:ascii="Times New Roman" w:hAnsi="Times New Roman" w:cs="Times New Roman"/>
          <w:b/>
          <w:bCs/>
          <w:sz w:val="29"/>
          <w:szCs w:val="29"/>
        </w:rPr>
        <w:t>8</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Student can view courses information. </w:t>
      </w:r>
    </w:p>
    <w:p w14:paraId="59736E36" w14:textId="77777777"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can view a course information into the mobile application.</w:t>
      </w:r>
    </w:p>
    <w:p w14:paraId="3C57F34C"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14:paraId="151D70BF"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14:paraId="257B0377"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Input:</w:t>
      </w:r>
      <w:r w:rsidRPr="00114DF6">
        <w:rPr>
          <w:rFonts w:ascii="Times New Roman" w:hAnsi="Times New Roman" w:cs="Times New Roman"/>
          <w:sz w:val="24"/>
          <w:szCs w:val="24"/>
        </w:rPr>
        <w:t xml:space="preserve"> None</w:t>
      </w:r>
    </w:p>
    <w:p w14:paraId="7B40A8EB"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7A9D4484" w14:textId="77777777" w:rsidR="00A526AC" w:rsidRPr="00A827EA"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enters </w:t>
      </w:r>
      <w:r>
        <w:rPr>
          <w:rFonts w:ascii="Times New Roman" w:hAnsi="Times New Roman" w:cs="Times New Roman"/>
          <w:sz w:val="24"/>
          <w:szCs w:val="24"/>
        </w:rPr>
        <w:t xml:space="preserve">to </w:t>
      </w:r>
      <w:r w:rsidRPr="00A827EA">
        <w:rPr>
          <w:rFonts w:ascii="Times New Roman" w:hAnsi="Times New Roman" w:cs="Times New Roman"/>
          <w:sz w:val="24"/>
          <w:szCs w:val="24"/>
        </w:rPr>
        <w:t>Student main page.</w:t>
      </w:r>
    </w:p>
    <w:p w14:paraId="7E5A739C" w14:textId="77777777"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 xml:space="preserve">Student enters to Overall course </w:t>
      </w:r>
      <w:r w:rsidRPr="00A827EA">
        <w:rPr>
          <w:rFonts w:ascii="Times New Roman" w:hAnsi="Times New Roman" w:cs="Times New Roman"/>
          <w:sz w:val="24"/>
          <w:szCs w:val="24"/>
        </w:rPr>
        <w:t>page.</w:t>
      </w:r>
    </w:p>
    <w:p w14:paraId="6F122B05" w14:textId="77777777" w:rsidR="00A526AC" w:rsidRPr="00A827EA"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14:paraId="270948B1" w14:textId="77777777" w:rsidR="00A526AC"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submits </w:t>
      </w:r>
      <w:r>
        <w:rPr>
          <w:rFonts w:ascii="Times New Roman" w:hAnsi="Times New Roman" w:cs="Times New Roman"/>
          <w:sz w:val="24"/>
          <w:szCs w:val="24"/>
        </w:rPr>
        <w:t>selecting c</w:t>
      </w:r>
      <w:r w:rsidRPr="00A827EA">
        <w:rPr>
          <w:rFonts w:ascii="Times New Roman" w:hAnsi="Times New Roman" w:cs="Times New Roman"/>
          <w:sz w:val="24"/>
          <w:szCs w:val="24"/>
        </w:rPr>
        <w:t>ourse form.</w:t>
      </w:r>
    </w:p>
    <w:p w14:paraId="2A367B1B" w14:textId="77777777"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14:paraId="071D7542" w14:textId="77777777"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Student</w:t>
      </w:r>
      <w:r w:rsidRPr="00A827EA">
        <w:rPr>
          <w:rFonts w:ascii="Times New Roman" w:hAnsi="Times New Roman" w:cs="Times New Roman"/>
          <w:sz w:val="24"/>
          <w:szCs w:val="24"/>
        </w:rPr>
        <w:t xml:space="preserve"> submits viewing course information form.</w:t>
      </w:r>
    </w:p>
    <w:p w14:paraId="10280C2B" w14:textId="77777777" w:rsidR="00A526AC" w:rsidRPr="00A827EA" w:rsidRDefault="00A526AC" w:rsidP="00A526AC">
      <w:pPr>
        <w:tabs>
          <w:tab w:val="left" w:pos="1365"/>
        </w:tabs>
        <w:rPr>
          <w:rFonts w:ascii="Times New Roman" w:hAnsi="Times New Roman" w:cs="Times New Roman"/>
          <w:sz w:val="24"/>
          <w:szCs w:val="24"/>
        </w:rPr>
      </w:pPr>
      <w:r>
        <w:rPr>
          <w:rFonts w:ascii="Times New Roman" w:hAnsi="Times New Roman" w:cs="Times New Roman"/>
          <w:sz w:val="24"/>
          <w:szCs w:val="24"/>
        </w:rPr>
        <w:tab/>
      </w:r>
    </w:p>
    <w:p w14:paraId="6B678105" w14:textId="77777777"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w:t>
      </w:r>
      <w:r w:rsidR="00362CD7">
        <w:rPr>
          <w:rFonts w:ascii="Times New Roman" w:hAnsi="Times New Roman" w:cs="Times New Roman"/>
          <w:b/>
          <w:bCs/>
          <w:sz w:val="29"/>
          <w:szCs w:val="29"/>
        </w:rPr>
        <w:t xml:space="preserve">irement Specification of URS </w:t>
      </w:r>
      <w:r w:rsidR="00B13768">
        <w:rPr>
          <w:rFonts w:ascii="Times New Roman" w:hAnsi="Times New Roman" w:cs="Times New Roman"/>
          <w:b/>
          <w:bCs/>
          <w:sz w:val="29"/>
          <w:szCs w:val="29"/>
        </w:rPr>
        <w:t>8</w:t>
      </w:r>
      <w:r w:rsidR="00362CD7">
        <w:rPr>
          <w:rFonts w:ascii="Times New Roman" w:hAnsi="Times New Roman" w:cs="Times New Roman"/>
          <w:b/>
          <w:bCs/>
          <w:sz w:val="29"/>
          <w:szCs w:val="29"/>
        </w:rPr>
        <w:t>.2</w:t>
      </w:r>
    </w:p>
    <w:p w14:paraId="7CCD8DE1" w14:textId="77777777" w:rsidR="00A526AC" w:rsidRPr="000B5927" w:rsidRDefault="00A526AC" w:rsidP="00A526AC"/>
    <w:p w14:paraId="74C8F4AF" w14:textId="77777777"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82231B">
        <w:rPr>
          <w:rFonts w:ascii="Times New Roman" w:hAnsi="Times New Roman" w:cs="Times New Roman"/>
          <w:b/>
          <w:bCs/>
          <w:sz w:val="24"/>
          <w:szCs w:val="24"/>
        </w:rPr>
        <w:t>2</w:t>
      </w:r>
      <w:r>
        <w:rPr>
          <w:rFonts w:ascii="Times New Roman" w:hAnsi="Times New Roman" w:cs="Times New Roman"/>
          <w:b/>
          <w:bCs/>
          <w:sz w:val="24"/>
          <w:szCs w:val="24"/>
        </w:rPr>
        <w:t>-2.2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5C5FD8D4" w14:textId="77777777"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SRS 7-4.2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14:paraId="640E3593" w14:textId="77777777" w:rsidR="00362CD7" w:rsidRDefault="00362CD7" w:rsidP="00362C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7-5.2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course information from the system to display into Course information page on the mobile application.</w:t>
      </w:r>
    </w:p>
    <w:p w14:paraId="102A2C36" w14:textId="77777777"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SRS 8-1.2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3CEEC4FF" w14:textId="77777777"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 xml:space="preserve">SRS 8-2.2: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14:paraId="2F083903" w14:textId="77777777" w:rsidR="00362CD7" w:rsidRDefault="00362CD7" w:rsidP="00362CD7">
      <w:pPr>
        <w:ind w:left="720"/>
        <w:rPr>
          <w:rFonts w:ascii="Times New Roman" w:hAnsi="Times New Roman" w:cs="Times New Roman"/>
          <w:sz w:val="24"/>
          <w:szCs w:val="24"/>
        </w:rPr>
      </w:pPr>
      <w:r>
        <w:rPr>
          <w:rFonts w:ascii="Times New Roman" w:hAnsi="Times New Roman" w:cs="Times New Roman"/>
          <w:b/>
          <w:bCs/>
          <w:sz w:val="24"/>
          <w:szCs w:val="24"/>
        </w:rPr>
        <w:t>SRS 8-3.2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redirects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698001C7" w14:textId="77777777" w:rsidR="00A526AC" w:rsidRPr="00A827EA" w:rsidRDefault="00A526AC" w:rsidP="00A526AC">
      <w:pPr>
        <w:ind w:left="1080"/>
        <w:contextualSpacing/>
        <w:rPr>
          <w:rFonts w:ascii="Times New Roman" w:hAnsi="Times New Roman" w:cs="Times New Roman"/>
          <w:sz w:val="24"/>
          <w:szCs w:val="24"/>
        </w:rPr>
      </w:pPr>
    </w:p>
    <w:p w14:paraId="6ED11964" w14:textId="77777777" w:rsidR="00A526AC" w:rsidRPr="00A827EA" w:rsidRDefault="00A526AC" w:rsidP="00A526AC">
      <w:pPr>
        <w:rPr>
          <w:rFonts w:ascii="Times New Roman" w:hAnsi="Times New Roman" w:cs="Times New Roman"/>
          <w:sz w:val="24"/>
          <w:szCs w:val="24"/>
        </w:rPr>
      </w:pPr>
    </w:p>
    <w:p w14:paraId="66C7F2F5" w14:textId="77777777" w:rsidR="00A526AC" w:rsidRPr="00A827EA" w:rsidRDefault="00A526AC" w:rsidP="00A526AC">
      <w:pPr>
        <w:rPr>
          <w:rFonts w:ascii="Times New Roman" w:hAnsi="Times New Roman" w:cs="Times New Roman"/>
          <w:sz w:val="24"/>
          <w:szCs w:val="24"/>
        </w:rPr>
      </w:pPr>
    </w:p>
    <w:p w14:paraId="1FC094EC" w14:textId="77777777" w:rsidR="00A526AC" w:rsidRPr="00A827EA" w:rsidRDefault="00A526AC" w:rsidP="00A526AC">
      <w:pPr>
        <w:rPr>
          <w:rFonts w:ascii="Times New Roman" w:hAnsi="Times New Roman" w:cs="Times New Roman"/>
          <w:sz w:val="24"/>
          <w:szCs w:val="24"/>
        </w:rPr>
      </w:pPr>
    </w:p>
    <w:p w14:paraId="3A1DD523" w14:textId="77777777" w:rsidR="00001D49" w:rsidRDefault="00001D49" w:rsidP="00A526AC">
      <w:pPr>
        <w:rPr>
          <w:rFonts w:ascii="Times New Roman" w:hAnsi="Times New Roman" w:cs="Times New Roman"/>
          <w:sz w:val="24"/>
          <w:szCs w:val="24"/>
        </w:rPr>
      </w:pPr>
    </w:p>
    <w:p w14:paraId="25866A6C" w14:textId="77777777" w:rsidR="00344883" w:rsidRDefault="00344883" w:rsidP="00A526AC">
      <w:pPr>
        <w:rPr>
          <w:rFonts w:ascii="Times New Roman" w:hAnsi="Times New Roman" w:cs="Times New Roman"/>
          <w:sz w:val="24"/>
          <w:szCs w:val="24"/>
        </w:rPr>
      </w:pPr>
    </w:p>
    <w:p w14:paraId="30AD6862" w14:textId="77777777" w:rsidR="00001D49" w:rsidRDefault="00001D49" w:rsidP="00001D49">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t xml:space="preserve">4.9 Lecturer </w:t>
      </w:r>
      <w:r w:rsidR="00205631">
        <w:rPr>
          <w:rFonts w:ascii="Times New Roman" w:hAnsi="Times New Roman" w:cs="Times New Roman"/>
          <w:b/>
          <w:bCs/>
          <w:i w:val="0"/>
          <w:iCs w:val="0"/>
          <w:sz w:val="36"/>
          <w:szCs w:val="36"/>
        </w:rPr>
        <w:t>assigns assignments or quizzes</w:t>
      </w:r>
      <w:r w:rsidR="00362CD7">
        <w:rPr>
          <w:rFonts w:ascii="Times New Roman" w:hAnsi="Times New Roman" w:cs="Times New Roman"/>
          <w:b/>
          <w:bCs/>
          <w:i w:val="0"/>
          <w:iCs w:val="0"/>
          <w:sz w:val="36"/>
          <w:szCs w:val="36"/>
        </w:rPr>
        <w:t xml:space="preserve"> (UC </w:t>
      </w:r>
      <w:r>
        <w:rPr>
          <w:rFonts w:ascii="Times New Roman" w:hAnsi="Times New Roman" w:cs="Times New Roman"/>
          <w:b/>
          <w:bCs/>
          <w:i w:val="0"/>
          <w:iCs w:val="0"/>
          <w:sz w:val="36"/>
          <w:szCs w:val="36"/>
        </w:rPr>
        <w:t>9</w:t>
      </w:r>
      <w:r w:rsidR="00362CD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078A4575" w14:textId="77777777" w:rsidR="00001D49" w:rsidRDefault="00001D49" w:rsidP="00001D49"/>
    <w:p w14:paraId="5E97426A" w14:textId="77777777" w:rsidR="00001D49" w:rsidRDefault="00001D49" w:rsidP="00001D49"/>
    <w:p w14:paraId="6BDBBD17" w14:textId="77777777" w:rsidR="00001D49" w:rsidRDefault="00001D49" w:rsidP="00001D49"/>
    <w:p w14:paraId="67F1FA5D" w14:textId="77777777" w:rsidR="00001D49" w:rsidRDefault="00AD64EA" w:rsidP="00001D49">
      <w:r>
        <w:rPr>
          <w:noProof/>
          <w:lang w:eastAsia="ko-KR"/>
        </w:rPr>
        <w:drawing>
          <wp:anchor distT="0" distB="0" distL="114300" distR="114300" simplePos="0" relativeHeight="251677696" behindDoc="1" locked="0" layoutInCell="1" allowOverlap="1" wp14:anchorId="3EC2C0D2" wp14:editId="506C17F9">
            <wp:simplePos x="0" y="0"/>
            <wp:positionH relativeFrom="margin">
              <wp:posOffset>547370</wp:posOffset>
            </wp:positionH>
            <wp:positionV relativeFrom="paragraph">
              <wp:posOffset>5080</wp:posOffset>
            </wp:positionV>
            <wp:extent cx="4484473" cy="31908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09_AssignQuiz-Mob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84473" cy="3190875"/>
                    </a:xfrm>
                    <a:prstGeom prst="rect">
                      <a:avLst/>
                    </a:prstGeom>
                  </pic:spPr>
                </pic:pic>
              </a:graphicData>
            </a:graphic>
            <wp14:sizeRelH relativeFrom="page">
              <wp14:pctWidth>0</wp14:pctWidth>
            </wp14:sizeRelH>
            <wp14:sizeRelV relativeFrom="page">
              <wp14:pctHeight>0</wp14:pctHeight>
            </wp14:sizeRelV>
          </wp:anchor>
        </w:drawing>
      </w:r>
    </w:p>
    <w:p w14:paraId="491EA7EA" w14:textId="77777777" w:rsidR="00001D49" w:rsidRDefault="00001D49" w:rsidP="00001D49"/>
    <w:p w14:paraId="381C8597" w14:textId="77777777" w:rsidR="00001D49" w:rsidRDefault="00001D49" w:rsidP="00001D49"/>
    <w:p w14:paraId="393DB391" w14:textId="77777777" w:rsidR="00001D49" w:rsidRDefault="00001D49" w:rsidP="00001D49"/>
    <w:p w14:paraId="0F1EA6FB" w14:textId="77777777" w:rsidR="00001D49" w:rsidRDefault="00001D49" w:rsidP="00001D49"/>
    <w:p w14:paraId="25F8B4D7" w14:textId="77777777" w:rsidR="00001D49" w:rsidRDefault="00001D49" w:rsidP="00001D49"/>
    <w:p w14:paraId="513E64C9" w14:textId="77777777" w:rsidR="00001D49" w:rsidRDefault="00001D49" w:rsidP="00001D49"/>
    <w:p w14:paraId="61AD5433" w14:textId="77777777" w:rsidR="00001D49" w:rsidRDefault="00001D49" w:rsidP="00001D49"/>
    <w:p w14:paraId="518418EB" w14:textId="77777777" w:rsidR="00001D49" w:rsidRPr="00001D49" w:rsidRDefault="00001D49" w:rsidP="00001D49"/>
    <w:p w14:paraId="53BCDAE4" w14:textId="77777777" w:rsidR="00001D49" w:rsidRDefault="00001D49" w:rsidP="00A526AC">
      <w:pPr>
        <w:rPr>
          <w:rFonts w:ascii="Times New Roman" w:hAnsi="Times New Roman" w:cs="Times New Roman"/>
          <w:sz w:val="24"/>
          <w:szCs w:val="24"/>
        </w:rPr>
      </w:pPr>
    </w:p>
    <w:p w14:paraId="0F264FC5" w14:textId="77777777" w:rsidR="00362CD7" w:rsidRDefault="00362CD7" w:rsidP="00A526AC">
      <w:pPr>
        <w:rPr>
          <w:rFonts w:ascii="Times New Roman" w:hAnsi="Times New Roman" w:cs="Times New Roman"/>
          <w:sz w:val="24"/>
          <w:szCs w:val="24"/>
        </w:rPr>
      </w:pPr>
    </w:p>
    <w:p w14:paraId="4BCF0478" w14:textId="77777777" w:rsidR="00001D49" w:rsidRDefault="00001D49"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01D49" w:rsidRPr="00227AD4" w14:paraId="3DDF91EB" w14:textId="77777777" w:rsidTr="000D2048">
        <w:tc>
          <w:tcPr>
            <w:tcW w:w="1818" w:type="dxa"/>
            <w:tcBorders>
              <w:top w:val="single" w:sz="12" w:space="0" w:color="auto"/>
              <w:bottom w:val="single" w:sz="6" w:space="0" w:color="auto"/>
            </w:tcBorders>
            <w:shd w:val="clear" w:color="auto" w:fill="F2F2F2"/>
          </w:tcPr>
          <w:p w14:paraId="5FEB4982"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606FD8DD" w14:textId="77777777" w:rsidR="00001D49" w:rsidRPr="00227AD4" w:rsidRDefault="00362C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AD64EA">
              <w:rPr>
                <w:rFonts w:ascii="Times New Roman" w:hAnsi="Times New Roman"/>
                <w:color w:val="000000" w:themeColor="text1"/>
                <w:sz w:val="24"/>
                <w:szCs w:val="24"/>
              </w:rPr>
              <w:t>9</w:t>
            </w:r>
            <w:r>
              <w:rPr>
                <w:rFonts w:ascii="Times New Roman" w:hAnsi="Times New Roman"/>
                <w:color w:val="000000" w:themeColor="text1"/>
                <w:sz w:val="24"/>
                <w:szCs w:val="24"/>
              </w:rPr>
              <w:t>.2</w:t>
            </w:r>
          </w:p>
        </w:tc>
      </w:tr>
      <w:tr w:rsidR="00001D49" w:rsidRPr="00227AD4" w14:paraId="54F4B7AC" w14:textId="77777777" w:rsidTr="000D2048">
        <w:tc>
          <w:tcPr>
            <w:tcW w:w="1818" w:type="dxa"/>
            <w:tcBorders>
              <w:top w:val="single" w:sz="6" w:space="0" w:color="auto"/>
              <w:bottom w:val="single" w:sz="6" w:space="0" w:color="auto"/>
            </w:tcBorders>
            <w:shd w:val="clear" w:color="auto" w:fill="F2F2F2"/>
          </w:tcPr>
          <w:p w14:paraId="44EDB2F9"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6DF7C2AF" w14:textId="77777777" w:rsidR="00001D49" w:rsidRPr="00227AD4" w:rsidRDefault="00AD64E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assigns assignments or quizzes.</w:t>
            </w:r>
          </w:p>
        </w:tc>
      </w:tr>
      <w:tr w:rsidR="00001D49" w:rsidRPr="00227AD4" w14:paraId="2B94F6BE" w14:textId="77777777" w:rsidTr="000D2048">
        <w:tc>
          <w:tcPr>
            <w:tcW w:w="1818" w:type="dxa"/>
            <w:tcBorders>
              <w:top w:val="single" w:sz="6" w:space="0" w:color="auto"/>
              <w:bottom w:val="single" w:sz="6" w:space="0" w:color="auto"/>
            </w:tcBorders>
            <w:shd w:val="clear" w:color="auto" w:fill="F2F2F2"/>
          </w:tcPr>
          <w:p w14:paraId="4B372450"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1D79014F"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4633EAEC"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50C8348D"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001D49" w:rsidRPr="00227AD4" w14:paraId="1518CD41" w14:textId="77777777" w:rsidTr="000D2048">
        <w:tc>
          <w:tcPr>
            <w:tcW w:w="1818" w:type="dxa"/>
            <w:tcBorders>
              <w:top w:val="single" w:sz="6" w:space="0" w:color="auto"/>
              <w:bottom w:val="single" w:sz="6" w:space="0" w:color="auto"/>
            </w:tcBorders>
            <w:shd w:val="clear" w:color="auto" w:fill="F2F2F2"/>
          </w:tcPr>
          <w:p w14:paraId="0CCA919F"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524135E3"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2ABD16FD"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3327B35D"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001D49" w:rsidRPr="00227AD4" w14:paraId="021C359B" w14:textId="77777777" w:rsidTr="000D2048">
        <w:tc>
          <w:tcPr>
            <w:tcW w:w="2628" w:type="dxa"/>
            <w:gridSpan w:val="2"/>
            <w:tcBorders>
              <w:top w:val="single" w:sz="6" w:space="0" w:color="auto"/>
            </w:tcBorders>
          </w:tcPr>
          <w:p w14:paraId="7387019D"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1D55DD6C" w14:textId="77777777" w:rsidR="00001D49" w:rsidRPr="00227AD4" w:rsidRDefault="00AD64EA" w:rsidP="00AD64EA">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001D49" w:rsidRPr="00227AD4" w14:paraId="253BB7ED" w14:textId="77777777" w:rsidTr="000D2048">
        <w:tc>
          <w:tcPr>
            <w:tcW w:w="2628" w:type="dxa"/>
            <w:gridSpan w:val="2"/>
          </w:tcPr>
          <w:p w14:paraId="0F4125B9"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5150D657" w14:textId="77777777" w:rsidR="00001D49" w:rsidRPr="00227AD4" w:rsidRDefault="00001D49" w:rsidP="00AD64EA">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sidR="00AD64EA">
              <w:rPr>
                <w:rFonts w:ascii="Times New Roman" w:hAnsi="Times New Roman" w:cs="Times New Roman"/>
                <w:color w:val="000000" w:themeColor="text1"/>
                <w:sz w:val="24"/>
                <w:szCs w:val="24"/>
              </w:rPr>
              <w:t>Lecturer assigns assignments or quizzes</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001D49" w:rsidRPr="00227AD4" w14:paraId="6CDC6FBB" w14:textId="77777777" w:rsidTr="000D2048">
        <w:tc>
          <w:tcPr>
            <w:tcW w:w="2628" w:type="dxa"/>
            <w:gridSpan w:val="2"/>
          </w:tcPr>
          <w:p w14:paraId="7F0BBD49"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00699096" w14:textId="77777777" w:rsidR="00001D49" w:rsidRPr="00AD64EA" w:rsidRDefault="00AD64EA" w:rsidP="00AD64EA">
            <w:pPr>
              <w:contextualSpacing/>
              <w:rPr>
                <w:rFonts w:ascii="Times New Roman" w:hAnsi="Times New Roman" w:cs="Times New Roman"/>
                <w:sz w:val="24"/>
                <w:szCs w:val="24"/>
              </w:rPr>
            </w:pPr>
            <w:r>
              <w:rPr>
                <w:rFonts w:ascii="Times New Roman" w:hAnsi="Times New Roman" w:cs="Times New Roman"/>
                <w:sz w:val="24"/>
                <w:szCs w:val="24"/>
              </w:rPr>
              <w:t>S</w:t>
            </w:r>
            <w:r w:rsidRPr="00A827EA">
              <w:rPr>
                <w:rFonts w:ascii="Times New Roman" w:hAnsi="Times New Roman" w:cs="Times New Roman"/>
                <w:sz w:val="24"/>
                <w:szCs w:val="24"/>
              </w:rPr>
              <w:t>ubmit creating testing form.</w:t>
            </w:r>
          </w:p>
        </w:tc>
      </w:tr>
      <w:tr w:rsidR="00001D49" w:rsidRPr="00227AD4" w14:paraId="3BD1D217" w14:textId="77777777" w:rsidTr="000D2048">
        <w:trPr>
          <w:trHeight w:val="408"/>
        </w:trPr>
        <w:tc>
          <w:tcPr>
            <w:tcW w:w="2628" w:type="dxa"/>
            <w:gridSpan w:val="2"/>
          </w:tcPr>
          <w:p w14:paraId="5FB73D56"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13B903C1" w14:textId="77777777" w:rsidR="00001D49" w:rsidRPr="00362CD7" w:rsidRDefault="00362CD7" w:rsidP="00362CD7">
            <w:p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tc>
      </w:tr>
      <w:tr w:rsidR="00001D49" w:rsidRPr="00227AD4" w14:paraId="24C7BEF7" w14:textId="77777777" w:rsidTr="000D2048">
        <w:tc>
          <w:tcPr>
            <w:tcW w:w="2628" w:type="dxa"/>
            <w:gridSpan w:val="2"/>
          </w:tcPr>
          <w:p w14:paraId="7B758110"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Post conditions:</w:t>
            </w:r>
          </w:p>
        </w:tc>
        <w:tc>
          <w:tcPr>
            <w:tcW w:w="7110" w:type="dxa"/>
            <w:gridSpan w:val="3"/>
          </w:tcPr>
          <w:p w14:paraId="65E5324E" w14:textId="77777777" w:rsidR="00001D49" w:rsidRPr="00227AD4" w:rsidRDefault="00362CD7" w:rsidP="000D2048">
            <w:pPr>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Assignment Successful” message</w:t>
            </w:r>
            <w:r>
              <w:rPr>
                <w:rFonts w:ascii="Times New Roman" w:hAnsi="Times New Roman" w:cs="Times New Roman"/>
                <w:sz w:val="24"/>
                <w:szCs w:val="24"/>
              </w:rPr>
              <w:t xml:space="preserve"> on the mobile application</w:t>
            </w:r>
          </w:p>
        </w:tc>
      </w:tr>
      <w:tr w:rsidR="00001D49" w:rsidRPr="00227AD4" w14:paraId="1C34425C" w14:textId="77777777" w:rsidTr="000D2048">
        <w:tc>
          <w:tcPr>
            <w:tcW w:w="2628" w:type="dxa"/>
            <w:gridSpan w:val="2"/>
          </w:tcPr>
          <w:p w14:paraId="1DF5E166"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Normal Flow:</w:t>
            </w:r>
          </w:p>
        </w:tc>
        <w:tc>
          <w:tcPr>
            <w:tcW w:w="7110" w:type="dxa"/>
            <w:gridSpan w:val="3"/>
          </w:tcPr>
          <w:p w14:paraId="7CD4CD75" w14:textId="77777777"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14:paraId="0ADB05AE" w14:textId="77777777" w:rsidR="00AD64EA" w:rsidRPr="00A827EA" w:rsidRDefault="00AD64EA" w:rsidP="00AD64EA">
            <w:pPr>
              <w:numPr>
                <w:ilvl w:val="0"/>
                <w:numId w:val="27"/>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0F75A793" w14:textId="77777777"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2FAA7132" w14:textId="77777777" w:rsidR="00AD64EA" w:rsidRDefault="00AD64EA" w:rsidP="00AD64EA">
            <w:pPr>
              <w:numPr>
                <w:ilvl w:val="0"/>
                <w:numId w:val="27"/>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38C546E2" w14:textId="77777777" w:rsidR="00AD64EA" w:rsidRP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033D1D07" w14:textId="77777777"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5A8F4F9C" w14:textId="77777777" w:rsidR="00AD64EA" w:rsidRP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46EE0B1C" w14:textId="77777777"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14:paraId="352D102F" w14:textId="77777777"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14:paraId="1CD29AD7" w14:textId="77777777"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568AF3AF" w14:textId="77777777"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2BB368A7" w14:textId="77777777"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1CC28D9C" w14:textId="77777777"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submits addition</w:t>
            </w:r>
            <w:r w:rsidRPr="00A827EA">
              <w:rPr>
                <w:rFonts w:ascii="Times New Roman" w:hAnsi="Times New Roman" w:cs="Times New Roman"/>
                <w:sz w:val="24"/>
                <w:szCs w:val="24"/>
              </w:rPr>
              <w:t xml:space="preserve"> testing form.</w:t>
            </w:r>
          </w:p>
          <w:p w14:paraId="6EBF6353" w14:textId="77777777"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14:paraId="3F525632" w14:textId="77777777" w:rsidR="00AD64EA" w:rsidRPr="00A827EA" w:rsidRDefault="00AD64EA" w:rsidP="00AD64EA">
            <w:pPr>
              <w:numPr>
                <w:ilvl w:val="0"/>
                <w:numId w:val="27"/>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provides Addition testing page interface on the mobile application, including testing name, a type </w:t>
            </w:r>
            <w:r w:rsidRPr="00A827EA">
              <w:rPr>
                <w:rFonts w:ascii="Times New Roman" w:hAnsi="Times New Roman" w:cs="Times New Roman"/>
                <w:sz w:val="24"/>
                <w:szCs w:val="24"/>
              </w:rPr>
              <w:t>of testing, an amount of questions,</w:t>
            </w:r>
            <w:r w:rsidR="008E40AE">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w:t>
            </w:r>
            <w:r>
              <w:rPr>
                <w:rFonts w:ascii="Times New Roman" w:hAnsi="Times New Roman" w:cs="Times New Roman"/>
                <w:sz w:val="24"/>
                <w:szCs w:val="24"/>
              </w:rPr>
              <w:t>.</w:t>
            </w:r>
          </w:p>
          <w:p w14:paraId="54C19D7F" w14:textId="77777777"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testing information which consist testing name, a </w:t>
            </w:r>
            <w:r w:rsidRPr="00A827EA">
              <w:rPr>
                <w:rFonts w:ascii="Times New Roman" w:hAnsi="Times New Roman" w:cs="Times New Roman"/>
                <w:sz w:val="24"/>
                <w:szCs w:val="24"/>
              </w:rPr>
              <w:t>type of testing, an amount of questions,</w:t>
            </w:r>
            <w:r w:rsidR="008E40AE">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 into the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p>
          <w:p w14:paraId="22C3E91B" w14:textId="77777777"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14:paraId="50D26DB9" w14:textId="77777777"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14:paraId="33C845E6" w14:textId="77777777"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 Assign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14:paraId="252E4D6A" w14:textId="77777777" w:rsidR="00F54B5C" w:rsidRDefault="00F54B5C"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The system redirects to A</w:t>
            </w:r>
            <w:r w:rsidRPr="00A827EA">
              <w:rPr>
                <w:rFonts w:ascii="Times New Roman" w:hAnsi="Times New Roman" w:cs="Times New Roman"/>
                <w:sz w:val="24"/>
                <w:szCs w:val="24"/>
              </w:rPr>
              <w:t>ssigning assignment and quiz page</w:t>
            </w:r>
            <w:r>
              <w:rPr>
                <w:rFonts w:ascii="Times New Roman" w:hAnsi="Times New Roman" w:cs="Times New Roman"/>
                <w:sz w:val="24"/>
                <w:szCs w:val="24"/>
              </w:rPr>
              <w:t xml:space="preserve"> on the mobile application.</w:t>
            </w:r>
          </w:p>
          <w:p w14:paraId="7C5CB292" w14:textId="77777777" w:rsidR="00F54B5C" w:rsidRPr="00A827EA"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provides Assign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sidR="008E40AE">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E40AE">
              <w:rPr>
                <w:rFonts w:ascii="Times New Roman" w:hAnsi="Times New Roman" w:cs="Times New Roman"/>
                <w:sz w:val="24"/>
                <w:szCs w:val="24"/>
              </w:rPr>
              <w:t>, and a question point</w:t>
            </w:r>
            <w:r>
              <w:rPr>
                <w:rFonts w:ascii="Times New Roman" w:hAnsi="Times New Roman" w:cs="Times New Roman"/>
                <w:sz w:val="24"/>
                <w:szCs w:val="24"/>
              </w:rPr>
              <w:t xml:space="preserve"> for Lecturer assigns assignments or quizzes into the system.</w:t>
            </w:r>
          </w:p>
          <w:p w14:paraId="0B3B8DCB" w14:textId="77777777" w:rsidR="00F54B5C" w:rsidRPr="00F54B5C" w:rsidRDefault="00AD64EA"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lastRenderedPageBreak/>
              <w:t xml:space="preserve">Lecturer provides </w:t>
            </w:r>
            <w:r>
              <w:rPr>
                <w:rFonts w:ascii="Times New Roman" w:hAnsi="Times New Roman" w:cs="Times New Roman"/>
                <w:sz w:val="24"/>
                <w:szCs w:val="24"/>
              </w:rPr>
              <w:t xml:space="preserve">assignment or quiz information which consist a </w:t>
            </w:r>
            <w:r w:rsidRPr="00A827EA">
              <w:rPr>
                <w:rFonts w:ascii="Times New Roman" w:hAnsi="Times New Roman" w:cs="Times New Roman"/>
                <w:sz w:val="24"/>
                <w:szCs w:val="24"/>
              </w:rPr>
              <w:t>type of question (Multiple choices), question descr</w:t>
            </w:r>
            <w:r w:rsidR="008E40AE">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E40AE">
              <w:rPr>
                <w:rFonts w:ascii="Times New Roman" w:hAnsi="Times New Roman" w:cs="Times New Roman"/>
                <w:sz w:val="24"/>
                <w:szCs w:val="24"/>
              </w:rPr>
              <w:t>, and a question point</w:t>
            </w:r>
            <w:r w:rsidRPr="00A827EA">
              <w:rPr>
                <w:rFonts w:ascii="Times New Roman" w:hAnsi="Times New Roman" w:cs="Times New Roman"/>
                <w:sz w:val="24"/>
                <w:szCs w:val="24"/>
              </w:rPr>
              <w:t>.</w:t>
            </w:r>
          </w:p>
          <w:p w14:paraId="06BB56E0" w14:textId="77777777"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14:paraId="5C0096B5" w14:textId="77777777" w:rsidR="00F54B5C" w:rsidRDefault="00F54B5C"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14:paraId="1DA27499" w14:textId="77777777" w:rsidR="00F54B5C" w:rsidRPr="00F54B5C" w:rsidRDefault="00F54B5C" w:rsidP="00F54B5C">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The system redirects to confirm creating testing page.</w:t>
            </w:r>
          </w:p>
          <w:p w14:paraId="7C5FD90F" w14:textId="77777777" w:rsidR="00001D49"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Pr>
                <w:rFonts w:ascii="Times New Roman" w:hAnsi="Times New Roman" w:cs="Times New Roman"/>
                <w:sz w:val="24"/>
                <w:szCs w:val="24"/>
              </w:rPr>
              <w:t>s</w:t>
            </w:r>
            <w:r w:rsidRPr="00A827EA">
              <w:rPr>
                <w:rFonts w:ascii="Times New Roman" w:hAnsi="Times New Roman" w:cs="Times New Roman"/>
                <w:sz w:val="24"/>
                <w:szCs w:val="24"/>
              </w:rPr>
              <w:t xml:space="preserve"> creating testing form.</w:t>
            </w:r>
          </w:p>
          <w:p w14:paraId="04171F98" w14:textId="77777777"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stores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14:paraId="0623C989" w14:textId="77777777"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w:t>
            </w:r>
            <w:r>
              <w:rPr>
                <w:rFonts w:ascii="Times New Roman" w:hAnsi="Times New Roman" w:cs="Times New Roman"/>
                <w:sz w:val="24"/>
                <w:szCs w:val="24"/>
              </w:rPr>
              <w:t>m stores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14:paraId="25F752E8" w14:textId="77777777" w:rsidR="00F54B5C" w:rsidRPr="0044741E" w:rsidRDefault="00F54B5C"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Assignment Successful” message</w:t>
            </w:r>
            <w:r>
              <w:rPr>
                <w:rFonts w:ascii="Times New Roman" w:hAnsi="Times New Roman" w:cs="Times New Roman"/>
                <w:sz w:val="24"/>
                <w:szCs w:val="24"/>
              </w:rPr>
              <w:t xml:space="preserve"> on the mobile application</w:t>
            </w:r>
          </w:p>
        </w:tc>
      </w:tr>
      <w:tr w:rsidR="00001D49" w:rsidRPr="00227AD4" w14:paraId="1965F127" w14:textId="77777777" w:rsidTr="000D2048">
        <w:tc>
          <w:tcPr>
            <w:tcW w:w="2628" w:type="dxa"/>
            <w:gridSpan w:val="2"/>
          </w:tcPr>
          <w:p w14:paraId="1BE2801E" w14:textId="77777777" w:rsidR="00001D49" w:rsidRPr="006A6F08" w:rsidRDefault="00001D49"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14:paraId="5B59B751" w14:textId="77777777" w:rsidR="00001D49" w:rsidRPr="006A6F08" w:rsidRDefault="00001D49" w:rsidP="000D2048">
            <w:pPr>
              <w:jc w:val="right"/>
              <w:rPr>
                <w:rFonts w:ascii="Times New Roman" w:hAnsi="Times New Roman" w:cs="Times New Roman"/>
                <w:b/>
                <w:color w:val="000000" w:themeColor="text1"/>
                <w:sz w:val="24"/>
                <w:szCs w:val="24"/>
              </w:rPr>
            </w:pPr>
          </w:p>
        </w:tc>
        <w:tc>
          <w:tcPr>
            <w:tcW w:w="7110" w:type="dxa"/>
            <w:gridSpan w:val="3"/>
          </w:tcPr>
          <w:p w14:paraId="1BDA9604" w14:textId="77777777"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18A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Pr="00A827EA">
              <w:rPr>
                <w:rFonts w:ascii="Times New Roman" w:hAnsi="Times New Roman" w:cs="Times New Roman"/>
                <w:sz w:val="24"/>
                <w:szCs w:val="24"/>
              </w:rPr>
              <w:t>amount of questions</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2BB9C709" w14:textId="77777777" w:rsidR="000D2048"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“Amount of questions must be number only”</w:t>
            </w:r>
            <w:r>
              <w:rPr>
                <w:rFonts w:ascii="Times New Roman" w:hAnsi="Times New Roman"/>
                <w:color w:val="000000" w:themeColor="text1"/>
                <w:sz w:val="24"/>
                <w:szCs w:val="24"/>
              </w:rPr>
              <w:t xml:space="preserve"> on the mobile application.</w:t>
            </w:r>
          </w:p>
          <w:p w14:paraId="111564DC" w14:textId="77777777" w:rsidR="000D2048"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14:paraId="7CCB156C" w14:textId="77777777" w:rsidR="000D2048" w:rsidRDefault="000D2048" w:rsidP="000D2048">
            <w:pPr>
              <w:pStyle w:val="Hints"/>
              <w:rPr>
                <w:rFonts w:ascii="Times New Roman" w:hAnsi="Times New Roman"/>
                <w:color w:val="000000" w:themeColor="text1"/>
                <w:sz w:val="24"/>
                <w:szCs w:val="24"/>
              </w:rPr>
            </w:pPr>
          </w:p>
          <w:p w14:paraId="1601D7B5" w14:textId="77777777" w:rsidR="00C833C4" w:rsidRPr="00A827EA" w:rsidRDefault="00C833C4" w:rsidP="00C833C4">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18B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testing score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5FBCFDD0" w14:textId="77777777" w:rsidR="00C833C4" w:rsidRDefault="00C833C4" w:rsidP="00C833C4">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Testing score</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14:paraId="70620434" w14:textId="77777777" w:rsidR="00C833C4" w:rsidRDefault="00C833C4" w:rsidP="00C833C4">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14:paraId="7B483174" w14:textId="77777777" w:rsidR="00C833C4" w:rsidRDefault="00C833C4" w:rsidP="000D2048">
            <w:pPr>
              <w:pStyle w:val="Hints"/>
              <w:rPr>
                <w:rFonts w:ascii="Times New Roman" w:hAnsi="Times New Roman"/>
                <w:color w:val="000000" w:themeColor="text1"/>
                <w:sz w:val="24"/>
                <w:szCs w:val="24"/>
              </w:rPr>
            </w:pPr>
          </w:p>
          <w:p w14:paraId="1B9E2501" w14:textId="77777777" w:rsidR="000D2048" w:rsidRDefault="000D2048" w:rsidP="000D2048">
            <w:pPr>
              <w:pStyle w:val="Hints"/>
              <w:rPr>
                <w:rFonts w:ascii="Times New Roman" w:hAnsi="Times New Roman"/>
                <w:color w:val="000000" w:themeColor="text1"/>
                <w:sz w:val="24"/>
                <w:szCs w:val="24"/>
              </w:rPr>
            </w:pPr>
          </w:p>
          <w:p w14:paraId="1CFE6691" w14:textId="77777777"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22A </w:t>
            </w:r>
            <w:r>
              <w:rPr>
                <w:rFonts w:ascii="Times New Roman" w:hAnsi="Times New Roman" w:cs="Times New Roman"/>
                <w:sz w:val="24"/>
                <w:szCs w:val="24"/>
              </w:rPr>
              <w:t xml:space="preserve">if </w:t>
            </w:r>
            <w:r w:rsidRPr="00A827EA">
              <w:rPr>
                <w:rFonts w:ascii="Times New Roman" w:hAnsi="Times New Roman" w:cs="Times New Roman"/>
                <w:sz w:val="24"/>
                <w:szCs w:val="24"/>
              </w:rPr>
              <w:t>Lecturer provides type of question is true/false question.</w:t>
            </w:r>
          </w:p>
          <w:p w14:paraId="66B17BED" w14:textId="77777777" w:rsidR="000D2048" w:rsidRPr="00860DAB"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Pr="006E39B0">
              <w:rPr>
                <w:rFonts w:ascii="Times New Roman" w:hAnsi="Times New Roman"/>
                <w:color w:val="000000" w:themeColor="text1"/>
                <w:sz w:val="24"/>
                <w:szCs w:val="24"/>
              </w:rPr>
              <w:t>Lecturer provides question desc</w:t>
            </w:r>
            <w:r w:rsidR="00860DAB" w:rsidRPr="006E39B0">
              <w:rPr>
                <w:rFonts w:ascii="Times New Roman" w:hAnsi="Times New Roman"/>
                <w:color w:val="000000" w:themeColor="text1"/>
                <w:sz w:val="24"/>
                <w:szCs w:val="24"/>
              </w:rPr>
              <w:t>ription, choice description,</w:t>
            </w:r>
            <w:r w:rsidRPr="006E39B0">
              <w:rPr>
                <w:rFonts w:ascii="Times New Roman" w:hAnsi="Times New Roman"/>
                <w:color w:val="000000" w:themeColor="text1"/>
                <w:sz w:val="24"/>
                <w:szCs w:val="24"/>
              </w:rPr>
              <w:t xml:space="preserve"> </w:t>
            </w:r>
            <w:r w:rsidR="006E39B0" w:rsidRPr="006E39B0">
              <w:rPr>
                <w:rFonts w:ascii="Times New Roman" w:hAnsi="Times New Roman"/>
                <w:color w:val="000000" w:themeColor="text1"/>
                <w:sz w:val="24"/>
                <w:szCs w:val="24"/>
              </w:rPr>
              <w:t>a solution</w:t>
            </w:r>
            <w:r w:rsidR="00860DAB" w:rsidRPr="006E39B0">
              <w:rPr>
                <w:rFonts w:ascii="Times New Roman" w:hAnsi="Times New Roman"/>
                <w:color w:val="000000" w:themeColor="text1"/>
                <w:sz w:val="24"/>
                <w:szCs w:val="24"/>
              </w:rPr>
              <w:t xml:space="preserve">, and </w:t>
            </w:r>
            <w:r w:rsidR="00860DAB" w:rsidRPr="00860DAB">
              <w:rPr>
                <w:rFonts w:ascii="Times New Roman" w:hAnsi="Times New Roman"/>
                <w:color w:val="000000" w:themeColor="text1"/>
                <w:sz w:val="24"/>
                <w:szCs w:val="24"/>
              </w:rPr>
              <w:t>a question point</w:t>
            </w:r>
            <w:r w:rsidRPr="00860DAB">
              <w:rPr>
                <w:rFonts w:ascii="Times New Roman" w:hAnsi="Times New Roman"/>
                <w:color w:val="000000" w:themeColor="text1"/>
                <w:sz w:val="24"/>
                <w:szCs w:val="24"/>
              </w:rPr>
              <w:t>.</w:t>
            </w:r>
          </w:p>
          <w:p w14:paraId="41EC163A" w14:textId="77777777" w:rsidR="000D2048" w:rsidRDefault="000D2048" w:rsidP="000D2048">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14:paraId="191D94D3" w14:textId="77777777" w:rsidR="000D2048" w:rsidRPr="00227AD4"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3. Use Case resumes on step 24 </w:t>
            </w:r>
            <w:r w:rsidRPr="00227AD4">
              <w:rPr>
                <w:rFonts w:ascii="Times New Roman" w:hAnsi="Times New Roman"/>
                <w:color w:val="000000" w:themeColor="text1"/>
                <w:sz w:val="24"/>
                <w:szCs w:val="24"/>
              </w:rPr>
              <w:t>of normal flow.</w:t>
            </w:r>
          </w:p>
          <w:p w14:paraId="1EE32FC2" w14:textId="77777777" w:rsidR="000D2048" w:rsidRDefault="000D2048" w:rsidP="000D2048">
            <w:pPr>
              <w:pStyle w:val="Hints"/>
              <w:rPr>
                <w:rFonts w:ascii="Times New Roman" w:hAnsi="Times New Roman"/>
                <w:color w:val="000000" w:themeColor="text1"/>
                <w:sz w:val="24"/>
                <w:szCs w:val="24"/>
              </w:rPr>
            </w:pPr>
          </w:p>
          <w:p w14:paraId="0CABD56F" w14:textId="77777777" w:rsidR="000D2048" w:rsidRDefault="000D2048" w:rsidP="000D2048">
            <w:pPr>
              <w:pStyle w:val="Hints"/>
              <w:rPr>
                <w:rFonts w:ascii="Times New Roman" w:hAnsi="Times New Roman"/>
                <w:color w:val="000000" w:themeColor="text1"/>
                <w:sz w:val="24"/>
                <w:szCs w:val="24"/>
              </w:rPr>
            </w:pPr>
          </w:p>
          <w:p w14:paraId="3727C064" w14:textId="77777777" w:rsidR="000D2048" w:rsidRPr="00860DAB" w:rsidRDefault="000D2048" w:rsidP="000D2048">
            <w:pPr>
              <w:rPr>
                <w:rFonts w:ascii="Times New Roman" w:hAnsi="Times New Roman" w:cs="Times New Roman"/>
                <w:color w:val="000000" w:themeColor="text1"/>
                <w:sz w:val="24"/>
                <w:szCs w:val="24"/>
              </w:rPr>
            </w:pPr>
            <w:r>
              <w:rPr>
                <w:rStyle w:val="Heading2Char"/>
                <w:rFonts w:ascii="Times New Roman" w:hAnsi="Times New Roman" w:cs="Times New Roman"/>
                <w:i w:val="0"/>
                <w:iCs w:val="0"/>
                <w:color w:val="000000" w:themeColor="text1"/>
                <w:sz w:val="24"/>
                <w:szCs w:val="24"/>
              </w:rPr>
              <w:t xml:space="preserve">22B </w:t>
            </w:r>
            <w:r>
              <w:rPr>
                <w:rFonts w:ascii="Times New Roman" w:hAnsi="Times New Roman" w:cs="Times New Roman"/>
                <w:sz w:val="24"/>
                <w:szCs w:val="24"/>
              </w:rPr>
              <w:t xml:space="preserve">if </w:t>
            </w:r>
            <w:r w:rsidRPr="00A827EA">
              <w:rPr>
                <w:rFonts w:ascii="Times New Roman" w:hAnsi="Times New Roman" w:cs="Times New Roman"/>
                <w:sz w:val="24"/>
                <w:szCs w:val="24"/>
              </w:rPr>
              <w:t xml:space="preserve">Lecturer provides type of </w:t>
            </w:r>
            <w:r w:rsidRPr="00860DAB">
              <w:rPr>
                <w:rFonts w:ascii="Times New Roman" w:hAnsi="Times New Roman" w:cs="Times New Roman"/>
                <w:color w:val="000000" w:themeColor="text1"/>
                <w:sz w:val="24"/>
                <w:szCs w:val="24"/>
              </w:rPr>
              <w:t>question is short answer.</w:t>
            </w:r>
          </w:p>
          <w:p w14:paraId="0B0C9798" w14:textId="77777777" w:rsidR="000D2048" w:rsidRPr="00860DAB" w:rsidRDefault="000D2048" w:rsidP="000D2048">
            <w:pPr>
              <w:pStyle w:val="Hints"/>
              <w:tabs>
                <w:tab w:val="left" w:pos="432"/>
              </w:tabs>
              <w:rPr>
                <w:rFonts w:ascii="Times New Roman" w:hAnsi="Times New Roman"/>
                <w:color w:val="000000" w:themeColor="text1"/>
                <w:sz w:val="24"/>
                <w:szCs w:val="24"/>
              </w:rPr>
            </w:pPr>
            <w:r w:rsidRPr="00860DAB">
              <w:rPr>
                <w:rStyle w:val="Heading2Char"/>
                <w:rFonts w:ascii="Times New Roman" w:hAnsi="Times New Roman"/>
                <w:i w:val="0"/>
                <w:iCs w:val="0"/>
                <w:color w:val="000000" w:themeColor="text1"/>
                <w:sz w:val="24"/>
                <w:szCs w:val="24"/>
              </w:rPr>
              <w:t xml:space="preserve">1. </w:t>
            </w:r>
            <w:r w:rsidRPr="00860DAB">
              <w:rPr>
                <w:rFonts w:ascii="Times New Roman" w:hAnsi="Times New Roman"/>
                <w:color w:val="000000" w:themeColor="text1"/>
                <w:sz w:val="24"/>
                <w:szCs w:val="24"/>
              </w:rPr>
              <w:t>Lecturer provides question description</w:t>
            </w:r>
            <w:r w:rsidR="00860DAB" w:rsidRPr="00860DAB">
              <w:rPr>
                <w:rFonts w:ascii="Times New Roman" w:hAnsi="Times New Roman"/>
                <w:color w:val="000000" w:themeColor="text1"/>
                <w:sz w:val="24"/>
                <w:szCs w:val="24"/>
              </w:rPr>
              <w:t>, and a question point</w:t>
            </w:r>
            <w:r w:rsidRPr="00860DAB">
              <w:rPr>
                <w:rFonts w:ascii="Times New Roman" w:hAnsi="Times New Roman"/>
                <w:color w:val="000000" w:themeColor="text1"/>
                <w:sz w:val="24"/>
                <w:szCs w:val="24"/>
              </w:rPr>
              <w:t>.</w:t>
            </w:r>
          </w:p>
          <w:p w14:paraId="7D205ED5" w14:textId="77777777" w:rsidR="000D2048" w:rsidRDefault="000D2048" w:rsidP="000D2048">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14:paraId="5DE30F8F" w14:textId="77777777" w:rsidR="000D2048"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3. Use Case resumes on step 24 </w:t>
            </w:r>
            <w:r w:rsidRPr="00227AD4">
              <w:rPr>
                <w:rFonts w:ascii="Times New Roman" w:hAnsi="Times New Roman"/>
                <w:color w:val="000000" w:themeColor="text1"/>
                <w:sz w:val="24"/>
                <w:szCs w:val="24"/>
              </w:rPr>
              <w:t>of normal flow.</w:t>
            </w:r>
          </w:p>
          <w:p w14:paraId="6AD8B64A" w14:textId="77777777" w:rsidR="000D2048" w:rsidRDefault="000D2048" w:rsidP="000D2048">
            <w:pPr>
              <w:pStyle w:val="Hints"/>
              <w:rPr>
                <w:rFonts w:ascii="Times New Roman" w:hAnsi="Times New Roman"/>
                <w:color w:val="000000" w:themeColor="text1"/>
                <w:sz w:val="24"/>
                <w:szCs w:val="24"/>
              </w:rPr>
            </w:pPr>
          </w:p>
          <w:p w14:paraId="16D630D1" w14:textId="77777777" w:rsidR="0012604D" w:rsidRDefault="0012604D" w:rsidP="000D2048">
            <w:pPr>
              <w:pStyle w:val="Hints"/>
              <w:rPr>
                <w:rFonts w:ascii="Times New Roman" w:hAnsi="Times New Roman"/>
                <w:color w:val="000000" w:themeColor="text1"/>
                <w:sz w:val="24"/>
                <w:szCs w:val="24"/>
              </w:rPr>
            </w:pPr>
          </w:p>
          <w:p w14:paraId="321B8630" w14:textId="77777777" w:rsidR="00344883" w:rsidRDefault="00344883" w:rsidP="000D2048">
            <w:pPr>
              <w:pStyle w:val="Hints"/>
              <w:rPr>
                <w:rFonts w:ascii="Times New Roman" w:hAnsi="Times New Roman"/>
                <w:color w:val="000000" w:themeColor="text1"/>
                <w:sz w:val="24"/>
                <w:szCs w:val="24"/>
              </w:rPr>
            </w:pPr>
          </w:p>
          <w:p w14:paraId="64F7A51E" w14:textId="77777777" w:rsidR="000D2048" w:rsidRPr="00A827EA" w:rsidRDefault="000D2048" w:rsidP="000D2048">
            <w:pPr>
              <w:rPr>
                <w:rFonts w:ascii="Times New Roman" w:hAnsi="Times New Roman" w:cs="Times New Roman"/>
                <w:sz w:val="24"/>
                <w:szCs w:val="24"/>
              </w:rPr>
            </w:pPr>
            <w:r>
              <w:rPr>
                <w:rFonts w:ascii="Times New Roman" w:hAnsi="Times New Roman"/>
                <w:color w:val="000000" w:themeColor="text1"/>
                <w:sz w:val="24"/>
                <w:szCs w:val="24"/>
              </w:rPr>
              <w:t xml:space="preserve">24A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multiple choices answer</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0B866D42" w14:textId="77777777" w:rsidR="000D2048" w:rsidRPr="0012604D"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w:t>
            </w:r>
            <w:r w:rsidR="0012604D" w:rsidRPr="0012604D">
              <w:rPr>
                <w:rFonts w:ascii="Times New Roman" w:hAnsi="Times New Roman"/>
                <w:color w:val="000000" w:themeColor="text1"/>
                <w:sz w:val="24"/>
                <w:szCs w:val="24"/>
              </w:rPr>
              <w:t>Answer must be a, b, c, and d only</w:t>
            </w:r>
            <w:r w:rsidRPr="0012604D">
              <w:rPr>
                <w:rFonts w:ascii="Times New Roman" w:hAnsi="Times New Roman"/>
                <w:color w:val="000000" w:themeColor="text1"/>
                <w:sz w:val="24"/>
                <w:szCs w:val="24"/>
              </w:rPr>
              <w:t>” on the mobile application.</w:t>
            </w:r>
          </w:p>
          <w:p w14:paraId="3F1A2C08" w14:textId="77777777" w:rsidR="000D2048" w:rsidRDefault="0012604D"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22</w:t>
            </w:r>
            <w:r w:rsidR="000D2048">
              <w:rPr>
                <w:rFonts w:ascii="Times New Roman" w:hAnsi="Times New Roman"/>
                <w:color w:val="000000" w:themeColor="text1"/>
                <w:sz w:val="24"/>
                <w:szCs w:val="24"/>
              </w:rPr>
              <w:t xml:space="preserve"> </w:t>
            </w:r>
            <w:r w:rsidR="000D2048" w:rsidRPr="00227AD4">
              <w:rPr>
                <w:rFonts w:ascii="Times New Roman" w:hAnsi="Times New Roman"/>
                <w:color w:val="000000" w:themeColor="text1"/>
                <w:sz w:val="24"/>
                <w:szCs w:val="24"/>
              </w:rPr>
              <w:t>of normal flow.</w:t>
            </w:r>
          </w:p>
          <w:p w14:paraId="6A180B71" w14:textId="77777777" w:rsidR="000D2048" w:rsidRDefault="000D2048" w:rsidP="000D2048">
            <w:pPr>
              <w:pStyle w:val="Hints"/>
              <w:rPr>
                <w:rFonts w:ascii="Times New Roman" w:hAnsi="Times New Roman"/>
                <w:color w:val="000000" w:themeColor="text1"/>
                <w:sz w:val="24"/>
                <w:szCs w:val="24"/>
              </w:rPr>
            </w:pPr>
          </w:p>
          <w:p w14:paraId="377BD467" w14:textId="77777777" w:rsidR="0012604D" w:rsidRDefault="0012604D" w:rsidP="000D2048">
            <w:pPr>
              <w:pStyle w:val="Hints"/>
              <w:rPr>
                <w:rFonts w:ascii="Times New Roman" w:hAnsi="Times New Roman"/>
                <w:color w:val="000000" w:themeColor="text1"/>
                <w:sz w:val="24"/>
                <w:szCs w:val="24"/>
              </w:rPr>
            </w:pPr>
          </w:p>
          <w:p w14:paraId="249051E8" w14:textId="77777777" w:rsidR="00C833C4" w:rsidRDefault="00C833C4" w:rsidP="000D2048">
            <w:pPr>
              <w:pStyle w:val="Hints"/>
              <w:rPr>
                <w:rFonts w:ascii="Times New Roman" w:hAnsi="Times New Roman"/>
                <w:color w:val="000000" w:themeColor="text1"/>
                <w:sz w:val="24"/>
                <w:szCs w:val="24"/>
              </w:rPr>
            </w:pPr>
          </w:p>
          <w:p w14:paraId="4FA2E6A1" w14:textId="77777777" w:rsidR="0012604D" w:rsidRPr="00A827EA" w:rsidRDefault="0012604D" w:rsidP="0012604D">
            <w:pPr>
              <w:rPr>
                <w:rFonts w:ascii="Times New Roman" w:hAnsi="Times New Roman" w:cs="Times New Roman"/>
                <w:sz w:val="24"/>
                <w:szCs w:val="24"/>
              </w:rPr>
            </w:pPr>
            <w:r>
              <w:rPr>
                <w:rFonts w:ascii="Times New Roman" w:hAnsi="Times New Roman"/>
                <w:color w:val="000000" w:themeColor="text1"/>
                <w:sz w:val="24"/>
                <w:szCs w:val="24"/>
              </w:rPr>
              <w:t xml:space="preserve">24B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true/false answer</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377694EB" w14:textId="77777777" w:rsidR="0012604D" w:rsidRPr="0012604D" w:rsidRDefault="0012604D" w:rsidP="0012604D">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“Answer must be a and b only” on the mobile application.</w:t>
            </w:r>
          </w:p>
          <w:p w14:paraId="5B3BBA76" w14:textId="77777777" w:rsidR="0012604D" w:rsidRDefault="0012604D" w:rsidP="0012604D">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22 </w:t>
            </w:r>
            <w:r w:rsidRPr="00227AD4">
              <w:rPr>
                <w:rFonts w:ascii="Times New Roman" w:hAnsi="Times New Roman"/>
                <w:color w:val="000000" w:themeColor="text1"/>
                <w:sz w:val="24"/>
                <w:szCs w:val="24"/>
              </w:rPr>
              <w:t>of normal flow.</w:t>
            </w:r>
          </w:p>
          <w:p w14:paraId="1D6D1876" w14:textId="77777777" w:rsidR="00C833C4" w:rsidRDefault="00C833C4" w:rsidP="00C833C4">
            <w:pPr>
              <w:rPr>
                <w:rFonts w:ascii="Times New Roman" w:eastAsia="Times New Roman" w:hAnsi="Times New Roman" w:cs="Times New Roman"/>
                <w:color w:val="000000" w:themeColor="text1"/>
                <w:sz w:val="24"/>
                <w:szCs w:val="24"/>
                <w:lang w:bidi="ar-SA"/>
              </w:rPr>
            </w:pPr>
          </w:p>
          <w:p w14:paraId="7D50274D" w14:textId="77777777" w:rsidR="00C833C4" w:rsidRPr="00A827EA" w:rsidRDefault="00C833C4" w:rsidP="00C833C4">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24C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question point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0700BD45" w14:textId="77777777" w:rsidR="00C833C4" w:rsidRDefault="00C833C4" w:rsidP="00C833C4">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sidR="008E40AE">
              <w:rPr>
                <w:rFonts w:ascii="Times New Roman" w:hAnsi="Times New Roman"/>
                <w:color w:val="000000" w:themeColor="text1"/>
                <w:sz w:val="24"/>
                <w:szCs w:val="24"/>
              </w:rPr>
              <w:t>Question point</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14:paraId="4269C321" w14:textId="77777777" w:rsidR="00C833C4" w:rsidRDefault="00C833C4" w:rsidP="00C833C4">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14:paraId="6E6F9244" w14:textId="77777777" w:rsidR="000D2048" w:rsidRDefault="000D2048" w:rsidP="000D2048">
            <w:pPr>
              <w:pStyle w:val="Hints"/>
              <w:rPr>
                <w:rFonts w:ascii="Times New Roman" w:hAnsi="Times New Roman"/>
                <w:color w:val="000000" w:themeColor="text1"/>
                <w:sz w:val="24"/>
                <w:szCs w:val="24"/>
              </w:rPr>
            </w:pPr>
          </w:p>
          <w:p w14:paraId="494B2D45" w14:textId="77777777" w:rsidR="0012604D" w:rsidRDefault="0012604D" w:rsidP="000D2048">
            <w:pPr>
              <w:pStyle w:val="Hints"/>
              <w:rPr>
                <w:rFonts w:ascii="Times New Roman" w:hAnsi="Times New Roman"/>
                <w:color w:val="000000" w:themeColor="text1"/>
                <w:sz w:val="24"/>
                <w:szCs w:val="24"/>
              </w:rPr>
            </w:pPr>
          </w:p>
          <w:p w14:paraId="64147F90" w14:textId="77777777" w:rsidR="0012604D" w:rsidRDefault="0012604D" w:rsidP="0012604D">
            <w:pPr>
              <w:rPr>
                <w:rFonts w:ascii="Times New Roman" w:hAnsi="Times New Roman" w:cs="Times New Roman"/>
                <w:sz w:val="24"/>
                <w:szCs w:val="24"/>
              </w:rPr>
            </w:pPr>
            <w:r>
              <w:rPr>
                <w:rFonts w:ascii="Times New Roman" w:hAnsi="Times New Roman"/>
                <w:color w:val="000000" w:themeColor="text1"/>
                <w:sz w:val="24"/>
                <w:szCs w:val="24"/>
              </w:rPr>
              <w:t xml:space="preserve">29A if Lecturer assigns quizzes, </w:t>
            </w:r>
            <w:r>
              <w:rPr>
                <w:rFonts w:ascii="Times New Roman" w:hAnsi="Times New Roman" w:cs="Times New Roman"/>
                <w:sz w:val="24"/>
                <w:szCs w:val="24"/>
              </w:rPr>
              <w:t xml:space="preserve">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016EACCE" w14:textId="77777777" w:rsidR="00001D49" w:rsidRDefault="0012604D" w:rsidP="0012604D">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14:paraId="0DE8071F" w14:textId="77777777" w:rsidR="0012604D" w:rsidRPr="0012604D" w:rsidRDefault="0012604D" w:rsidP="0012604D">
            <w:pPr>
              <w:rPr>
                <w:rFonts w:ascii="Times New Roman" w:hAnsi="Times New Roman" w:cs="Times New Roman"/>
                <w:sz w:val="24"/>
                <w:szCs w:val="24"/>
              </w:rPr>
            </w:pPr>
          </w:p>
        </w:tc>
      </w:tr>
      <w:tr w:rsidR="00001D49" w:rsidRPr="00227AD4" w14:paraId="6D71E8D7" w14:textId="77777777" w:rsidTr="000D2048">
        <w:tc>
          <w:tcPr>
            <w:tcW w:w="2628" w:type="dxa"/>
            <w:gridSpan w:val="2"/>
          </w:tcPr>
          <w:p w14:paraId="76E12FAE"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14:paraId="37EF2BD9"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14:paraId="177A7798" w14:textId="77777777" w:rsidTr="000D2048">
        <w:tc>
          <w:tcPr>
            <w:tcW w:w="2628" w:type="dxa"/>
            <w:gridSpan w:val="2"/>
          </w:tcPr>
          <w:p w14:paraId="45FE651C"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4B79B751" w14:textId="77777777"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14:paraId="2BE3E31B" w14:textId="77777777" w:rsidTr="000D2048">
        <w:tc>
          <w:tcPr>
            <w:tcW w:w="2628" w:type="dxa"/>
            <w:gridSpan w:val="2"/>
          </w:tcPr>
          <w:p w14:paraId="504ABB8A"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5E09753F" w14:textId="77777777"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001D49" w:rsidRPr="00227AD4" w14:paraId="5019457F" w14:textId="77777777" w:rsidTr="000D2048">
        <w:tc>
          <w:tcPr>
            <w:tcW w:w="2628" w:type="dxa"/>
            <w:gridSpan w:val="2"/>
          </w:tcPr>
          <w:p w14:paraId="608C47E4"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00AEE1CE" w14:textId="77777777"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001D49" w:rsidRPr="00227AD4" w14:paraId="1D3D09E4" w14:textId="77777777" w:rsidTr="000D2048">
        <w:tc>
          <w:tcPr>
            <w:tcW w:w="2628" w:type="dxa"/>
            <w:gridSpan w:val="2"/>
          </w:tcPr>
          <w:p w14:paraId="748BF2AD" w14:textId="77777777"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37E9BE79" w14:textId="77777777"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49B132D0" w14:textId="77777777" w:rsidR="00001D49" w:rsidRDefault="00001D49" w:rsidP="00A526AC">
      <w:pPr>
        <w:rPr>
          <w:rFonts w:ascii="Times New Roman" w:hAnsi="Times New Roman" w:cs="Times New Roman"/>
          <w:sz w:val="24"/>
          <w:szCs w:val="24"/>
        </w:rPr>
      </w:pPr>
    </w:p>
    <w:p w14:paraId="2DF73E3D" w14:textId="77777777" w:rsidR="0012604D" w:rsidRDefault="0012604D" w:rsidP="00A526AC">
      <w:pPr>
        <w:rPr>
          <w:rFonts w:ascii="Times New Roman" w:hAnsi="Times New Roman" w:cs="Times New Roman"/>
          <w:sz w:val="24"/>
          <w:szCs w:val="24"/>
        </w:rPr>
      </w:pPr>
    </w:p>
    <w:p w14:paraId="011B7A7D" w14:textId="77777777" w:rsidR="0012604D" w:rsidRDefault="0012604D" w:rsidP="00A526AC">
      <w:pPr>
        <w:rPr>
          <w:rFonts w:ascii="Times New Roman" w:hAnsi="Times New Roman" w:cs="Times New Roman"/>
          <w:sz w:val="24"/>
          <w:szCs w:val="24"/>
        </w:rPr>
      </w:pPr>
    </w:p>
    <w:p w14:paraId="1636B619" w14:textId="77777777" w:rsidR="0012604D" w:rsidRDefault="0012604D" w:rsidP="00A526AC">
      <w:pPr>
        <w:rPr>
          <w:rFonts w:ascii="Times New Roman" w:hAnsi="Times New Roman" w:cs="Times New Roman"/>
          <w:sz w:val="24"/>
          <w:szCs w:val="24"/>
        </w:rPr>
      </w:pPr>
    </w:p>
    <w:p w14:paraId="4BF4A8C3" w14:textId="77777777" w:rsidR="008E40AE" w:rsidRPr="00A827EA" w:rsidRDefault="008E40AE" w:rsidP="00A526AC">
      <w:pPr>
        <w:rPr>
          <w:rFonts w:ascii="Times New Roman" w:hAnsi="Times New Roman" w:cs="Times New Roman"/>
          <w:sz w:val="24"/>
          <w:szCs w:val="24"/>
        </w:rPr>
      </w:pPr>
    </w:p>
    <w:p w14:paraId="03FB115B" w14:textId="77777777" w:rsidR="00A526AC" w:rsidRPr="00CE3566" w:rsidRDefault="00362CD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B13768">
        <w:rPr>
          <w:rFonts w:ascii="Times New Roman" w:hAnsi="Times New Roman" w:cs="Times New Roman"/>
          <w:b/>
          <w:bCs/>
          <w:sz w:val="29"/>
          <w:szCs w:val="29"/>
        </w:rPr>
        <w:t>9</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assign assignments or quizzes which are multiple choices question, true/false question, and short answers. </w:t>
      </w:r>
    </w:p>
    <w:p w14:paraId="51D57705" w14:textId="77777777"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 xml:space="preserve">Lecturer can assign assignments or quizzes into the mobile application. Lecturer can limit access to the assignment or quiz of authority. Lecturer must provide </w:t>
      </w:r>
      <w:r w:rsidR="00B64E9B">
        <w:rPr>
          <w:rFonts w:ascii="Times New Roman" w:hAnsi="Times New Roman" w:cs="Times New Roman"/>
          <w:sz w:val="24"/>
          <w:szCs w:val="24"/>
        </w:rPr>
        <w:t xml:space="preserve">testing name, </w:t>
      </w:r>
      <w:r w:rsidRPr="00A827EA">
        <w:rPr>
          <w:rFonts w:ascii="Times New Roman" w:hAnsi="Times New Roman" w:cs="Times New Roman"/>
          <w:sz w:val="24"/>
          <w:szCs w:val="24"/>
        </w:rPr>
        <w:t>type of testing, an amount of questions,</w:t>
      </w:r>
      <w:r w:rsidR="00270738" w:rsidRPr="00270738">
        <w:rPr>
          <w:rFonts w:ascii="Times New Roman" w:hAnsi="Times New Roman" w:cs="Times New Roman"/>
          <w:sz w:val="24"/>
          <w:szCs w:val="24"/>
        </w:rPr>
        <w:t xml:space="preserve"> </w:t>
      </w:r>
      <w:r w:rsidR="00A77A2D">
        <w:rPr>
          <w:rFonts w:ascii="Times New Roman" w:hAnsi="Times New Roman" w:cs="Times New Roman"/>
          <w:sz w:val="24"/>
          <w:szCs w:val="24"/>
        </w:rPr>
        <w:t>testing score</w:t>
      </w:r>
      <w:r w:rsidR="00270738">
        <w:rPr>
          <w:rFonts w:ascii="Times New Roman" w:hAnsi="Times New Roman" w:cs="Times New Roman"/>
          <w:sz w:val="24"/>
          <w:szCs w:val="24"/>
        </w:rPr>
        <w:t>,</w:t>
      </w:r>
      <w:r w:rsidRPr="00A827EA">
        <w:rPr>
          <w:rFonts w:ascii="Times New Roman" w:hAnsi="Times New Roman" w:cs="Times New Roman"/>
          <w:sz w:val="24"/>
          <w:szCs w:val="24"/>
        </w:rPr>
        <w:t xml:space="preserve"> type of question, question information,</w:t>
      </w:r>
      <w:r w:rsidR="00270738">
        <w:rPr>
          <w:rFonts w:ascii="Times New Roman" w:hAnsi="Times New Roman" w:cs="Times New Roman"/>
          <w:sz w:val="24"/>
          <w:szCs w:val="24"/>
        </w:rPr>
        <w:t xml:space="preserve"> </w:t>
      </w:r>
      <w:r w:rsidRPr="00A827EA">
        <w:rPr>
          <w:rFonts w:ascii="Times New Roman" w:hAnsi="Times New Roman" w:cs="Times New Roman"/>
          <w:sz w:val="24"/>
          <w:szCs w:val="24"/>
        </w:rPr>
        <w:t>student name, randomize order of the question status, and posting status.</w:t>
      </w:r>
    </w:p>
    <w:p w14:paraId="0543E60B"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Lecturer must provide question information by separating from type of questions.</w:t>
      </w:r>
    </w:p>
    <w:p w14:paraId="18DCE4B4"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can assign multiple choices questions which provide type of question, question description, choice description, </w:t>
      </w:r>
      <w:r w:rsidR="006E39B0">
        <w:rPr>
          <w:rFonts w:ascii="Times New Roman" w:hAnsi="Times New Roman" w:cs="Times New Roman"/>
          <w:sz w:val="24"/>
          <w:szCs w:val="24"/>
        </w:rPr>
        <w:t>a solution, and question poing</w:t>
      </w:r>
      <w:r w:rsidRPr="00A827EA">
        <w:rPr>
          <w:rFonts w:ascii="Times New Roman" w:hAnsi="Times New Roman" w:cs="Times New Roman"/>
          <w:sz w:val="24"/>
          <w:szCs w:val="24"/>
        </w:rPr>
        <w:t>.</w:t>
      </w:r>
    </w:p>
    <w:p w14:paraId="6D3E8369"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can assign true/false questions which provide type of question, questions description, choice description, </w:t>
      </w:r>
      <w:r w:rsidR="006E39B0">
        <w:rPr>
          <w:rFonts w:ascii="Times New Roman" w:hAnsi="Times New Roman" w:cs="Times New Roman"/>
          <w:sz w:val="24"/>
          <w:szCs w:val="24"/>
        </w:rPr>
        <w:t>a solution, and question point</w:t>
      </w:r>
      <w:r w:rsidRPr="00A827EA">
        <w:rPr>
          <w:rFonts w:ascii="Times New Roman" w:hAnsi="Times New Roman" w:cs="Times New Roman"/>
          <w:sz w:val="24"/>
          <w:szCs w:val="24"/>
        </w:rPr>
        <w:t xml:space="preserve">. </w:t>
      </w:r>
    </w:p>
    <w:p w14:paraId="124451ED"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assign short answers which provide type of question, questions description</w:t>
      </w:r>
      <w:r w:rsidR="006E39B0">
        <w:rPr>
          <w:rFonts w:ascii="Times New Roman" w:hAnsi="Times New Roman" w:cs="Times New Roman"/>
          <w:sz w:val="24"/>
          <w:szCs w:val="24"/>
        </w:rPr>
        <w:t>, and question point</w:t>
      </w:r>
      <w:r w:rsidRPr="00A827EA">
        <w:rPr>
          <w:rFonts w:ascii="Times New Roman" w:hAnsi="Times New Roman" w:cs="Times New Roman"/>
          <w:sz w:val="24"/>
          <w:szCs w:val="24"/>
        </w:rPr>
        <w:t>.</w:t>
      </w:r>
    </w:p>
    <w:p w14:paraId="6207B176"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14:paraId="5C2FD6D4"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14:paraId="3251707D" w14:textId="77777777" w:rsidR="00344883" w:rsidRDefault="00344883" w:rsidP="00A526AC">
      <w:pPr>
        <w:rPr>
          <w:rFonts w:ascii="Times New Roman" w:hAnsi="Times New Roman" w:cs="Times New Roman"/>
          <w:b/>
          <w:bCs/>
          <w:i/>
          <w:iCs/>
          <w:color w:val="000000" w:themeColor="text1"/>
          <w:sz w:val="24"/>
          <w:szCs w:val="24"/>
        </w:rPr>
      </w:pPr>
    </w:p>
    <w:p w14:paraId="79552D58" w14:textId="77777777" w:rsidR="00344883" w:rsidRDefault="00344883" w:rsidP="00A526AC">
      <w:pPr>
        <w:rPr>
          <w:rFonts w:ascii="Times New Roman" w:hAnsi="Times New Roman" w:cs="Times New Roman"/>
          <w:b/>
          <w:bCs/>
          <w:i/>
          <w:iCs/>
          <w:color w:val="000000" w:themeColor="text1"/>
          <w:sz w:val="24"/>
          <w:szCs w:val="24"/>
        </w:rPr>
      </w:pPr>
    </w:p>
    <w:p w14:paraId="53B9832D" w14:textId="77777777" w:rsidR="00344883" w:rsidRDefault="00344883" w:rsidP="00A526AC">
      <w:pPr>
        <w:rPr>
          <w:rFonts w:ascii="Times New Roman" w:hAnsi="Times New Roman" w:cs="Times New Roman"/>
          <w:b/>
          <w:bCs/>
          <w:i/>
          <w:iCs/>
          <w:color w:val="000000" w:themeColor="text1"/>
          <w:sz w:val="24"/>
          <w:szCs w:val="24"/>
        </w:rPr>
      </w:pPr>
    </w:p>
    <w:p w14:paraId="0EEA3915" w14:textId="77777777" w:rsidR="00344883" w:rsidRDefault="00344883" w:rsidP="00A526AC">
      <w:pPr>
        <w:rPr>
          <w:rFonts w:ascii="Times New Roman" w:hAnsi="Times New Roman" w:cs="Times New Roman"/>
          <w:b/>
          <w:bCs/>
          <w:i/>
          <w:iCs/>
          <w:color w:val="000000" w:themeColor="text1"/>
          <w:sz w:val="24"/>
          <w:szCs w:val="24"/>
        </w:rPr>
      </w:pPr>
    </w:p>
    <w:p w14:paraId="4A9C850A" w14:textId="77777777" w:rsidR="00344883" w:rsidRDefault="00344883" w:rsidP="00A526AC">
      <w:pPr>
        <w:rPr>
          <w:rFonts w:ascii="Times New Roman" w:hAnsi="Times New Roman" w:cs="Times New Roman"/>
          <w:b/>
          <w:bCs/>
          <w:i/>
          <w:iCs/>
          <w:color w:val="000000" w:themeColor="text1"/>
          <w:sz w:val="24"/>
          <w:szCs w:val="24"/>
        </w:rPr>
      </w:pPr>
    </w:p>
    <w:p w14:paraId="71A8A320" w14:textId="77777777" w:rsidR="00344883" w:rsidRDefault="00344883" w:rsidP="00A526AC">
      <w:pPr>
        <w:rPr>
          <w:rFonts w:ascii="Times New Roman" w:hAnsi="Times New Roman" w:cs="Times New Roman"/>
          <w:b/>
          <w:bCs/>
          <w:i/>
          <w:iCs/>
          <w:color w:val="000000" w:themeColor="text1"/>
          <w:sz w:val="24"/>
          <w:szCs w:val="24"/>
        </w:rPr>
      </w:pPr>
    </w:p>
    <w:p w14:paraId="6D87024D" w14:textId="77777777" w:rsidR="00344883" w:rsidRDefault="00344883" w:rsidP="00A526AC">
      <w:pPr>
        <w:rPr>
          <w:rFonts w:ascii="Times New Roman" w:hAnsi="Times New Roman" w:cs="Times New Roman"/>
          <w:b/>
          <w:bCs/>
          <w:i/>
          <w:iCs/>
          <w:color w:val="000000" w:themeColor="text1"/>
          <w:sz w:val="24"/>
          <w:szCs w:val="24"/>
        </w:rPr>
      </w:pPr>
    </w:p>
    <w:p w14:paraId="6F703197" w14:textId="77777777" w:rsidR="00344883" w:rsidRDefault="00344883" w:rsidP="00A526AC">
      <w:pPr>
        <w:rPr>
          <w:rFonts w:ascii="Times New Roman" w:hAnsi="Times New Roman" w:cs="Times New Roman"/>
          <w:b/>
          <w:bCs/>
          <w:i/>
          <w:iCs/>
          <w:color w:val="000000" w:themeColor="text1"/>
          <w:sz w:val="24"/>
          <w:szCs w:val="24"/>
        </w:rPr>
      </w:pPr>
    </w:p>
    <w:p w14:paraId="3E2B642B" w14:textId="77777777" w:rsidR="00344883" w:rsidRDefault="00344883" w:rsidP="00A526AC">
      <w:pPr>
        <w:rPr>
          <w:rFonts w:ascii="Times New Roman" w:hAnsi="Times New Roman" w:cs="Times New Roman"/>
          <w:b/>
          <w:bCs/>
          <w:i/>
          <w:iCs/>
          <w:color w:val="000000" w:themeColor="text1"/>
          <w:sz w:val="24"/>
          <w:szCs w:val="24"/>
        </w:rPr>
      </w:pPr>
    </w:p>
    <w:p w14:paraId="21AE9845" w14:textId="77777777" w:rsidR="00344883" w:rsidRDefault="00344883" w:rsidP="00A526AC">
      <w:pPr>
        <w:rPr>
          <w:rFonts w:ascii="Times New Roman" w:hAnsi="Times New Roman" w:cs="Times New Roman"/>
          <w:b/>
          <w:bCs/>
          <w:i/>
          <w:iCs/>
          <w:color w:val="000000" w:themeColor="text1"/>
          <w:sz w:val="24"/>
          <w:szCs w:val="24"/>
        </w:rPr>
      </w:pPr>
    </w:p>
    <w:p w14:paraId="42144FF4" w14:textId="77777777" w:rsidR="00344883" w:rsidRDefault="00344883" w:rsidP="00A526AC">
      <w:pPr>
        <w:rPr>
          <w:rFonts w:ascii="Times New Roman" w:hAnsi="Times New Roman" w:cs="Times New Roman"/>
          <w:b/>
          <w:bCs/>
          <w:i/>
          <w:iCs/>
          <w:color w:val="000000" w:themeColor="text1"/>
          <w:sz w:val="24"/>
          <w:szCs w:val="24"/>
        </w:rPr>
      </w:pPr>
    </w:p>
    <w:p w14:paraId="204C2905" w14:textId="77777777" w:rsidR="00344883" w:rsidRDefault="00344883" w:rsidP="00A526AC">
      <w:pPr>
        <w:rPr>
          <w:rFonts w:ascii="Times New Roman" w:hAnsi="Times New Roman" w:cs="Times New Roman"/>
          <w:b/>
          <w:bCs/>
          <w:i/>
          <w:iCs/>
          <w:color w:val="000000" w:themeColor="text1"/>
          <w:sz w:val="24"/>
          <w:szCs w:val="24"/>
        </w:rPr>
      </w:pPr>
    </w:p>
    <w:p w14:paraId="24CE7571" w14:textId="77777777" w:rsidR="00344883" w:rsidRDefault="00344883" w:rsidP="00A526AC">
      <w:pPr>
        <w:rPr>
          <w:rFonts w:ascii="Times New Roman" w:hAnsi="Times New Roman" w:cs="Times New Roman"/>
          <w:b/>
          <w:bCs/>
          <w:i/>
          <w:iCs/>
          <w:color w:val="000000" w:themeColor="text1"/>
          <w:sz w:val="24"/>
          <w:szCs w:val="24"/>
        </w:rPr>
      </w:pPr>
    </w:p>
    <w:p w14:paraId="1F7C349D" w14:textId="77777777" w:rsidR="00344883" w:rsidRDefault="00344883" w:rsidP="00A526AC">
      <w:pPr>
        <w:rPr>
          <w:rFonts w:ascii="Times New Roman" w:hAnsi="Times New Roman" w:cs="Times New Roman"/>
          <w:b/>
          <w:bCs/>
          <w:i/>
          <w:iCs/>
          <w:color w:val="000000" w:themeColor="text1"/>
          <w:sz w:val="24"/>
          <w:szCs w:val="24"/>
        </w:rPr>
      </w:pPr>
    </w:p>
    <w:p w14:paraId="7AFB263A" w14:textId="77777777" w:rsidR="00344883" w:rsidRDefault="00344883" w:rsidP="00A526AC">
      <w:pPr>
        <w:rPr>
          <w:rFonts w:ascii="Times New Roman" w:hAnsi="Times New Roman" w:cs="Times New Roman"/>
          <w:b/>
          <w:bCs/>
          <w:i/>
          <w:iCs/>
          <w:color w:val="000000" w:themeColor="text1"/>
          <w:sz w:val="24"/>
          <w:szCs w:val="24"/>
        </w:rPr>
      </w:pPr>
    </w:p>
    <w:p w14:paraId="0FF66BF2" w14:textId="77777777" w:rsidR="00344883" w:rsidRDefault="00344883" w:rsidP="00A526AC">
      <w:pPr>
        <w:rPr>
          <w:rFonts w:ascii="Times New Roman" w:hAnsi="Times New Roman" w:cs="Times New Roman"/>
          <w:b/>
          <w:bCs/>
          <w:i/>
          <w:iCs/>
          <w:color w:val="000000" w:themeColor="text1"/>
          <w:sz w:val="24"/>
          <w:szCs w:val="24"/>
        </w:rPr>
      </w:pPr>
    </w:p>
    <w:p w14:paraId="7B97D38A" w14:textId="77777777" w:rsidR="00344883" w:rsidRDefault="00344883" w:rsidP="00A526AC">
      <w:pPr>
        <w:rPr>
          <w:rFonts w:ascii="Times New Roman" w:hAnsi="Times New Roman" w:cs="Times New Roman"/>
          <w:b/>
          <w:bCs/>
          <w:i/>
          <w:iCs/>
          <w:color w:val="000000" w:themeColor="text1"/>
          <w:sz w:val="24"/>
          <w:szCs w:val="24"/>
        </w:rPr>
      </w:pPr>
    </w:p>
    <w:p w14:paraId="0A9B50EB" w14:textId="77777777" w:rsidR="00A526AC" w:rsidRPr="000B5927" w:rsidRDefault="00A526AC" w:rsidP="00A526AC">
      <w:pPr>
        <w:rPr>
          <w:rFonts w:ascii="Times New Roman" w:hAnsi="Times New Roman" w:cs="Times New Roman"/>
          <w:b/>
          <w:bCs/>
          <w:i/>
          <w:iCs/>
          <w:color w:val="000000" w:themeColor="text1"/>
          <w:sz w:val="24"/>
          <w:szCs w:val="24"/>
        </w:rPr>
      </w:pPr>
      <w:r w:rsidRPr="000B5927">
        <w:rPr>
          <w:rFonts w:ascii="Times New Roman" w:hAnsi="Times New Roman" w:cs="Times New Roman"/>
          <w:b/>
          <w:bCs/>
          <w:i/>
          <w:iCs/>
          <w:color w:val="000000" w:themeColor="text1"/>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68B7B224" w14:textId="77777777" w:rsidTr="00344883">
        <w:tc>
          <w:tcPr>
            <w:tcW w:w="2254" w:type="dxa"/>
          </w:tcPr>
          <w:p w14:paraId="037BFD8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46BAA3D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012C9A5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2728F12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B64E9B" w:rsidRPr="00A827EA" w14:paraId="7C5F64C9" w14:textId="77777777" w:rsidTr="00344883">
        <w:tc>
          <w:tcPr>
            <w:tcW w:w="2254" w:type="dxa"/>
          </w:tcPr>
          <w:p w14:paraId="6A3A0008" w14:textId="77777777"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testing name</w:t>
            </w:r>
          </w:p>
        </w:tc>
        <w:tc>
          <w:tcPr>
            <w:tcW w:w="2266" w:type="dxa"/>
          </w:tcPr>
          <w:p w14:paraId="4E20191C" w14:textId="77777777" w:rsidR="00B64E9B" w:rsidRPr="00A827EA" w:rsidRDefault="00B64E9B" w:rsidP="00227AD4">
            <w:pPr>
              <w:rPr>
                <w:rFonts w:ascii="Times New Roman" w:hAnsi="Times New Roman" w:cs="Times New Roman"/>
                <w:sz w:val="24"/>
                <w:szCs w:val="24"/>
              </w:rPr>
            </w:pPr>
            <w:r w:rsidRPr="00A827EA">
              <w:rPr>
                <w:rFonts w:ascii="Times New Roman" w:hAnsi="Times New Roman" w:cs="Times New Roman"/>
                <w:sz w:val="24"/>
                <w:szCs w:val="24"/>
              </w:rPr>
              <w:t>Can be</w:t>
            </w:r>
            <w:r>
              <w:rPr>
                <w:rFonts w:ascii="Times New Roman" w:hAnsi="Times New Roman" w:cs="Times New Roman"/>
                <w:sz w:val="24"/>
                <w:szCs w:val="24"/>
              </w:rPr>
              <w:t xml:space="preserve"> any character only.</w:t>
            </w:r>
          </w:p>
        </w:tc>
        <w:tc>
          <w:tcPr>
            <w:tcW w:w="2248" w:type="dxa"/>
          </w:tcPr>
          <w:p w14:paraId="407017B8" w14:textId="77777777"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Math testing</w:t>
            </w:r>
          </w:p>
        </w:tc>
        <w:tc>
          <w:tcPr>
            <w:tcW w:w="2248" w:type="dxa"/>
          </w:tcPr>
          <w:p w14:paraId="274AD1CD" w14:textId="77777777" w:rsidR="00B64E9B" w:rsidRPr="00A827EA" w:rsidRDefault="00B64E9B" w:rsidP="00227AD4">
            <w:pPr>
              <w:rPr>
                <w:rFonts w:ascii="Times New Roman" w:hAnsi="Times New Roman" w:cs="Times New Roman"/>
                <w:sz w:val="24"/>
                <w:szCs w:val="24"/>
              </w:rPr>
            </w:pPr>
          </w:p>
        </w:tc>
      </w:tr>
      <w:tr w:rsidR="00A526AC" w:rsidRPr="00A827EA" w14:paraId="4C81773A" w14:textId="77777777" w:rsidTr="00344883">
        <w:tc>
          <w:tcPr>
            <w:tcW w:w="2254" w:type="dxa"/>
          </w:tcPr>
          <w:p w14:paraId="72AA5F8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testing</w:t>
            </w:r>
          </w:p>
        </w:tc>
        <w:tc>
          <w:tcPr>
            <w:tcW w:w="2266" w:type="dxa"/>
          </w:tcPr>
          <w:p w14:paraId="0D1F256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two types of testing which are assignment and quiz. Lecturer must select one type only.</w:t>
            </w:r>
          </w:p>
        </w:tc>
        <w:tc>
          <w:tcPr>
            <w:tcW w:w="2248" w:type="dxa"/>
          </w:tcPr>
          <w:p w14:paraId="7EEA507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Assignment</w:t>
            </w:r>
          </w:p>
        </w:tc>
        <w:tc>
          <w:tcPr>
            <w:tcW w:w="2248" w:type="dxa"/>
          </w:tcPr>
          <w:p w14:paraId="7E1D7E41" w14:textId="77777777" w:rsidR="00A526AC" w:rsidRPr="00A827EA" w:rsidRDefault="00A526AC" w:rsidP="00227AD4">
            <w:pPr>
              <w:rPr>
                <w:rFonts w:ascii="Times New Roman" w:hAnsi="Times New Roman" w:cs="Times New Roman"/>
                <w:sz w:val="24"/>
                <w:szCs w:val="24"/>
              </w:rPr>
            </w:pPr>
          </w:p>
        </w:tc>
      </w:tr>
      <w:tr w:rsidR="00A526AC" w:rsidRPr="00A827EA" w14:paraId="7AA36894" w14:textId="77777777" w:rsidTr="00344883">
        <w:tc>
          <w:tcPr>
            <w:tcW w:w="2254" w:type="dxa"/>
          </w:tcPr>
          <w:p w14:paraId="1DC7D06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amount of question</w:t>
            </w:r>
          </w:p>
        </w:tc>
        <w:tc>
          <w:tcPr>
            <w:tcW w:w="2266" w:type="dxa"/>
          </w:tcPr>
          <w:p w14:paraId="1592BB3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 Only number is allowed.</w:t>
            </w:r>
          </w:p>
        </w:tc>
        <w:tc>
          <w:tcPr>
            <w:tcW w:w="2248" w:type="dxa"/>
          </w:tcPr>
          <w:p w14:paraId="3924DE8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3</w:t>
            </w:r>
          </w:p>
        </w:tc>
        <w:tc>
          <w:tcPr>
            <w:tcW w:w="2248" w:type="dxa"/>
          </w:tcPr>
          <w:p w14:paraId="5678FD8A" w14:textId="77777777" w:rsidR="00A526AC" w:rsidRPr="00A827EA" w:rsidRDefault="00A526AC" w:rsidP="00227AD4">
            <w:pPr>
              <w:rPr>
                <w:rFonts w:ascii="Times New Roman" w:hAnsi="Times New Roman" w:cs="Times New Roman"/>
                <w:sz w:val="24"/>
                <w:szCs w:val="24"/>
              </w:rPr>
            </w:pPr>
          </w:p>
        </w:tc>
      </w:tr>
      <w:tr w:rsidR="00270738" w:rsidRPr="00A827EA" w14:paraId="49BBC268" w14:textId="77777777" w:rsidTr="00344883">
        <w:tc>
          <w:tcPr>
            <w:tcW w:w="2254" w:type="dxa"/>
          </w:tcPr>
          <w:p w14:paraId="69EFE09C" w14:textId="77777777"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 xml:space="preserve">testing </w:t>
            </w:r>
            <w:r w:rsidR="00A77A2D">
              <w:rPr>
                <w:rFonts w:ascii="Times New Roman" w:hAnsi="Times New Roman" w:cs="Times New Roman"/>
                <w:sz w:val="24"/>
                <w:szCs w:val="24"/>
              </w:rPr>
              <w:t>score</w:t>
            </w:r>
          </w:p>
        </w:tc>
        <w:tc>
          <w:tcPr>
            <w:tcW w:w="2266" w:type="dxa"/>
          </w:tcPr>
          <w:p w14:paraId="3288C1C6" w14:textId="77777777"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14:paraId="437EA17F" w14:textId="77777777"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100</w:t>
            </w:r>
          </w:p>
        </w:tc>
        <w:tc>
          <w:tcPr>
            <w:tcW w:w="2248" w:type="dxa"/>
          </w:tcPr>
          <w:p w14:paraId="6C06536F" w14:textId="77777777" w:rsidR="00270738" w:rsidRPr="00A827EA" w:rsidRDefault="00270738" w:rsidP="00227AD4">
            <w:pPr>
              <w:rPr>
                <w:rFonts w:ascii="Times New Roman" w:hAnsi="Times New Roman" w:cs="Times New Roman"/>
                <w:sz w:val="24"/>
                <w:szCs w:val="24"/>
              </w:rPr>
            </w:pPr>
          </w:p>
        </w:tc>
      </w:tr>
      <w:tr w:rsidR="00A526AC" w:rsidRPr="00A827EA" w14:paraId="6B06B6BE" w14:textId="77777777" w:rsidTr="00344883">
        <w:tc>
          <w:tcPr>
            <w:tcW w:w="2254" w:type="dxa"/>
          </w:tcPr>
          <w:p w14:paraId="431DFE0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66" w:type="dxa"/>
          </w:tcPr>
          <w:p w14:paraId="70A6274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adds a list of students for limiting access to the assignment or quiz.</w:t>
            </w:r>
          </w:p>
        </w:tc>
        <w:tc>
          <w:tcPr>
            <w:tcW w:w="2248" w:type="dxa"/>
          </w:tcPr>
          <w:p w14:paraId="313CDFF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r w:rsidRPr="00A827EA">
              <w:rPr>
                <w:rFonts w:ascii="Times New Roman" w:hAnsi="Times New Roman" w:cs="Times New Roman"/>
                <w:sz w:val="24"/>
                <w:szCs w:val="24"/>
              </w:rPr>
              <w:br/>
              <w:t>542115091</w:t>
            </w:r>
          </w:p>
        </w:tc>
        <w:tc>
          <w:tcPr>
            <w:tcW w:w="2248" w:type="dxa"/>
          </w:tcPr>
          <w:p w14:paraId="07693AF0" w14:textId="77777777" w:rsidR="00A526AC" w:rsidRPr="00A827EA" w:rsidRDefault="00A526AC" w:rsidP="00227AD4">
            <w:pPr>
              <w:rPr>
                <w:rFonts w:ascii="Times New Roman" w:hAnsi="Times New Roman" w:cs="Times New Roman"/>
                <w:sz w:val="24"/>
                <w:szCs w:val="24"/>
              </w:rPr>
            </w:pPr>
          </w:p>
        </w:tc>
      </w:tr>
      <w:tr w:rsidR="00A526AC" w:rsidRPr="00A827EA" w14:paraId="64B58ADF" w14:textId="77777777" w:rsidTr="00344883">
        <w:tc>
          <w:tcPr>
            <w:tcW w:w="2254" w:type="dxa"/>
          </w:tcPr>
          <w:p w14:paraId="7B9D81A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randomize order of the question status</w:t>
            </w:r>
          </w:p>
        </w:tc>
        <w:tc>
          <w:tcPr>
            <w:tcW w:w="2266" w:type="dxa"/>
          </w:tcPr>
          <w:p w14:paraId="6483831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This status is showing status of random order of the question to student.</w:t>
            </w:r>
          </w:p>
        </w:tc>
        <w:tc>
          <w:tcPr>
            <w:tcW w:w="2248" w:type="dxa"/>
          </w:tcPr>
          <w:p w14:paraId="2447DAD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w:t>
            </w:r>
          </w:p>
        </w:tc>
        <w:tc>
          <w:tcPr>
            <w:tcW w:w="2248" w:type="dxa"/>
          </w:tcPr>
          <w:p w14:paraId="73A38F18" w14:textId="77777777" w:rsidR="00A526AC" w:rsidRPr="00A827EA" w:rsidRDefault="00A526AC" w:rsidP="00227AD4">
            <w:pPr>
              <w:rPr>
                <w:rFonts w:ascii="Times New Roman" w:hAnsi="Times New Roman" w:cs="Times New Roman"/>
                <w:sz w:val="24"/>
                <w:szCs w:val="24"/>
              </w:rPr>
            </w:pPr>
          </w:p>
        </w:tc>
      </w:tr>
      <w:tr w:rsidR="00A526AC" w:rsidRPr="00A827EA" w14:paraId="03A0FD2C" w14:textId="77777777" w:rsidTr="00344883">
        <w:tc>
          <w:tcPr>
            <w:tcW w:w="2254" w:type="dxa"/>
          </w:tcPr>
          <w:p w14:paraId="239D704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Posting status</w:t>
            </w:r>
          </w:p>
        </w:tc>
        <w:tc>
          <w:tcPr>
            <w:tcW w:w="2266" w:type="dxa"/>
          </w:tcPr>
          <w:p w14:paraId="69E9BA9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Status is an available and not available.</w:t>
            </w:r>
          </w:p>
        </w:tc>
        <w:tc>
          <w:tcPr>
            <w:tcW w:w="2248" w:type="dxa"/>
          </w:tcPr>
          <w:p w14:paraId="46A75E4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available</w:t>
            </w:r>
          </w:p>
        </w:tc>
        <w:tc>
          <w:tcPr>
            <w:tcW w:w="2248" w:type="dxa"/>
          </w:tcPr>
          <w:p w14:paraId="1DD80769" w14:textId="77777777" w:rsidR="00A526AC" w:rsidRPr="00A827EA" w:rsidRDefault="00A526AC" w:rsidP="00227AD4">
            <w:pPr>
              <w:rPr>
                <w:rFonts w:ascii="Times New Roman" w:hAnsi="Times New Roman" w:cs="Times New Roman"/>
                <w:sz w:val="24"/>
                <w:szCs w:val="24"/>
              </w:rPr>
            </w:pPr>
          </w:p>
        </w:tc>
      </w:tr>
    </w:tbl>
    <w:p w14:paraId="521D3309" w14:textId="77777777" w:rsidR="00A526AC" w:rsidRPr="00A827EA" w:rsidRDefault="00A526AC" w:rsidP="00A526AC">
      <w:pPr>
        <w:rPr>
          <w:rFonts w:ascii="Times New Roman" w:hAnsi="Times New Roman" w:cs="Times New Roman"/>
          <w:sz w:val="24"/>
          <w:szCs w:val="24"/>
        </w:rPr>
      </w:pPr>
    </w:p>
    <w:p w14:paraId="453BC6FF" w14:textId="77777777" w:rsidR="00A526AC" w:rsidRDefault="00A526AC" w:rsidP="00A526AC">
      <w:pPr>
        <w:rPr>
          <w:rFonts w:ascii="Times New Roman" w:hAnsi="Times New Roman" w:cs="Times New Roman"/>
          <w:sz w:val="24"/>
          <w:szCs w:val="24"/>
        </w:rPr>
      </w:pPr>
    </w:p>
    <w:p w14:paraId="214DFF9A" w14:textId="77777777" w:rsidR="00344883" w:rsidRDefault="00344883" w:rsidP="00A526AC">
      <w:pPr>
        <w:rPr>
          <w:rFonts w:ascii="Times New Roman" w:hAnsi="Times New Roman" w:cs="Times New Roman"/>
          <w:sz w:val="24"/>
          <w:szCs w:val="24"/>
        </w:rPr>
      </w:pPr>
    </w:p>
    <w:p w14:paraId="48537E0D" w14:textId="77777777" w:rsidR="00344883" w:rsidRDefault="00344883" w:rsidP="00A526AC">
      <w:pPr>
        <w:rPr>
          <w:rFonts w:ascii="Times New Roman" w:hAnsi="Times New Roman" w:cs="Times New Roman"/>
          <w:sz w:val="24"/>
          <w:szCs w:val="24"/>
        </w:rPr>
      </w:pPr>
    </w:p>
    <w:p w14:paraId="4617A106" w14:textId="77777777" w:rsidR="00344883" w:rsidRDefault="00344883" w:rsidP="00A526AC">
      <w:pPr>
        <w:rPr>
          <w:rFonts w:ascii="Times New Roman" w:hAnsi="Times New Roman" w:cs="Times New Roman"/>
          <w:sz w:val="24"/>
          <w:szCs w:val="24"/>
        </w:rPr>
      </w:pPr>
    </w:p>
    <w:p w14:paraId="13893707" w14:textId="77777777" w:rsidR="00344883" w:rsidRDefault="00344883" w:rsidP="00A526AC">
      <w:pPr>
        <w:rPr>
          <w:rFonts w:ascii="Times New Roman" w:hAnsi="Times New Roman" w:cs="Times New Roman"/>
          <w:sz w:val="24"/>
          <w:szCs w:val="24"/>
        </w:rPr>
      </w:pPr>
    </w:p>
    <w:p w14:paraId="1210C4D6" w14:textId="77777777" w:rsidR="00344883" w:rsidRDefault="00344883" w:rsidP="00A526AC">
      <w:pPr>
        <w:rPr>
          <w:rFonts w:ascii="Times New Roman" w:hAnsi="Times New Roman" w:cs="Times New Roman"/>
          <w:sz w:val="24"/>
          <w:szCs w:val="24"/>
        </w:rPr>
      </w:pPr>
    </w:p>
    <w:p w14:paraId="285C0F8C" w14:textId="77777777" w:rsidR="00344883" w:rsidRDefault="00344883" w:rsidP="00A526AC">
      <w:pPr>
        <w:rPr>
          <w:rFonts w:ascii="Times New Roman" w:hAnsi="Times New Roman" w:cs="Times New Roman"/>
          <w:sz w:val="24"/>
          <w:szCs w:val="24"/>
        </w:rPr>
      </w:pPr>
    </w:p>
    <w:p w14:paraId="6ECD4479" w14:textId="77777777" w:rsidR="00344883" w:rsidRDefault="00344883" w:rsidP="00A526AC">
      <w:pPr>
        <w:rPr>
          <w:rFonts w:ascii="Times New Roman" w:hAnsi="Times New Roman" w:cs="Times New Roman"/>
          <w:sz w:val="24"/>
          <w:szCs w:val="24"/>
        </w:rPr>
      </w:pPr>
    </w:p>
    <w:p w14:paraId="53C8D542" w14:textId="77777777" w:rsidR="00344883" w:rsidRPr="00A827EA" w:rsidRDefault="00344883" w:rsidP="00A526AC">
      <w:pPr>
        <w:rPr>
          <w:rFonts w:ascii="Times New Roman" w:hAnsi="Times New Roman" w:cs="Times New Roman"/>
          <w:sz w:val="24"/>
          <w:szCs w:val="24"/>
        </w:rPr>
      </w:pPr>
    </w:p>
    <w:p w14:paraId="5AAA3631"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Multiple choices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7B2B834D" w14:textId="77777777" w:rsidTr="00344883">
        <w:tc>
          <w:tcPr>
            <w:tcW w:w="2254" w:type="dxa"/>
          </w:tcPr>
          <w:p w14:paraId="4EEDE13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16E719D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3AD7DCF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0644097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04A31BAF" w14:textId="77777777" w:rsidTr="00344883">
        <w:tc>
          <w:tcPr>
            <w:tcW w:w="2254" w:type="dxa"/>
          </w:tcPr>
          <w:p w14:paraId="4F590AD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14:paraId="2601F3A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14:paraId="33EC6EA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w:t>
            </w:r>
          </w:p>
        </w:tc>
        <w:tc>
          <w:tcPr>
            <w:tcW w:w="2248" w:type="dxa"/>
          </w:tcPr>
          <w:p w14:paraId="105E16F3" w14:textId="77777777" w:rsidR="00A526AC" w:rsidRPr="00A827EA" w:rsidRDefault="00A526AC" w:rsidP="00227AD4">
            <w:pPr>
              <w:rPr>
                <w:rFonts w:ascii="Times New Roman" w:hAnsi="Times New Roman" w:cs="Times New Roman"/>
                <w:sz w:val="24"/>
                <w:szCs w:val="24"/>
              </w:rPr>
            </w:pPr>
          </w:p>
        </w:tc>
      </w:tr>
      <w:tr w:rsidR="00A526AC" w:rsidRPr="00A827EA" w14:paraId="08B0E6D1" w14:textId="77777777" w:rsidTr="00344883">
        <w:tc>
          <w:tcPr>
            <w:tcW w:w="2254" w:type="dxa"/>
          </w:tcPr>
          <w:p w14:paraId="0069ACE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14:paraId="711B6A8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14:paraId="43D23E2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w:t>
            </w:r>
          </w:p>
        </w:tc>
        <w:tc>
          <w:tcPr>
            <w:tcW w:w="2248" w:type="dxa"/>
          </w:tcPr>
          <w:p w14:paraId="73A7D55B" w14:textId="77777777" w:rsidR="00A526AC" w:rsidRPr="00A827EA" w:rsidRDefault="00A526AC" w:rsidP="00227AD4">
            <w:pPr>
              <w:rPr>
                <w:rFonts w:ascii="Times New Roman" w:hAnsi="Times New Roman" w:cs="Times New Roman"/>
                <w:sz w:val="24"/>
                <w:szCs w:val="24"/>
              </w:rPr>
            </w:pPr>
          </w:p>
        </w:tc>
      </w:tr>
      <w:tr w:rsidR="00A526AC" w:rsidRPr="00A827EA" w14:paraId="392D138A" w14:textId="77777777" w:rsidTr="00344883">
        <w:tc>
          <w:tcPr>
            <w:tcW w:w="2254" w:type="dxa"/>
          </w:tcPr>
          <w:p w14:paraId="0593A2F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14:paraId="0BE08D3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four choices. Can be any character is allowed.</w:t>
            </w:r>
          </w:p>
        </w:tc>
        <w:tc>
          <w:tcPr>
            <w:tcW w:w="2248" w:type="dxa"/>
          </w:tcPr>
          <w:p w14:paraId="40955D0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2</w:t>
            </w:r>
            <w:r w:rsidRPr="00A827EA">
              <w:rPr>
                <w:rFonts w:ascii="Times New Roman" w:hAnsi="Times New Roman" w:cs="Times New Roman"/>
                <w:sz w:val="24"/>
                <w:szCs w:val="24"/>
              </w:rPr>
              <w:br/>
              <w:t>b. 1</w:t>
            </w:r>
            <w:r w:rsidRPr="00A827EA">
              <w:rPr>
                <w:rFonts w:ascii="Times New Roman" w:hAnsi="Times New Roman" w:cs="Times New Roman"/>
                <w:sz w:val="24"/>
                <w:szCs w:val="24"/>
              </w:rPr>
              <w:br/>
              <w:t>c. 3</w:t>
            </w:r>
            <w:r w:rsidRPr="00A827EA">
              <w:rPr>
                <w:rFonts w:ascii="Times New Roman" w:hAnsi="Times New Roman" w:cs="Times New Roman"/>
                <w:sz w:val="24"/>
                <w:szCs w:val="24"/>
              </w:rPr>
              <w:br/>
              <w:t>d. 5</w:t>
            </w:r>
          </w:p>
        </w:tc>
        <w:tc>
          <w:tcPr>
            <w:tcW w:w="2248" w:type="dxa"/>
          </w:tcPr>
          <w:p w14:paraId="3D1DBECA" w14:textId="77777777" w:rsidR="00A526AC" w:rsidRPr="00A827EA" w:rsidRDefault="00A526AC" w:rsidP="00227AD4">
            <w:pPr>
              <w:rPr>
                <w:rFonts w:ascii="Times New Roman" w:hAnsi="Times New Roman" w:cs="Times New Roman"/>
                <w:sz w:val="24"/>
                <w:szCs w:val="24"/>
              </w:rPr>
            </w:pPr>
          </w:p>
        </w:tc>
      </w:tr>
      <w:tr w:rsidR="00A526AC" w:rsidRPr="00A827EA" w14:paraId="7AF598DA" w14:textId="77777777" w:rsidTr="00344883">
        <w:tc>
          <w:tcPr>
            <w:tcW w:w="2254" w:type="dxa"/>
          </w:tcPr>
          <w:p w14:paraId="11536BE7" w14:textId="77777777"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14:paraId="485F3D6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14:paraId="08C48DD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14:paraId="77831626" w14:textId="77777777" w:rsidR="00A526AC" w:rsidRPr="00A827EA" w:rsidRDefault="00A526AC" w:rsidP="00227AD4">
            <w:pPr>
              <w:rPr>
                <w:rFonts w:ascii="Times New Roman" w:hAnsi="Times New Roman" w:cs="Times New Roman"/>
                <w:sz w:val="24"/>
                <w:szCs w:val="24"/>
              </w:rPr>
            </w:pPr>
          </w:p>
        </w:tc>
      </w:tr>
      <w:tr w:rsidR="00270738" w:rsidRPr="00A827EA" w14:paraId="708C9BB4" w14:textId="77777777" w:rsidTr="00344883">
        <w:tc>
          <w:tcPr>
            <w:tcW w:w="2254" w:type="dxa"/>
          </w:tcPr>
          <w:p w14:paraId="3AF5D683" w14:textId="77777777" w:rsidR="00270738" w:rsidRPr="00A827EA" w:rsidRDefault="00A77A2D" w:rsidP="00227AD4">
            <w:pPr>
              <w:rPr>
                <w:rFonts w:ascii="Times New Roman" w:hAnsi="Times New Roman" w:cs="Times New Roman"/>
                <w:sz w:val="24"/>
                <w:szCs w:val="24"/>
              </w:rPr>
            </w:pPr>
            <w:r>
              <w:rPr>
                <w:rFonts w:ascii="Times New Roman" w:hAnsi="Times New Roman" w:cs="Times New Roman"/>
                <w:sz w:val="24"/>
                <w:szCs w:val="24"/>
              </w:rPr>
              <w:t xml:space="preserve">question </w:t>
            </w:r>
            <w:r w:rsidR="00270738">
              <w:rPr>
                <w:rFonts w:ascii="Times New Roman" w:hAnsi="Times New Roman" w:cs="Times New Roman"/>
                <w:sz w:val="24"/>
                <w:szCs w:val="24"/>
              </w:rPr>
              <w:t>point</w:t>
            </w:r>
          </w:p>
        </w:tc>
        <w:tc>
          <w:tcPr>
            <w:tcW w:w="2266" w:type="dxa"/>
          </w:tcPr>
          <w:p w14:paraId="0433280D" w14:textId="77777777"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14:paraId="399420A3" w14:textId="77777777" w:rsidR="00270738" w:rsidRPr="00A827EA" w:rsidRDefault="00270738" w:rsidP="00227AD4">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14:paraId="02B4E39C" w14:textId="77777777" w:rsidR="00270738" w:rsidRPr="00A827EA" w:rsidRDefault="00270738" w:rsidP="00227AD4">
            <w:pPr>
              <w:rPr>
                <w:rFonts w:ascii="Times New Roman" w:hAnsi="Times New Roman" w:cs="Times New Roman"/>
                <w:sz w:val="24"/>
                <w:szCs w:val="24"/>
              </w:rPr>
            </w:pPr>
          </w:p>
        </w:tc>
      </w:tr>
    </w:tbl>
    <w:p w14:paraId="5D3E45E5" w14:textId="77777777" w:rsidR="00A526AC" w:rsidRDefault="00A526AC" w:rsidP="00A526AC">
      <w:pPr>
        <w:ind w:firstLine="720"/>
        <w:rPr>
          <w:rFonts w:ascii="Times New Roman" w:hAnsi="Times New Roman" w:cs="Times New Roman"/>
          <w:sz w:val="24"/>
          <w:szCs w:val="24"/>
          <w:u w:val="single"/>
        </w:rPr>
      </w:pPr>
    </w:p>
    <w:p w14:paraId="390C5C8D" w14:textId="77777777" w:rsidR="00344883" w:rsidRDefault="00344883" w:rsidP="00A526AC">
      <w:pPr>
        <w:ind w:firstLine="720"/>
        <w:rPr>
          <w:rFonts w:ascii="Times New Roman" w:hAnsi="Times New Roman" w:cs="Times New Roman"/>
          <w:sz w:val="24"/>
          <w:szCs w:val="24"/>
          <w:u w:val="single"/>
        </w:rPr>
      </w:pPr>
    </w:p>
    <w:p w14:paraId="2A475874" w14:textId="77777777" w:rsidR="00344883" w:rsidRDefault="00344883" w:rsidP="00A526AC">
      <w:pPr>
        <w:ind w:firstLine="720"/>
        <w:rPr>
          <w:rFonts w:ascii="Times New Roman" w:hAnsi="Times New Roman" w:cs="Times New Roman"/>
          <w:sz w:val="24"/>
          <w:szCs w:val="24"/>
          <w:u w:val="single"/>
        </w:rPr>
      </w:pPr>
    </w:p>
    <w:p w14:paraId="0E191BB5" w14:textId="77777777" w:rsidR="00344883" w:rsidRDefault="00344883" w:rsidP="00A526AC">
      <w:pPr>
        <w:ind w:firstLine="720"/>
        <w:rPr>
          <w:rFonts w:ascii="Times New Roman" w:hAnsi="Times New Roman" w:cs="Times New Roman"/>
          <w:sz w:val="24"/>
          <w:szCs w:val="24"/>
          <w:u w:val="single"/>
        </w:rPr>
      </w:pPr>
    </w:p>
    <w:p w14:paraId="74489FC1" w14:textId="77777777" w:rsidR="00344883" w:rsidRDefault="00344883" w:rsidP="00A526AC">
      <w:pPr>
        <w:ind w:firstLine="720"/>
        <w:rPr>
          <w:rFonts w:ascii="Times New Roman" w:hAnsi="Times New Roman" w:cs="Times New Roman"/>
          <w:sz w:val="24"/>
          <w:szCs w:val="24"/>
          <w:u w:val="single"/>
        </w:rPr>
      </w:pPr>
    </w:p>
    <w:p w14:paraId="2125A760" w14:textId="77777777" w:rsidR="00344883" w:rsidRDefault="00344883" w:rsidP="00A526AC">
      <w:pPr>
        <w:ind w:firstLine="720"/>
        <w:rPr>
          <w:rFonts w:ascii="Times New Roman" w:hAnsi="Times New Roman" w:cs="Times New Roman"/>
          <w:sz w:val="24"/>
          <w:szCs w:val="24"/>
          <w:u w:val="single"/>
        </w:rPr>
      </w:pPr>
    </w:p>
    <w:p w14:paraId="3C92D5E2" w14:textId="77777777" w:rsidR="00344883" w:rsidRDefault="00344883" w:rsidP="00A526AC">
      <w:pPr>
        <w:ind w:firstLine="720"/>
        <w:rPr>
          <w:rFonts w:ascii="Times New Roman" w:hAnsi="Times New Roman" w:cs="Times New Roman"/>
          <w:sz w:val="24"/>
          <w:szCs w:val="24"/>
          <w:u w:val="single"/>
        </w:rPr>
      </w:pPr>
    </w:p>
    <w:p w14:paraId="682407EE" w14:textId="77777777" w:rsidR="00344883" w:rsidRDefault="00344883" w:rsidP="00A526AC">
      <w:pPr>
        <w:ind w:firstLine="720"/>
        <w:rPr>
          <w:rFonts w:ascii="Times New Roman" w:hAnsi="Times New Roman" w:cs="Times New Roman"/>
          <w:sz w:val="24"/>
          <w:szCs w:val="24"/>
          <w:u w:val="single"/>
        </w:rPr>
      </w:pPr>
    </w:p>
    <w:p w14:paraId="49512494" w14:textId="77777777" w:rsidR="00344883" w:rsidRDefault="00344883" w:rsidP="00A526AC">
      <w:pPr>
        <w:ind w:firstLine="720"/>
        <w:rPr>
          <w:rFonts w:ascii="Times New Roman" w:hAnsi="Times New Roman" w:cs="Times New Roman"/>
          <w:sz w:val="24"/>
          <w:szCs w:val="24"/>
          <w:u w:val="single"/>
        </w:rPr>
      </w:pPr>
    </w:p>
    <w:p w14:paraId="48F529EA" w14:textId="77777777" w:rsidR="00344883" w:rsidRDefault="00344883" w:rsidP="00A526AC">
      <w:pPr>
        <w:ind w:firstLine="720"/>
        <w:rPr>
          <w:rFonts w:ascii="Times New Roman" w:hAnsi="Times New Roman" w:cs="Times New Roman"/>
          <w:sz w:val="24"/>
          <w:szCs w:val="24"/>
          <w:u w:val="single"/>
        </w:rPr>
      </w:pPr>
    </w:p>
    <w:p w14:paraId="0055E249" w14:textId="77777777" w:rsidR="00344883" w:rsidRDefault="00344883" w:rsidP="00A526AC">
      <w:pPr>
        <w:ind w:firstLine="720"/>
        <w:rPr>
          <w:rFonts w:ascii="Times New Roman" w:hAnsi="Times New Roman" w:cs="Times New Roman"/>
          <w:sz w:val="24"/>
          <w:szCs w:val="24"/>
          <w:u w:val="single"/>
        </w:rPr>
      </w:pPr>
    </w:p>
    <w:p w14:paraId="79D6A9B0" w14:textId="77777777" w:rsidR="00344883" w:rsidRDefault="00344883" w:rsidP="00A526AC">
      <w:pPr>
        <w:ind w:firstLine="720"/>
        <w:rPr>
          <w:rFonts w:ascii="Times New Roman" w:hAnsi="Times New Roman" w:cs="Times New Roman"/>
          <w:sz w:val="24"/>
          <w:szCs w:val="24"/>
          <w:u w:val="single"/>
        </w:rPr>
      </w:pPr>
    </w:p>
    <w:p w14:paraId="3B38B45C" w14:textId="77777777" w:rsidR="00344883" w:rsidRPr="00A827EA" w:rsidRDefault="00344883" w:rsidP="00A526AC">
      <w:pPr>
        <w:ind w:firstLine="720"/>
        <w:rPr>
          <w:rFonts w:ascii="Times New Roman" w:hAnsi="Times New Roman" w:cs="Times New Roman"/>
          <w:sz w:val="24"/>
          <w:szCs w:val="24"/>
          <w:u w:val="single"/>
        </w:rPr>
      </w:pPr>
    </w:p>
    <w:p w14:paraId="096BF32F"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132FD71C" w14:textId="77777777" w:rsidTr="00344883">
        <w:tc>
          <w:tcPr>
            <w:tcW w:w="2254" w:type="dxa"/>
          </w:tcPr>
          <w:p w14:paraId="0D5D09A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4548DCC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174AC19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29F0BA8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6FDDB0AB" w14:textId="77777777" w:rsidTr="00344883">
        <w:tc>
          <w:tcPr>
            <w:tcW w:w="2254" w:type="dxa"/>
          </w:tcPr>
          <w:p w14:paraId="2D5C046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14:paraId="3E216B8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14:paraId="23264BB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question</w:t>
            </w:r>
          </w:p>
        </w:tc>
        <w:tc>
          <w:tcPr>
            <w:tcW w:w="2248" w:type="dxa"/>
          </w:tcPr>
          <w:p w14:paraId="0F3498FC" w14:textId="77777777" w:rsidR="00A526AC" w:rsidRPr="00A827EA" w:rsidRDefault="00A526AC" w:rsidP="00227AD4">
            <w:pPr>
              <w:rPr>
                <w:rFonts w:ascii="Times New Roman" w:hAnsi="Times New Roman" w:cs="Times New Roman"/>
                <w:sz w:val="24"/>
                <w:szCs w:val="24"/>
              </w:rPr>
            </w:pPr>
          </w:p>
        </w:tc>
      </w:tr>
      <w:tr w:rsidR="00A526AC" w:rsidRPr="00A827EA" w14:paraId="6EFD3C7E" w14:textId="77777777" w:rsidTr="00344883">
        <w:tc>
          <w:tcPr>
            <w:tcW w:w="2254" w:type="dxa"/>
          </w:tcPr>
          <w:p w14:paraId="26CF880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14:paraId="02A1802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14:paraId="08BF3B2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 of 1+1 is 2.</w:t>
            </w:r>
          </w:p>
        </w:tc>
        <w:tc>
          <w:tcPr>
            <w:tcW w:w="2248" w:type="dxa"/>
          </w:tcPr>
          <w:p w14:paraId="2B4E1EB8" w14:textId="77777777" w:rsidR="00A526AC" w:rsidRPr="00A827EA" w:rsidRDefault="00A526AC" w:rsidP="00227AD4">
            <w:pPr>
              <w:rPr>
                <w:rFonts w:ascii="Times New Roman" w:hAnsi="Times New Roman" w:cs="Times New Roman"/>
                <w:sz w:val="24"/>
                <w:szCs w:val="24"/>
              </w:rPr>
            </w:pPr>
          </w:p>
        </w:tc>
      </w:tr>
      <w:tr w:rsidR="00A526AC" w:rsidRPr="00A827EA" w14:paraId="52469103" w14:textId="77777777" w:rsidTr="00344883">
        <w:tc>
          <w:tcPr>
            <w:tcW w:w="2254" w:type="dxa"/>
          </w:tcPr>
          <w:p w14:paraId="04069F8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14:paraId="0D23CA8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two choices. Can be true and false is allowed.</w:t>
            </w:r>
          </w:p>
        </w:tc>
        <w:tc>
          <w:tcPr>
            <w:tcW w:w="2248" w:type="dxa"/>
          </w:tcPr>
          <w:p w14:paraId="311C680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false</w:t>
            </w:r>
          </w:p>
          <w:p w14:paraId="29CF414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 true</w:t>
            </w:r>
          </w:p>
        </w:tc>
        <w:tc>
          <w:tcPr>
            <w:tcW w:w="2248" w:type="dxa"/>
          </w:tcPr>
          <w:p w14:paraId="0F087393" w14:textId="77777777" w:rsidR="00A526AC" w:rsidRPr="00A827EA" w:rsidRDefault="00A526AC" w:rsidP="00227AD4">
            <w:pPr>
              <w:rPr>
                <w:rFonts w:ascii="Times New Roman" w:hAnsi="Times New Roman" w:cs="Times New Roman"/>
                <w:sz w:val="24"/>
                <w:szCs w:val="24"/>
              </w:rPr>
            </w:pPr>
          </w:p>
        </w:tc>
      </w:tr>
      <w:tr w:rsidR="00A526AC" w:rsidRPr="00A827EA" w14:paraId="46E8A34C" w14:textId="77777777" w:rsidTr="00344883">
        <w:tc>
          <w:tcPr>
            <w:tcW w:w="2254" w:type="dxa"/>
          </w:tcPr>
          <w:p w14:paraId="78360C48" w14:textId="77777777"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14:paraId="4C82317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14:paraId="39AFD60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14:paraId="29B2AECC" w14:textId="77777777" w:rsidR="00A526AC" w:rsidRPr="00A827EA" w:rsidRDefault="00A526AC" w:rsidP="00227AD4">
            <w:pPr>
              <w:rPr>
                <w:rFonts w:ascii="Times New Roman" w:hAnsi="Times New Roman" w:cs="Times New Roman"/>
                <w:sz w:val="24"/>
                <w:szCs w:val="24"/>
              </w:rPr>
            </w:pPr>
          </w:p>
        </w:tc>
      </w:tr>
      <w:tr w:rsidR="00270738" w:rsidRPr="00A827EA" w14:paraId="37030B49" w14:textId="77777777" w:rsidTr="00344883">
        <w:tc>
          <w:tcPr>
            <w:tcW w:w="2254" w:type="dxa"/>
          </w:tcPr>
          <w:p w14:paraId="65CD769F" w14:textId="77777777" w:rsidR="00270738" w:rsidRPr="00A827EA" w:rsidRDefault="00A77A2D" w:rsidP="00270738">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14:paraId="164C8DB4" w14:textId="77777777"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14:paraId="11E4E100" w14:textId="77777777"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14:paraId="14986FBB" w14:textId="77777777" w:rsidR="00270738" w:rsidRPr="00A827EA" w:rsidRDefault="00270738" w:rsidP="00270738">
            <w:pPr>
              <w:rPr>
                <w:rFonts w:ascii="Times New Roman" w:hAnsi="Times New Roman" w:cs="Times New Roman"/>
                <w:sz w:val="24"/>
                <w:szCs w:val="24"/>
              </w:rPr>
            </w:pPr>
          </w:p>
        </w:tc>
      </w:tr>
    </w:tbl>
    <w:p w14:paraId="0AD4CBC3" w14:textId="77777777" w:rsidR="00A526AC" w:rsidRDefault="00A526AC" w:rsidP="00A526AC">
      <w:pPr>
        <w:rPr>
          <w:rFonts w:ascii="Times New Roman" w:hAnsi="Times New Roman" w:cs="Times New Roman"/>
          <w:sz w:val="24"/>
          <w:szCs w:val="24"/>
          <w:u w:val="single"/>
        </w:rPr>
      </w:pPr>
    </w:p>
    <w:p w14:paraId="20999BF5" w14:textId="77777777" w:rsidR="0012604D" w:rsidRDefault="0012604D" w:rsidP="00A526AC">
      <w:pPr>
        <w:rPr>
          <w:rFonts w:ascii="Times New Roman" w:hAnsi="Times New Roman" w:cs="Times New Roman"/>
          <w:sz w:val="24"/>
          <w:szCs w:val="24"/>
          <w:u w:val="single"/>
        </w:rPr>
      </w:pPr>
    </w:p>
    <w:p w14:paraId="4000CE9C" w14:textId="77777777" w:rsidR="0012604D" w:rsidRDefault="0012604D" w:rsidP="00A526AC">
      <w:pPr>
        <w:rPr>
          <w:rFonts w:ascii="Times New Roman" w:hAnsi="Times New Roman" w:cs="Times New Roman"/>
          <w:sz w:val="24"/>
          <w:szCs w:val="24"/>
          <w:u w:val="single"/>
        </w:rPr>
      </w:pPr>
    </w:p>
    <w:p w14:paraId="7A0310E2" w14:textId="77777777" w:rsidR="0012604D" w:rsidRDefault="0012604D" w:rsidP="00A526AC">
      <w:pPr>
        <w:rPr>
          <w:rFonts w:ascii="Times New Roman" w:hAnsi="Times New Roman" w:cs="Times New Roman"/>
          <w:sz w:val="24"/>
          <w:szCs w:val="24"/>
          <w:u w:val="single"/>
        </w:rPr>
      </w:pPr>
    </w:p>
    <w:p w14:paraId="62ABA29D" w14:textId="77777777" w:rsidR="00344883" w:rsidRDefault="00344883" w:rsidP="00A526AC">
      <w:pPr>
        <w:rPr>
          <w:rFonts w:ascii="Times New Roman" w:hAnsi="Times New Roman" w:cs="Times New Roman"/>
          <w:sz w:val="24"/>
          <w:szCs w:val="24"/>
          <w:u w:val="single"/>
        </w:rPr>
      </w:pPr>
    </w:p>
    <w:p w14:paraId="6D8A4C41" w14:textId="77777777" w:rsidR="00344883" w:rsidRDefault="00344883" w:rsidP="00A526AC">
      <w:pPr>
        <w:rPr>
          <w:rFonts w:ascii="Times New Roman" w:hAnsi="Times New Roman" w:cs="Times New Roman"/>
          <w:sz w:val="24"/>
          <w:szCs w:val="24"/>
          <w:u w:val="single"/>
        </w:rPr>
      </w:pPr>
    </w:p>
    <w:p w14:paraId="6D9C570A" w14:textId="77777777" w:rsidR="00344883" w:rsidRDefault="00344883" w:rsidP="00A526AC">
      <w:pPr>
        <w:rPr>
          <w:rFonts w:ascii="Times New Roman" w:hAnsi="Times New Roman" w:cs="Times New Roman"/>
          <w:sz w:val="24"/>
          <w:szCs w:val="24"/>
          <w:u w:val="single"/>
        </w:rPr>
      </w:pPr>
    </w:p>
    <w:p w14:paraId="21C41D89" w14:textId="77777777" w:rsidR="00344883" w:rsidRDefault="00344883" w:rsidP="00A526AC">
      <w:pPr>
        <w:rPr>
          <w:rFonts w:ascii="Times New Roman" w:hAnsi="Times New Roman" w:cs="Times New Roman"/>
          <w:sz w:val="24"/>
          <w:szCs w:val="24"/>
          <w:u w:val="single"/>
        </w:rPr>
      </w:pPr>
    </w:p>
    <w:p w14:paraId="7BADD0D4" w14:textId="77777777" w:rsidR="00344883" w:rsidRDefault="00344883" w:rsidP="00A526AC">
      <w:pPr>
        <w:rPr>
          <w:rFonts w:ascii="Times New Roman" w:hAnsi="Times New Roman" w:cs="Times New Roman"/>
          <w:sz w:val="24"/>
          <w:szCs w:val="24"/>
          <w:u w:val="single"/>
        </w:rPr>
      </w:pPr>
    </w:p>
    <w:p w14:paraId="563160D5" w14:textId="77777777" w:rsidR="00344883" w:rsidRDefault="00344883" w:rsidP="00A526AC">
      <w:pPr>
        <w:rPr>
          <w:rFonts w:ascii="Times New Roman" w:hAnsi="Times New Roman" w:cs="Times New Roman"/>
          <w:sz w:val="24"/>
          <w:szCs w:val="24"/>
          <w:u w:val="single"/>
        </w:rPr>
      </w:pPr>
    </w:p>
    <w:p w14:paraId="3F5CA31F" w14:textId="77777777" w:rsidR="00344883" w:rsidRDefault="00344883" w:rsidP="00A526AC">
      <w:pPr>
        <w:rPr>
          <w:rFonts w:ascii="Times New Roman" w:hAnsi="Times New Roman" w:cs="Times New Roman"/>
          <w:sz w:val="24"/>
          <w:szCs w:val="24"/>
          <w:u w:val="single"/>
        </w:rPr>
      </w:pPr>
    </w:p>
    <w:p w14:paraId="5FEAAAA3" w14:textId="77777777" w:rsidR="00344883" w:rsidRDefault="00344883" w:rsidP="00A526AC">
      <w:pPr>
        <w:rPr>
          <w:rFonts w:ascii="Times New Roman" w:hAnsi="Times New Roman" w:cs="Times New Roman"/>
          <w:sz w:val="24"/>
          <w:szCs w:val="24"/>
          <w:u w:val="single"/>
        </w:rPr>
      </w:pPr>
    </w:p>
    <w:p w14:paraId="48A108E7" w14:textId="77777777" w:rsidR="00344883" w:rsidRPr="00A827EA" w:rsidRDefault="00344883" w:rsidP="00A526AC">
      <w:pPr>
        <w:rPr>
          <w:rFonts w:ascii="Times New Roman" w:hAnsi="Times New Roman" w:cs="Times New Roman"/>
          <w:sz w:val="24"/>
          <w:szCs w:val="24"/>
          <w:u w:val="single"/>
        </w:rPr>
      </w:pPr>
    </w:p>
    <w:p w14:paraId="64DF7004"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Short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5D919E15" w14:textId="77777777" w:rsidTr="00344883">
        <w:tc>
          <w:tcPr>
            <w:tcW w:w="2254" w:type="dxa"/>
          </w:tcPr>
          <w:p w14:paraId="6AD92B1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2856B87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21EFA68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01D4D8E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1280B1D7" w14:textId="77777777" w:rsidTr="00344883">
        <w:tc>
          <w:tcPr>
            <w:tcW w:w="2254" w:type="dxa"/>
          </w:tcPr>
          <w:p w14:paraId="366A841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14:paraId="2F5B406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14:paraId="5AC175A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48" w:type="dxa"/>
          </w:tcPr>
          <w:p w14:paraId="4ACC164F" w14:textId="77777777" w:rsidR="00A526AC" w:rsidRPr="00A827EA" w:rsidRDefault="00A526AC" w:rsidP="00227AD4">
            <w:pPr>
              <w:rPr>
                <w:rFonts w:ascii="Times New Roman" w:hAnsi="Times New Roman" w:cs="Times New Roman"/>
                <w:sz w:val="24"/>
                <w:szCs w:val="24"/>
              </w:rPr>
            </w:pPr>
          </w:p>
        </w:tc>
      </w:tr>
      <w:tr w:rsidR="00A526AC" w:rsidRPr="00A827EA" w14:paraId="0A50CC8A" w14:textId="77777777" w:rsidTr="00344883">
        <w:tc>
          <w:tcPr>
            <w:tcW w:w="2254" w:type="dxa"/>
          </w:tcPr>
          <w:p w14:paraId="6E33301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14:paraId="3CC9AC6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14:paraId="1FE83D4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 You must explain how to find the answer.</w:t>
            </w:r>
          </w:p>
        </w:tc>
        <w:tc>
          <w:tcPr>
            <w:tcW w:w="2248" w:type="dxa"/>
          </w:tcPr>
          <w:p w14:paraId="2B843778" w14:textId="77777777" w:rsidR="00A526AC" w:rsidRPr="00A827EA" w:rsidRDefault="00A526AC" w:rsidP="00227AD4">
            <w:pPr>
              <w:rPr>
                <w:rFonts w:ascii="Times New Roman" w:hAnsi="Times New Roman" w:cs="Times New Roman"/>
                <w:sz w:val="24"/>
                <w:szCs w:val="24"/>
              </w:rPr>
            </w:pPr>
          </w:p>
        </w:tc>
      </w:tr>
      <w:tr w:rsidR="00270738" w:rsidRPr="00A827EA" w14:paraId="68EAD8A1" w14:textId="77777777" w:rsidTr="00344883">
        <w:tc>
          <w:tcPr>
            <w:tcW w:w="2254" w:type="dxa"/>
          </w:tcPr>
          <w:p w14:paraId="58C38AB8" w14:textId="77777777" w:rsidR="00270738" w:rsidRPr="00A827EA" w:rsidRDefault="00A77A2D" w:rsidP="00270738">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14:paraId="60ADA4B6" w14:textId="77777777"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14:paraId="0094BB3A" w14:textId="77777777" w:rsidR="00270738" w:rsidRPr="00A827EA" w:rsidRDefault="00270738" w:rsidP="00270738">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14:paraId="64DF6321" w14:textId="77777777" w:rsidR="00270738" w:rsidRPr="00A827EA" w:rsidRDefault="00270738" w:rsidP="00270738">
            <w:pPr>
              <w:rPr>
                <w:rFonts w:ascii="Times New Roman" w:hAnsi="Times New Roman" w:cs="Times New Roman"/>
                <w:sz w:val="24"/>
                <w:szCs w:val="24"/>
              </w:rPr>
            </w:pPr>
          </w:p>
        </w:tc>
      </w:tr>
    </w:tbl>
    <w:p w14:paraId="14859685" w14:textId="77777777" w:rsidR="00A526AC" w:rsidRPr="00A827EA" w:rsidRDefault="00A526AC" w:rsidP="00A526AC">
      <w:pPr>
        <w:rPr>
          <w:rFonts w:ascii="Times New Roman" w:hAnsi="Times New Roman" w:cs="Times New Roman"/>
          <w:sz w:val="24"/>
          <w:szCs w:val="24"/>
          <w:u w:val="single"/>
        </w:rPr>
      </w:pPr>
    </w:p>
    <w:p w14:paraId="63EC33B9" w14:textId="77777777" w:rsidR="000D2048" w:rsidRPr="00A827EA" w:rsidRDefault="000D2048" w:rsidP="00A526AC">
      <w:pPr>
        <w:rPr>
          <w:rFonts w:ascii="Times New Roman" w:hAnsi="Times New Roman" w:cs="Times New Roman"/>
          <w:sz w:val="24"/>
          <w:szCs w:val="24"/>
          <w:u w:val="single"/>
        </w:rPr>
      </w:pPr>
    </w:p>
    <w:p w14:paraId="77891E04"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6251692D" w14:textId="77777777"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14:paraId="683CC893" w14:textId="77777777"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7EE79873" w14:textId="77777777"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15D066F2" w14:textId="77777777"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770A0C6E" w14:textId="77777777"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14:paraId="578BD2D8" w14:textId="77777777"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2A247E1D" w14:textId="77777777"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5506E99D" w14:textId="77777777"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submits addition</w:t>
      </w:r>
      <w:r w:rsidRPr="00A827EA">
        <w:rPr>
          <w:rFonts w:ascii="Times New Roman" w:hAnsi="Times New Roman" w:cs="Times New Roman"/>
          <w:sz w:val="24"/>
          <w:szCs w:val="24"/>
        </w:rPr>
        <w:t xml:space="preserve"> testing form.</w:t>
      </w:r>
    </w:p>
    <w:p w14:paraId="053D0607" w14:textId="77777777"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testing information which consist </w:t>
      </w:r>
      <w:r w:rsidR="00B64E9B">
        <w:rPr>
          <w:rFonts w:ascii="Times New Roman" w:hAnsi="Times New Roman" w:cs="Times New Roman"/>
          <w:sz w:val="24"/>
          <w:szCs w:val="24"/>
        </w:rPr>
        <w:t xml:space="preserve">testing name, </w:t>
      </w:r>
      <w:r>
        <w:rPr>
          <w:rFonts w:ascii="Times New Roman" w:hAnsi="Times New Roman" w:cs="Times New Roman"/>
          <w:sz w:val="24"/>
          <w:szCs w:val="24"/>
        </w:rPr>
        <w:t xml:space="preserve">a </w:t>
      </w:r>
      <w:r w:rsidRPr="00A827EA">
        <w:rPr>
          <w:rFonts w:ascii="Times New Roman" w:hAnsi="Times New Roman" w:cs="Times New Roman"/>
          <w:sz w:val="24"/>
          <w:szCs w:val="24"/>
        </w:rPr>
        <w:t>type of testing, an amount of questions,</w:t>
      </w:r>
      <w:r w:rsidR="00A77A2D" w:rsidRPr="00A77A2D">
        <w:rPr>
          <w:rFonts w:ascii="Times New Roman" w:hAnsi="Times New Roman" w:cs="Times New Roman"/>
          <w:sz w:val="24"/>
          <w:szCs w:val="24"/>
        </w:rPr>
        <w:t xml:space="preserve"> </w:t>
      </w:r>
      <w:r w:rsidR="00A77A2D">
        <w:rPr>
          <w:rFonts w:ascii="Times New Roman" w:hAnsi="Times New Roman" w:cs="Times New Roman"/>
          <w:sz w:val="24"/>
          <w:szCs w:val="24"/>
        </w:rPr>
        <w:t>a testing score,</w:t>
      </w:r>
      <w:r w:rsidRPr="00A827EA">
        <w:rPr>
          <w:rFonts w:ascii="Times New Roman" w:hAnsi="Times New Roman" w:cs="Times New Roman"/>
          <w:sz w:val="24"/>
          <w:szCs w:val="24"/>
        </w:rPr>
        <w:t xml:space="preserve"> student name, </w:t>
      </w:r>
      <w:r w:rsidR="00A77A2D">
        <w:rPr>
          <w:rFonts w:ascii="Times New Roman" w:hAnsi="Times New Roman" w:cs="Times New Roman"/>
          <w:sz w:val="24"/>
          <w:szCs w:val="24"/>
        </w:rPr>
        <w:t xml:space="preserve">a </w:t>
      </w:r>
      <w:r w:rsidRPr="00A827EA">
        <w:rPr>
          <w:rFonts w:ascii="Times New Roman" w:hAnsi="Times New Roman" w:cs="Times New Roman"/>
          <w:sz w:val="24"/>
          <w:szCs w:val="24"/>
        </w:rPr>
        <w:t xml:space="preserve">randomize order of the question status, and posting status into the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p>
    <w:p w14:paraId="111CF3CB" w14:textId="77777777"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14:paraId="1EC15D88" w14:textId="77777777"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Assign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14:paraId="7B2DF961" w14:textId="77777777"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assignment or quiz information which consist a </w:t>
      </w:r>
      <w:r w:rsidRPr="00A827EA">
        <w:rPr>
          <w:rFonts w:ascii="Times New Roman" w:hAnsi="Times New Roman" w:cs="Times New Roman"/>
          <w:sz w:val="24"/>
          <w:szCs w:val="24"/>
        </w:rPr>
        <w:t>type of question (Multiple choices), question descrip</w:t>
      </w:r>
      <w:r w:rsidR="00A77A2D">
        <w:rPr>
          <w:rFonts w:ascii="Times New Roman" w:hAnsi="Times New Roman" w:cs="Times New Roman"/>
          <w:sz w:val="24"/>
          <w:szCs w:val="24"/>
        </w:rPr>
        <w:t xml:space="preserve">tion, choice description, </w:t>
      </w:r>
      <w:r w:rsidR="006E39B0">
        <w:rPr>
          <w:rFonts w:ascii="Times New Roman" w:hAnsi="Times New Roman" w:cs="Times New Roman"/>
          <w:sz w:val="24"/>
          <w:szCs w:val="24"/>
        </w:rPr>
        <w:t>a solution</w:t>
      </w:r>
      <w:r w:rsidR="00A77A2D">
        <w:rPr>
          <w:rFonts w:ascii="Times New Roman" w:hAnsi="Times New Roman" w:cs="Times New Roman"/>
          <w:sz w:val="24"/>
          <w:szCs w:val="24"/>
        </w:rPr>
        <w:t>, and a question point</w:t>
      </w:r>
      <w:r w:rsidRPr="00A827EA">
        <w:rPr>
          <w:rFonts w:ascii="Times New Roman" w:hAnsi="Times New Roman" w:cs="Times New Roman"/>
          <w:sz w:val="24"/>
          <w:szCs w:val="24"/>
        </w:rPr>
        <w:t>.</w:t>
      </w:r>
    </w:p>
    <w:p w14:paraId="2DC4E950" w14:textId="77777777"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14:paraId="76376B44" w14:textId="77777777" w:rsidR="000D2048" w:rsidRPr="00A827EA" w:rsidRDefault="000D2048"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confirm creating testing page.</w:t>
      </w:r>
    </w:p>
    <w:p w14:paraId="471AFB4D" w14:textId="77777777" w:rsidR="00A526AC" w:rsidRPr="00050CEF"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AD64EA">
        <w:rPr>
          <w:rFonts w:ascii="Times New Roman" w:hAnsi="Times New Roman" w:cs="Times New Roman"/>
          <w:sz w:val="24"/>
          <w:szCs w:val="24"/>
        </w:rPr>
        <w:t>s</w:t>
      </w:r>
      <w:r w:rsidRPr="00A827EA">
        <w:rPr>
          <w:rFonts w:ascii="Times New Roman" w:hAnsi="Times New Roman" w:cs="Times New Roman"/>
          <w:sz w:val="24"/>
          <w:szCs w:val="24"/>
        </w:rPr>
        <w:t xml:space="preserve"> creating testing form.</w:t>
      </w:r>
    </w:p>
    <w:p w14:paraId="71278C84" w14:textId="77777777" w:rsidR="00A526AC" w:rsidRPr="00A827EA" w:rsidRDefault="00A526AC" w:rsidP="00A526AC">
      <w:pPr>
        <w:rPr>
          <w:rFonts w:ascii="Times New Roman" w:hAnsi="Times New Roman" w:cs="Times New Roman"/>
          <w:sz w:val="24"/>
          <w:szCs w:val="24"/>
        </w:rPr>
      </w:pPr>
    </w:p>
    <w:p w14:paraId="1546921A" w14:textId="77777777"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14:paraId="4F5FA385"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10</w:t>
      </w:r>
      <w:r w:rsidRPr="00A827EA">
        <w:rPr>
          <w:rFonts w:ascii="Times New Roman" w:hAnsi="Times New Roman" w:cs="Times New Roman"/>
          <w:sz w:val="24"/>
          <w:szCs w:val="24"/>
        </w:rPr>
        <w:t xml:space="preserve">A. if Lecturer input data in the wrong format, the system should provide the error message as followed: </w:t>
      </w:r>
    </w:p>
    <w:p w14:paraId="23110860" w14:textId="77777777"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amount of questions format: The error message is “Amount of questions must be number only”</w:t>
      </w:r>
    </w:p>
    <w:p w14:paraId="5F7B034B" w14:textId="77777777" w:rsidR="00A77A2D" w:rsidRPr="00A827EA" w:rsidRDefault="00A77A2D" w:rsidP="00A77A2D">
      <w:pPr>
        <w:ind w:left="720"/>
        <w:rPr>
          <w:rFonts w:ascii="Times New Roman" w:hAnsi="Times New Roman" w:cs="Times New Roman"/>
          <w:sz w:val="24"/>
          <w:szCs w:val="24"/>
        </w:rPr>
      </w:pPr>
      <w:r>
        <w:rPr>
          <w:rFonts w:ascii="Times New Roman" w:hAnsi="Times New Roman" w:cs="Times New Roman"/>
          <w:sz w:val="24"/>
          <w:szCs w:val="24"/>
        </w:rPr>
        <w:t>10B</w:t>
      </w:r>
      <w:r w:rsidRPr="00A827EA">
        <w:rPr>
          <w:rFonts w:ascii="Times New Roman" w:hAnsi="Times New Roman" w:cs="Times New Roman"/>
          <w:sz w:val="24"/>
          <w:szCs w:val="24"/>
        </w:rPr>
        <w:t xml:space="preserve">. if Lecturer input data in the wrong format, the system should provide the error message as followed: </w:t>
      </w:r>
    </w:p>
    <w:p w14:paraId="0D3A4BD6" w14:textId="77777777" w:rsidR="00A77A2D" w:rsidRPr="00A827EA" w:rsidRDefault="00A77A2D" w:rsidP="00A77A2D">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format: The error message is “</w:t>
      </w:r>
      <w:r w:rsidR="00C833C4">
        <w:rPr>
          <w:rFonts w:ascii="Times New Roman" w:hAnsi="Times New Roman" w:cs="Times New Roman"/>
          <w:sz w:val="24"/>
          <w:szCs w:val="24"/>
        </w:rPr>
        <w:t xml:space="preserve">Testing score </w:t>
      </w:r>
      <w:r w:rsidRPr="00A827EA">
        <w:rPr>
          <w:rFonts w:ascii="Times New Roman" w:hAnsi="Times New Roman" w:cs="Times New Roman"/>
          <w:sz w:val="24"/>
          <w:szCs w:val="24"/>
        </w:rPr>
        <w:t>must be number only”</w:t>
      </w:r>
    </w:p>
    <w:p w14:paraId="107C0053" w14:textId="77777777" w:rsidR="00A526AC" w:rsidRPr="00A827EA" w:rsidRDefault="00A526AC" w:rsidP="00A526AC">
      <w:pPr>
        <w:ind w:firstLine="720"/>
        <w:rPr>
          <w:rFonts w:ascii="Times New Roman" w:hAnsi="Times New Roman"/>
          <w:sz w:val="24"/>
          <w:szCs w:val="24"/>
        </w:rPr>
      </w:pPr>
    </w:p>
    <w:p w14:paraId="002530BF" w14:textId="77777777"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12</w:t>
      </w:r>
      <w:r w:rsidRPr="00A827EA">
        <w:rPr>
          <w:rFonts w:ascii="Times New Roman" w:hAnsi="Times New Roman" w:cs="Times New Roman"/>
          <w:sz w:val="24"/>
          <w:szCs w:val="24"/>
        </w:rPr>
        <w:t xml:space="preserve">A. Lecturer provides type of question is true/false question. </w:t>
      </w:r>
    </w:p>
    <w:p w14:paraId="2DCBB288" w14:textId="77777777"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question desc</w:t>
      </w:r>
      <w:r w:rsidR="00A77A2D">
        <w:rPr>
          <w:rFonts w:ascii="Times New Roman" w:hAnsi="Times New Roman" w:cs="Times New Roman"/>
          <w:sz w:val="24"/>
          <w:szCs w:val="24"/>
        </w:rPr>
        <w:t>ription, choice description,</w:t>
      </w:r>
      <w:r w:rsidRPr="00A827EA">
        <w:rPr>
          <w:rFonts w:ascii="Times New Roman" w:hAnsi="Times New Roman" w:cs="Times New Roman"/>
          <w:sz w:val="24"/>
          <w:szCs w:val="24"/>
        </w:rPr>
        <w:t xml:space="preserve"> </w:t>
      </w:r>
      <w:r w:rsidR="006E39B0">
        <w:rPr>
          <w:rFonts w:ascii="Times New Roman" w:hAnsi="Times New Roman" w:cs="Times New Roman"/>
          <w:sz w:val="24"/>
          <w:szCs w:val="24"/>
        </w:rPr>
        <w:t>a solution</w:t>
      </w:r>
      <w:r w:rsidR="00A77A2D">
        <w:rPr>
          <w:rFonts w:ascii="Times New Roman" w:hAnsi="Times New Roman" w:cs="Times New Roman"/>
          <w:sz w:val="24"/>
          <w:szCs w:val="24"/>
        </w:rPr>
        <w:t>, and a question point</w:t>
      </w:r>
      <w:r w:rsidRPr="00A827EA">
        <w:rPr>
          <w:rFonts w:ascii="Times New Roman" w:hAnsi="Times New Roman" w:cs="Times New Roman"/>
          <w:sz w:val="24"/>
          <w:szCs w:val="24"/>
        </w:rPr>
        <w:t>.</w:t>
      </w:r>
    </w:p>
    <w:p w14:paraId="7A8CC626" w14:textId="77777777" w:rsidR="00A77A2D" w:rsidRPr="00A77A2D" w:rsidRDefault="00A526AC" w:rsidP="00A77A2D">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14:paraId="059A979E" w14:textId="77777777"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Flow</w:t>
      </w:r>
      <w:r w:rsidR="00AD58A9">
        <w:rPr>
          <w:rFonts w:ascii="Times New Roman" w:hAnsi="Times New Roman" w:cs="Times New Roman"/>
          <w:sz w:val="24"/>
          <w:szCs w:val="24"/>
        </w:rPr>
        <w:t xml:space="preserve"> of execution resumes to step 14</w:t>
      </w:r>
      <w:r w:rsidRPr="00A827EA">
        <w:rPr>
          <w:rFonts w:ascii="Times New Roman" w:hAnsi="Times New Roman" w:cs="Times New Roman"/>
          <w:sz w:val="24"/>
          <w:szCs w:val="24"/>
        </w:rPr>
        <w:t>.</w:t>
      </w:r>
    </w:p>
    <w:p w14:paraId="16B74CF6" w14:textId="77777777" w:rsidR="00A526AC" w:rsidRPr="00A827EA" w:rsidRDefault="00A526AC" w:rsidP="00A526AC">
      <w:pPr>
        <w:ind w:left="1800"/>
        <w:contextualSpacing/>
        <w:rPr>
          <w:rFonts w:ascii="Times New Roman" w:hAnsi="Times New Roman" w:cs="Times New Roman"/>
          <w:sz w:val="24"/>
          <w:szCs w:val="24"/>
        </w:rPr>
      </w:pPr>
    </w:p>
    <w:p w14:paraId="11103490" w14:textId="77777777"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12B</w:t>
      </w:r>
      <w:r w:rsidRPr="00A827EA">
        <w:rPr>
          <w:rFonts w:ascii="Times New Roman" w:hAnsi="Times New Roman" w:cs="Times New Roman"/>
          <w:sz w:val="24"/>
          <w:szCs w:val="24"/>
        </w:rPr>
        <w:t xml:space="preserve">. Lecturer provides type of question is short answer. </w:t>
      </w:r>
    </w:p>
    <w:p w14:paraId="35BD3ED2" w14:textId="77777777" w:rsidR="00A526AC" w:rsidRPr="00A77A2D" w:rsidRDefault="00A526AC" w:rsidP="00A77A2D">
      <w:pPr>
        <w:numPr>
          <w:ilvl w:val="0"/>
          <w:numId w:val="5"/>
        </w:numPr>
        <w:rPr>
          <w:rFonts w:ascii="Times New Roman" w:hAnsi="Times New Roman" w:cs="Times New Roman"/>
          <w:sz w:val="24"/>
          <w:szCs w:val="24"/>
        </w:rPr>
      </w:pPr>
      <w:r w:rsidRPr="00A77A2D">
        <w:rPr>
          <w:rFonts w:ascii="Times New Roman" w:hAnsi="Times New Roman" w:cs="Times New Roman"/>
          <w:sz w:val="24"/>
          <w:szCs w:val="24"/>
        </w:rPr>
        <w:t>Lecturer provides question description</w:t>
      </w:r>
      <w:r w:rsidR="00A77A2D" w:rsidRPr="00A77A2D">
        <w:rPr>
          <w:rFonts w:ascii="Times New Roman" w:hAnsi="Times New Roman" w:cs="Times New Roman"/>
          <w:sz w:val="24"/>
          <w:szCs w:val="24"/>
        </w:rPr>
        <w:t>, and a question point.</w:t>
      </w:r>
    </w:p>
    <w:p w14:paraId="381FD535" w14:textId="77777777" w:rsidR="00A526AC" w:rsidRPr="00A77A2D" w:rsidRDefault="00A526AC" w:rsidP="00A77A2D">
      <w:pPr>
        <w:numPr>
          <w:ilvl w:val="0"/>
          <w:numId w:val="5"/>
        </w:numPr>
        <w:rPr>
          <w:rFonts w:ascii="Times New Roman" w:hAnsi="Times New Roman" w:cs="Times New Roman"/>
          <w:sz w:val="24"/>
          <w:szCs w:val="24"/>
        </w:rPr>
      </w:pPr>
      <w:r w:rsidRPr="00A77A2D">
        <w:rPr>
          <w:rFonts w:ascii="Times New Roman" w:hAnsi="Times New Roman" w:cs="Times New Roman"/>
          <w:sz w:val="24"/>
          <w:szCs w:val="24"/>
        </w:rPr>
        <w:t>Lecturer submits assignment or quiz information into mobile application.</w:t>
      </w:r>
    </w:p>
    <w:p w14:paraId="384320B4" w14:textId="77777777" w:rsidR="00A526AC" w:rsidRPr="00A77A2D" w:rsidRDefault="00A526AC" w:rsidP="00A77A2D">
      <w:pPr>
        <w:numPr>
          <w:ilvl w:val="0"/>
          <w:numId w:val="5"/>
        </w:numPr>
        <w:rPr>
          <w:rFonts w:ascii="Times New Roman" w:hAnsi="Times New Roman" w:cs="Times New Roman"/>
          <w:sz w:val="24"/>
          <w:szCs w:val="24"/>
        </w:rPr>
      </w:pPr>
      <w:r w:rsidRPr="00A77A2D">
        <w:rPr>
          <w:rFonts w:ascii="Times New Roman" w:hAnsi="Times New Roman" w:cs="Times New Roman"/>
          <w:sz w:val="24"/>
          <w:szCs w:val="24"/>
        </w:rPr>
        <w:t>Flow</w:t>
      </w:r>
      <w:r w:rsidR="00AD58A9">
        <w:rPr>
          <w:rFonts w:ascii="Times New Roman" w:hAnsi="Times New Roman" w:cs="Times New Roman"/>
          <w:sz w:val="24"/>
          <w:szCs w:val="24"/>
        </w:rPr>
        <w:t xml:space="preserve"> of execution resumes to step 14</w:t>
      </w:r>
      <w:r w:rsidRPr="00A77A2D">
        <w:rPr>
          <w:rFonts w:ascii="Times New Roman" w:hAnsi="Times New Roman" w:cs="Times New Roman"/>
          <w:sz w:val="24"/>
          <w:szCs w:val="24"/>
        </w:rPr>
        <w:t>.</w:t>
      </w:r>
    </w:p>
    <w:p w14:paraId="024A7A0D" w14:textId="77777777" w:rsidR="00A526AC" w:rsidRPr="00A827EA" w:rsidRDefault="00A526AC" w:rsidP="00A526AC">
      <w:pPr>
        <w:rPr>
          <w:rFonts w:ascii="Times New Roman" w:hAnsi="Times New Roman" w:cs="Times New Roman"/>
          <w:sz w:val="24"/>
          <w:szCs w:val="24"/>
        </w:rPr>
      </w:pPr>
    </w:p>
    <w:p w14:paraId="7E390455"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13</w:t>
      </w:r>
      <w:r w:rsidRPr="00A827EA">
        <w:rPr>
          <w:rFonts w:ascii="Times New Roman" w:hAnsi="Times New Roman" w:cs="Times New Roman"/>
          <w:sz w:val="24"/>
          <w:szCs w:val="24"/>
        </w:rPr>
        <w:t>A if Lecturer input data in the wrong for</w:t>
      </w:r>
      <w:r>
        <w:rPr>
          <w:rFonts w:ascii="Times New Roman" w:hAnsi="Times New Roman" w:cs="Times New Roman"/>
          <w:sz w:val="24"/>
          <w:szCs w:val="24"/>
        </w:rPr>
        <w:t>mat in multiple choices answer</w:t>
      </w:r>
      <w:r w:rsidRPr="00A827EA">
        <w:rPr>
          <w:rFonts w:ascii="Times New Roman" w:hAnsi="Times New Roman" w:cs="Times New Roman"/>
          <w:sz w:val="24"/>
          <w:szCs w:val="24"/>
        </w:rPr>
        <w:t xml:space="preserve"> the system should provide the error message as followed: </w:t>
      </w:r>
    </w:p>
    <w:p w14:paraId="6C683940" w14:textId="77777777"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is “Answer must be a, b, c, and d only”</w:t>
      </w:r>
    </w:p>
    <w:p w14:paraId="75692D47" w14:textId="77777777" w:rsidR="00A526AC" w:rsidRDefault="00A526AC" w:rsidP="00A526AC">
      <w:pPr>
        <w:ind w:left="1440"/>
        <w:contextualSpacing/>
        <w:rPr>
          <w:rFonts w:ascii="Times New Roman" w:hAnsi="Times New Roman" w:cs="Times New Roman"/>
          <w:sz w:val="24"/>
          <w:szCs w:val="24"/>
        </w:rPr>
      </w:pPr>
    </w:p>
    <w:p w14:paraId="5EFB05AF"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13B</w:t>
      </w:r>
      <w:r w:rsidRPr="00A827EA">
        <w:rPr>
          <w:rFonts w:ascii="Times New Roman" w:hAnsi="Times New Roman" w:cs="Times New Roman"/>
          <w:sz w:val="24"/>
          <w:szCs w:val="24"/>
        </w:rPr>
        <w:t xml:space="preserve"> if Lecturer input data in the wrong for</w:t>
      </w:r>
      <w:r>
        <w:rPr>
          <w:rFonts w:ascii="Times New Roman" w:hAnsi="Times New Roman" w:cs="Times New Roman"/>
          <w:sz w:val="24"/>
          <w:szCs w:val="24"/>
        </w:rPr>
        <w:t>mat in true/false answer</w:t>
      </w:r>
      <w:r w:rsidRPr="00A827EA">
        <w:rPr>
          <w:rFonts w:ascii="Times New Roman" w:hAnsi="Times New Roman" w:cs="Times New Roman"/>
          <w:sz w:val="24"/>
          <w:szCs w:val="24"/>
        </w:rPr>
        <w:t xml:space="preserve"> the system should provide the error message as followed: </w:t>
      </w:r>
    </w:p>
    <w:p w14:paraId="5F160561" w14:textId="77777777"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w:t>
      </w:r>
      <w:r>
        <w:rPr>
          <w:rFonts w:ascii="Times New Roman" w:hAnsi="Times New Roman" w:cs="Times New Roman"/>
          <w:sz w:val="24"/>
          <w:szCs w:val="24"/>
        </w:rPr>
        <w:t>s “Answer must be a and b</w:t>
      </w:r>
      <w:r w:rsidRPr="00A827EA">
        <w:rPr>
          <w:rFonts w:ascii="Times New Roman" w:hAnsi="Times New Roman" w:cs="Times New Roman"/>
          <w:sz w:val="24"/>
          <w:szCs w:val="24"/>
        </w:rPr>
        <w:t xml:space="preserve"> only”</w:t>
      </w:r>
    </w:p>
    <w:p w14:paraId="6AD94F46" w14:textId="77777777" w:rsidR="00A77A2D" w:rsidRPr="00A827EA" w:rsidRDefault="00A77A2D" w:rsidP="00A77A2D">
      <w:pPr>
        <w:ind w:left="720"/>
        <w:rPr>
          <w:rFonts w:ascii="Times New Roman" w:hAnsi="Times New Roman" w:cs="Times New Roman"/>
          <w:sz w:val="24"/>
          <w:szCs w:val="24"/>
        </w:rPr>
      </w:pPr>
      <w:r>
        <w:rPr>
          <w:rFonts w:ascii="Times New Roman" w:hAnsi="Times New Roman" w:cs="Times New Roman"/>
          <w:sz w:val="24"/>
          <w:szCs w:val="24"/>
        </w:rPr>
        <w:t>13C</w:t>
      </w:r>
      <w:r w:rsidRPr="00A827EA">
        <w:rPr>
          <w:rFonts w:ascii="Times New Roman" w:hAnsi="Times New Roman" w:cs="Times New Roman"/>
          <w:sz w:val="24"/>
          <w:szCs w:val="24"/>
        </w:rPr>
        <w:t xml:space="preserve">. if Lecturer input data in the wrong format, the system should provide the error message as followed: </w:t>
      </w:r>
    </w:p>
    <w:p w14:paraId="2DC325FE" w14:textId="77777777" w:rsidR="00A77A2D" w:rsidRPr="00C833C4" w:rsidRDefault="00A77A2D" w:rsidP="00C833C4">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format: The error message is “</w:t>
      </w:r>
      <w:r w:rsidR="00C833C4">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w:t>
      </w:r>
    </w:p>
    <w:p w14:paraId="32955AF7" w14:textId="77777777" w:rsidR="00A526AC" w:rsidRDefault="00A526AC" w:rsidP="00A526AC">
      <w:pPr>
        <w:rPr>
          <w:rFonts w:ascii="Times New Roman" w:hAnsi="Times New Roman" w:cs="Times New Roman"/>
          <w:sz w:val="24"/>
          <w:szCs w:val="24"/>
        </w:rPr>
      </w:pPr>
    </w:p>
    <w:p w14:paraId="26CF7978" w14:textId="77777777" w:rsidR="00C833C4" w:rsidRDefault="00C833C4" w:rsidP="00A526AC">
      <w:pPr>
        <w:rPr>
          <w:rFonts w:ascii="Times New Roman" w:hAnsi="Times New Roman" w:cs="Times New Roman"/>
          <w:sz w:val="24"/>
          <w:szCs w:val="24"/>
        </w:rPr>
      </w:pPr>
    </w:p>
    <w:p w14:paraId="0073ABDE" w14:textId="77777777" w:rsidR="00C833C4" w:rsidRPr="00A827EA" w:rsidRDefault="00C833C4" w:rsidP="00A526AC">
      <w:pPr>
        <w:rPr>
          <w:rFonts w:ascii="Times New Roman" w:hAnsi="Times New Roman" w:cs="Times New Roman"/>
          <w:sz w:val="24"/>
          <w:szCs w:val="24"/>
        </w:rPr>
      </w:pPr>
    </w:p>
    <w:p w14:paraId="70950AC2" w14:textId="77777777" w:rsidR="00A526AC" w:rsidRPr="00A827EA" w:rsidRDefault="00AD58A9" w:rsidP="00A526AC">
      <w:pPr>
        <w:ind w:left="720"/>
        <w:rPr>
          <w:rFonts w:ascii="Times New Roman" w:hAnsi="Times New Roman" w:cs="Times New Roman"/>
          <w:sz w:val="24"/>
          <w:szCs w:val="24"/>
        </w:rPr>
      </w:pPr>
      <w:r>
        <w:rPr>
          <w:rFonts w:ascii="Times New Roman" w:hAnsi="Times New Roman" w:cs="Times New Roman"/>
          <w:sz w:val="24"/>
          <w:szCs w:val="24"/>
        </w:rPr>
        <w:t>15</w:t>
      </w:r>
      <w:r w:rsidR="00A526AC" w:rsidRPr="00A827EA">
        <w:rPr>
          <w:rFonts w:ascii="Times New Roman" w:hAnsi="Times New Roman" w:cs="Times New Roman"/>
          <w:sz w:val="24"/>
          <w:szCs w:val="24"/>
        </w:rPr>
        <w:t>A if Lecturer creates a quiz is completed, the system should provide the Successful massage as followed:</w:t>
      </w:r>
    </w:p>
    <w:p w14:paraId="20CAADA4" w14:textId="77777777"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 “Creating Quiz Successful” message.</w:t>
      </w:r>
    </w:p>
    <w:p w14:paraId="1A7420A8" w14:textId="77777777" w:rsidR="00A526AC" w:rsidRDefault="00A526AC" w:rsidP="00A526AC">
      <w:pPr>
        <w:ind w:left="1080"/>
        <w:contextualSpacing/>
        <w:rPr>
          <w:rFonts w:ascii="Times New Roman" w:hAnsi="Times New Roman" w:cs="Times New Roman"/>
          <w:sz w:val="24"/>
          <w:szCs w:val="24"/>
        </w:rPr>
      </w:pPr>
    </w:p>
    <w:p w14:paraId="741589B8"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 xml:space="preserve">15B if Lecturer creates an assignment </w:t>
      </w:r>
      <w:r w:rsidRPr="00A827EA">
        <w:rPr>
          <w:rFonts w:ascii="Times New Roman" w:hAnsi="Times New Roman" w:cs="Times New Roman"/>
          <w:sz w:val="24"/>
          <w:szCs w:val="24"/>
        </w:rPr>
        <w:t>is completed, the system should provide the Successful massage as followed:</w:t>
      </w:r>
    </w:p>
    <w:p w14:paraId="79515CFD" w14:textId="77777777" w:rsidR="00A526AC" w:rsidRPr="005F69A8"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display “Creating </w:t>
      </w:r>
      <w:r>
        <w:rPr>
          <w:rFonts w:ascii="Times New Roman" w:hAnsi="Times New Roman" w:cs="Times New Roman"/>
          <w:sz w:val="24"/>
          <w:szCs w:val="24"/>
        </w:rPr>
        <w:t>Assignment</w:t>
      </w:r>
      <w:r w:rsidRPr="00A827EA">
        <w:rPr>
          <w:rFonts w:ascii="Times New Roman" w:hAnsi="Times New Roman" w:cs="Times New Roman"/>
          <w:sz w:val="24"/>
          <w:szCs w:val="24"/>
        </w:rPr>
        <w:t xml:space="preserve"> Successful” message.</w:t>
      </w:r>
    </w:p>
    <w:p w14:paraId="41694D92" w14:textId="77777777" w:rsidR="00A526AC" w:rsidRPr="00A827EA" w:rsidRDefault="00A526AC" w:rsidP="00A526AC">
      <w:pPr>
        <w:ind w:left="1440"/>
        <w:contextualSpacing/>
        <w:rPr>
          <w:rFonts w:ascii="Times New Roman" w:hAnsi="Times New Roman" w:cs="Times New Roman"/>
          <w:sz w:val="24"/>
          <w:szCs w:val="24"/>
        </w:rPr>
      </w:pPr>
    </w:p>
    <w:p w14:paraId="7FD1B706" w14:textId="77777777" w:rsidR="00A526AC" w:rsidRPr="00A827EA" w:rsidRDefault="00A526AC" w:rsidP="00A526AC">
      <w:pPr>
        <w:ind w:left="720"/>
        <w:contextualSpacing/>
        <w:rPr>
          <w:rFonts w:ascii="Times New Roman" w:hAnsi="Times New Roman" w:cs="Times New Roman"/>
          <w:sz w:val="24"/>
          <w:szCs w:val="24"/>
        </w:rPr>
      </w:pPr>
    </w:p>
    <w:p w14:paraId="2B674AFB" w14:textId="77777777" w:rsidR="00A526AC" w:rsidRPr="00A827EA" w:rsidRDefault="00A526AC" w:rsidP="00A526AC">
      <w:pPr>
        <w:ind w:left="720"/>
        <w:contextualSpacing/>
        <w:rPr>
          <w:rFonts w:ascii="Times New Roman" w:hAnsi="Times New Roman" w:cs="Times New Roman"/>
          <w:sz w:val="24"/>
          <w:szCs w:val="24"/>
        </w:rPr>
      </w:pPr>
    </w:p>
    <w:p w14:paraId="34B444F1" w14:textId="77777777" w:rsidR="00A526AC" w:rsidRDefault="00A526AC" w:rsidP="00A526AC">
      <w:pPr>
        <w:rPr>
          <w:rFonts w:ascii="Times New Roman" w:hAnsi="Times New Roman" w:cs="Times New Roman"/>
          <w:sz w:val="24"/>
          <w:szCs w:val="24"/>
        </w:rPr>
      </w:pPr>
    </w:p>
    <w:p w14:paraId="02C5AF84" w14:textId="77777777" w:rsidR="00A526AC" w:rsidRPr="00CE3566" w:rsidRDefault="00A526AC" w:rsidP="00C54831">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3E3975">
        <w:rPr>
          <w:rFonts w:ascii="Times New Roman" w:hAnsi="Times New Roman" w:cs="Times New Roman"/>
          <w:b/>
          <w:bCs/>
          <w:sz w:val="29"/>
          <w:szCs w:val="29"/>
        </w:rPr>
        <w:t xml:space="preserve">uirement Specification of URS </w:t>
      </w:r>
      <w:r w:rsidR="00B13768">
        <w:rPr>
          <w:rFonts w:ascii="Times New Roman" w:hAnsi="Times New Roman" w:cs="Times New Roman"/>
          <w:b/>
          <w:bCs/>
          <w:sz w:val="29"/>
          <w:szCs w:val="29"/>
        </w:rPr>
        <w:t>9</w:t>
      </w:r>
      <w:r w:rsidR="003E3975">
        <w:rPr>
          <w:rFonts w:ascii="Times New Roman" w:hAnsi="Times New Roman" w:cs="Times New Roman"/>
          <w:b/>
          <w:bCs/>
          <w:sz w:val="29"/>
          <w:szCs w:val="29"/>
        </w:rPr>
        <w:t>.2</w:t>
      </w:r>
    </w:p>
    <w:p w14:paraId="74EB05E2" w14:textId="77777777" w:rsidR="00A526AC" w:rsidRPr="000B5927" w:rsidRDefault="00A526AC" w:rsidP="00A526AC"/>
    <w:p w14:paraId="774DB260" w14:textId="77777777" w:rsidR="003E3975" w:rsidRPr="00E941D6"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7AC106C8"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5A2E14E0"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34E3B6B5"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14:paraId="1EE515B9"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557F171F"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14:paraId="07A6F3F4"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Addition testing page interface on the mobile application, including testing name, a type </w:t>
      </w:r>
      <w:r w:rsidRPr="00A827EA">
        <w:rPr>
          <w:rFonts w:ascii="Times New Roman" w:hAnsi="Times New Roman" w:cs="Times New Roman"/>
          <w:sz w:val="24"/>
          <w:szCs w:val="24"/>
        </w:rPr>
        <w:t>of testing, an amount of questions,</w:t>
      </w:r>
      <w:r>
        <w:rPr>
          <w:rFonts w:ascii="Times New Roman" w:hAnsi="Times New Roman" w:cs="Times New Roman"/>
          <w:sz w:val="24"/>
          <w:szCs w:val="24"/>
        </w:rPr>
        <w:t xml:space="preserve"> a testing score</w:t>
      </w:r>
      <w:r w:rsidRPr="00A827EA">
        <w:rPr>
          <w:rFonts w:ascii="Times New Roman" w:hAnsi="Times New Roman" w:cs="Times New Roman"/>
          <w:sz w:val="24"/>
          <w:szCs w:val="24"/>
        </w:rPr>
        <w:t xml:space="preserve">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Pr>
          <w:rFonts w:ascii="Times New Roman" w:hAnsi="Times New Roman" w:cs="Times New Roman"/>
          <w:sz w:val="24"/>
          <w:szCs w:val="24"/>
        </w:rPr>
        <w:t>.</w:t>
      </w:r>
    </w:p>
    <w:p w14:paraId="2AE99C80"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14:paraId="5F25B191"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9-5.2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 to A</w:t>
      </w:r>
      <w:r w:rsidRPr="00A827EA">
        <w:rPr>
          <w:rFonts w:ascii="Times New Roman" w:hAnsi="Times New Roman" w:cs="Times New Roman"/>
          <w:sz w:val="24"/>
          <w:szCs w:val="24"/>
        </w:rPr>
        <w:t>ssigning assignment and quiz page</w:t>
      </w:r>
      <w:r>
        <w:rPr>
          <w:rFonts w:ascii="Times New Roman" w:hAnsi="Times New Roman" w:cs="Times New Roman"/>
          <w:sz w:val="24"/>
          <w:szCs w:val="24"/>
        </w:rPr>
        <w:t xml:space="preserve"> on the mobile application.</w:t>
      </w:r>
    </w:p>
    <w:p w14:paraId="4419E410"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9-6.2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Assign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w:t>
      </w:r>
      <w:r>
        <w:rPr>
          <w:rFonts w:ascii="Times New Roman" w:hAnsi="Times New Roman" w:cs="Times New Roman"/>
          <w:sz w:val="24"/>
          <w:szCs w:val="24"/>
        </w:rPr>
        <w:lastRenderedPageBreak/>
        <w:t xml:space="preserve">description, </w:t>
      </w:r>
      <w:r w:rsidRPr="00A827EA">
        <w:rPr>
          <w:rFonts w:ascii="Times New Roman" w:hAnsi="Times New Roman" w:cs="Times New Roman"/>
          <w:sz w:val="24"/>
          <w:szCs w:val="24"/>
        </w:rPr>
        <w:t>an answer</w:t>
      </w:r>
      <w:r>
        <w:rPr>
          <w:rFonts w:ascii="Times New Roman" w:hAnsi="Times New Roman" w:cs="Times New Roman"/>
          <w:sz w:val="24"/>
          <w:szCs w:val="24"/>
        </w:rPr>
        <w:t>, and a question point for Lecturer assigns assignments or quizzes into the system.</w:t>
      </w:r>
    </w:p>
    <w:p w14:paraId="304F123B" w14:textId="77777777" w:rsidR="003E3975" w:rsidRDefault="003E3975" w:rsidP="003E3975">
      <w:pPr>
        <w:ind w:firstLine="720"/>
        <w:rPr>
          <w:rFonts w:ascii="Times New Roman" w:hAnsi="Times New Roman" w:cs="Times New Roman"/>
          <w:sz w:val="24"/>
          <w:szCs w:val="24"/>
        </w:rPr>
      </w:pPr>
      <w:r>
        <w:rPr>
          <w:rFonts w:ascii="Times New Roman" w:hAnsi="Times New Roman" w:cs="Times New Roman"/>
          <w:b/>
          <w:bCs/>
          <w:sz w:val="24"/>
          <w:szCs w:val="24"/>
        </w:rPr>
        <w:t>SRS 9-7.2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14:paraId="647B21CC"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9-8.2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store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14:paraId="62CC6A12"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9-9.2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store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14:paraId="570E2202"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“Amount of questions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amount of questions format</w:t>
      </w:r>
      <w:r>
        <w:rPr>
          <w:rFonts w:ascii="Times New Roman" w:hAnsi="Times New Roman" w:cs="Times New Roman"/>
          <w:sz w:val="24"/>
          <w:szCs w:val="24"/>
        </w:rPr>
        <w:t xml:space="preserve"> is wrong.</w:t>
      </w:r>
    </w:p>
    <w:p w14:paraId="543B8F07"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 b, c, and d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multiple choices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0BEAD364"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w:t>
      </w:r>
      <w:r>
        <w:rPr>
          <w:rFonts w:ascii="Times New Roman" w:hAnsi="Times New Roman" w:cs="Times New Roman"/>
          <w:sz w:val="24"/>
          <w:szCs w:val="24"/>
        </w:rPr>
        <w:t xml:space="preserve"> and b</w:t>
      </w:r>
      <w:r w:rsidRPr="00A827EA">
        <w:rPr>
          <w:rFonts w:ascii="Times New Roman" w:hAnsi="Times New Roman" w:cs="Times New Roman"/>
          <w:sz w:val="24"/>
          <w:szCs w:val="24"/>
        </w:rPr>
        <w:t xml:space="preserve">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true/false</w:t>
      </w:r>
      <w:r w:rsidRPr="00A827EA">
        <w:rPr>
          <w:rFonts w:ascii="Times New Roman" w:hAnsi="Times New Roman" w:cs="Times New Roman"/>
          <w:sz w:val="24"/>
          <w:szCs w:val="24"/>
        </w:rPr>
        <w:t xml:space="preserve">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4ABC609F"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37D37D91"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question point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4784FA4B"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9-15.2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“Creating Assignment Successful” message</w:t>
      </w:r>
      <w:r>
        <w:rPr>
          <w:rFonts w:ascii="Times New Roman" w:hAnsi="Times New Roman" w:cs="Times New Roman"/>
          <w:sz w:val="24"/>
          <w:szCs w:val="24"/>
        </w:rPr>
        <w:t xml:space="preserve"> when Lecturer assign an assignment is successful.</w:t>
      </w:r>
    </w:p>
    <w:p w14:paraId="5382E82F"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9-16.2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“Creating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assign a quiz is successful.</w:t>
      </w:r>
    </w:p>
    <w:p w14:paraId="60124437"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9-17.2</w:t>
      </w:r>
      <w:r w:rsidRPr="00F54B5C">
        <w:rPr>
          <w:rFonts w:ascii="Times New Roman" w:hAnsi="Times New Roman" w:cs="Times New Roman"/>
          <w:b/>
          <w:bCs/>
          <w:sz w:val="24"/>
          <w:szCs w:val="24"/>
        </w:rPr>
        <w:t>:</w:t>
      </w:r>
      <w:r>
        <w:rPr>
          <w:rFonts w:ascii="Times New Roman" w:hAnsi="Times New Roman" w:cs="Times New Roman"/>
          <w:sz w:val="24"/>
          <w:szCs w:val="24"/>
        </w:rPr>
        <w:t xml:space="preserve"> The system shall redirect to confirm creating testing page.</w:t>
      </w:r>
    </w:p>
    <w:p w14:paraId="37CFD676" w14:textId="77777777" w:rsidR="00F54B5C" w:rsidRDefault="00F54B5C" w:rsidP="00A526AC">
      <w:pPr>
        <w:ind w:left="720"/>
        <w:rPr>
          <w:rFonts w:ascii="Times New Roman" w:hAnsi="Times New Roman" w:cs="Times New Roman"/>
          <w:sz w:val="24"/>
          <w:szCs w:val="24"/>
        </w:rPr>
      </w:pPr>
    </w:p>
    <w:p w14:paraId="3B633699" w14:textId="77777777" w:rsidR="00A526AC" w:rsidRDefault="00A526AC" w:rsidP="00A526AC">
      <w:pPr>
        <w:ind w:left="720"/>
        <w:rPr>
          <w:rFonts w:ascii="Times New Roman" w:hAnsi="Times New Roman" w:cs="Times New Roman"/>
          <w:sz w:val="24"/>
          <w:szCs w:val="24"/>
        </w:rPr>
      </w:pPr>
    </w:p>
    <w:p w14:paraId="68325B3B" w14:textId="77777777" w:rsidR="00A526AC" w:rsidRDefault="00A526AC" w:rsidP="00A526AC">
      <w:pPr>
        <w:ind w:left="720"/>
        <w:rPr>
          <w:rFonts w:ascii="Times New Roman" w:hAnsi="Times New Roman" w:cs="Times New Roman"/>
          <w:sz w:val="24"/>
          <w:szCs w:val="24"/>
        </w:rPr>
      </w:pPr>
    </w:p>
    <w:p w14:paraId="6EE2C37E" w14:textId="77777777" w:rsidR="00A526AC" w:rsidRDefault="00A526AC" w:rsidP="00A526AC">
      <w:pPr>
        <w:ind w:left="720"/>
        <w:rPr>
          <w:rFonts w:ascii="Times New Roman" w:hAnsi="Times New Roman" w:cs="Times New Roman"/>
          <w:sz w:val="24"/>
          <w:szCs w:val="24"/>
        </w:rPr>
      </w:pPr>
    </w:p>
    <w:p w14:paraId="0C72A98B" w14:textId="77777777" w:rsidR="00A526AC" w:rsidRDefault="00A526AC" w:rsidP="00A526AC">
      <w:pPr>
        <w:ind w:left="720"/>
        <w:rPr>
          <w:rFonts w:ascii="Times New Roman" w:hAnsi="Times New Roman" w:cs="Times New Roman"/>
          <w:sz w:val="24"/>
          <w:szCs w:val="24"/>
        </w:rPr>
      </w:pPr>
    </w:p>
    <w:p w14:paraId="25DEFB36" w14:textId="77777777" w:rsidR="00A526AC" w:rsidRDefault="00A526AC" w:rsidP="00A526AC">
      <w:pPr>
        <w:ind w:left="720"/>
        <w:rPr>
          <w:rFonts w:ascii="Times New Roman" w:hAnsi="Times New Roman" w:cs="Times New Roman"/>
          <w:sz w:val="24"/>
          <w:szCs w:val="24"/>
        </w:rPr>
      </w:pPr>
    </w:p>
    <w:p w14:paraId="7658058E" w14:textId="77777777" w:rsidR="00A526AC" w:rsidRDefault="00A526AC" w:rsidP="00A526AC">
      <w:pPr>
        <w:ind w:left="720"/>
        <w:rPr>
          <w:rFonts w:ascii="Times New Roman" w:hAnsi="Times New Roman" w:cs="Times New Roman"/>
          <w:sz w:val="24"/>
          <w:szCs w:val="24"/>
        </w:rPr>
      </w:pPr>
    </w:p>
    <w:p w14:paraId="29DA089B" w14:textId="77777777" w:rsidR="00A526AC" w:rsidRDefault="00A526AC" w:rsidP="00A526AC">
      <w:pPr>
        <w:ind w:left="720"/>
        <w:rPr>
          <w:rFonts w:ascii="Times New Roman" w:hAnsi="Times New Roman" w:cs="Times New Roman"/>
          <w:sz w:val="24"/>
          <w:szCs w:val="24"/>
        </w:rPr>
      </w:pPr>
    </w:p>
    <w:p w14:paraId="2C88EB11" w14:textId="77777777" w:rsidR="00A526AC" w:rsidRDefault="00A526AC" w:rsidP="00A526AC">
      <w:pPr>
        <w:ind w:left="720"/>
        <w:rPr>
          <w:rFonts w:ascii="Times New Roman" w:hAnsi="Times New Roman" w:cs="Times New Roman"/>
          <w:sz w:val="24"/>
          <w:szCs w:val="24"/>
        </w:rPr>
      </w:pPr>
    </w:p>
    <w:p w14:paraId="1BAEACF7" w14:textId="77777777" w:rsidR="00A526AC" w:rsidRDefault="00A526AC" w:rsidP="00A526AC">
      <w:pPr>
        <w:ind w:left="720"/>
        <w:rPr>
          <w:rFonts w:ascii="Times New Roman" w:hAnsi="Times New Roman" w:cs="Times New Roman"/>
          <w:sz w:val="24"/>
          <w:szCs w:val="24"/>
        </w:rPr>
      </w:pPr>
    </w:p>
    <w:p w14:paraId="172E45A4" w14:textId="77777777" w:rsidR="00A526AC" w:rsidRDefault="00A526AC" w:rsidP="00A526AC">
      <w:pPr>
        <w:ind w:left="720"/>
        <w:rPr>
          <w:rFonts w:ascii="Times New Roman" w:hAnsi="Times New Roman" w:cs="Times New Roman"/>
          <w:sz w:val="24"/>
          <w:szCs w:val="24"/>
        </w:rPr>
      </w:pPr>
    </w:p>
    <w:p w14:paraId="65326A1C" w14:textId="77777777" w:rsidR="00006387" w:rsidRPr="00A827EA" w:rsidRDefault="00006387" w:rsidP="00B64E9B">
      <w:pPr>
        <w:rPr>
          <w:rFonts w:ascii="Times New Roman" w:hAnsi="Times New Roman" w:cs="Times New Roman"/>
          <w:sz w:val="24"/>
          <w:szCs w:val="24"/>
        </w:rPr>
      </w:pPr>
    </w:p>
    <w:p w14:paraId="5A1DA397" w14:textId="77777777" w:rsidR="0012604D" w:rsidRDefault="0012604D" w:rsidP="0012604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t xml:space="preserve">4.10 Lecturer </w:t>
      </w:r>
      <w:r w:rsidR="00F853E3">
        <w:rPr>
          <w:rFonts w:ascii="Times New Roman" w:hAnsi="Times New Roman" w:cs="Times New Roman"/>
          <w:b/>
          <w:bCs/>
          <w:i w:val="0"/>
          <w:iCs w:val="0"/>
          <w:sz w:val="36"/>
          <w:szCs w:val="36"/>
        </w:rPr>
        <w:t>edits</w:t>
      </w:r>
      <w:r w:rsidR="003E3975">
        <w:rPr>
          <w:rFonts w:ascii="Times New Roman" w:hAnsi="Times New Roman" w:cs="Times New Roman"/>
          <w:b/>
          <w:bCs/>
          <w:i w:val="0"/>
          <w:iCs w:val="0"/>
          <w:sz w:val="36"/>
          <w:szCs w:val="36"/>
        </w:rPr>
        <w:t xml:space="preserve"> course information (UC </w:t>
      </w:r>
      <w:r>
        <w:rPr>
          <w:rFonts w:ascii="Times New Roman" w:hAnsi="Times New Roman" w:cs="Times New Roman"/>
          <w:b/>
          <w:bCs/>
          <w:i w:val="0"/>
          <w:iCs w:val="0"/>
          <w:sz w:val="36"/>
          <w:szCs w:val="36"/>
        </w:rPr>
        <w:t>10</w:t>
      </w:r>
      <w:r w:rsidR="003E3975">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3E19B584" w14:textId="77777777" w:rsidR="0012604D" w:rsidRDefault="0012604D" w:rsidP="0012604D"/>
    <w:p w14:paraId="7B5564BD" w14:textId="77777777" w:rsidR="0012604D" w:rsidRDefault="0012604D" w:rsidP="0012604D">
      <w:r>
        <w:rPr>
          <w:noProof/>
          <w:lang w:eastAsia="ko-KR"/>
        </w:rPr>
        <w:drawing>
          <wp:anchor distT="0" distB="0" distL="114300" distR="114300" simplePos="0" relativeHeight="251678720" behindDoc="1" locked="0" layoutInCell="1" allowOverlap="1" wp14:anchorId="5DE08392" wp14:editId="09246942">
            <wp:simplePos x="0" y="0"/>
            <wp:positionH relativeFrom="column">
              <wp:posOffset>656590</wp:posOffset>
            </wp:positionH>
            <wp:positionV relativeFrom="paragraph">
              <wp:posOffset>119380</wp:posOffset>
            </wp:positionV>
            <wp:extent cx="4302729" cy="33718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10_EditQuiz-Mob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2729" cy="3371850"/>
                    </a:xfrm>
                    <a:prstGeom prst="rect">
                      <a:avLst/>
                    </a:prstGeom>
                  </pic:spPr>
                </pic:pic>
              </a:graphicData>
            </a:graphic>
            <wp14:sizeRelH relativeFrom="page">
              <wp14:pctWidth>0</wp14:pctWidth>
            </wp14:sizeRelH>
            <wp14:sizeRelV relativeFrom="page">
              <wp14:pctHeight>0</wp14:pctHeight>
            </wp14:sizeRelV>
          </wp:anchor>
        </w:drawing>
      </w:r>
    </w:p>
    <w:p w14:paraId="1606940F" w14:textId="77777777" w:rsidR="0012604D" w:rsidRDefault="0012604D" w:rsidP="0012604D"/>
    <w:p w14:paraId="156ABE6C" w14:textId="77777777" w:rsidR="0012604D" w:rsidRDefault="0012604D" w:rsidP="0012604D"/>
    <w:p w14:paraId="3B17E6D6" w14:textId="77777777" w:rsidR="0012604D" w:rsidRDefault="0012604D" w:rsidP="0012604D"/>
    <w:p w14:paraId="1EFF8306" w14:textId="77777777" w:rsidR="0012604D" w:rsidRDefault="0012604D" w:rsidP="0012604D"/>
    <w:p w14:paraId="4B524A81" w14:textId="77777777" w:rsidR="0012604D" w:rsidRDefault="0012604D" w:rsidP="0012604D"/>
    <w:p w14:paraId="2F012216" w14:textId="77777777" w:rsidR="0012604D" w:rsidRDefault="0012604D" w:rsidP="0012604D"/>
    <w:p w14:paraId="59857D0F" w14:textId="77777777" w:rsidR="0012604D" w:rsidRDefault="0012604D" w:rsidP="0012604D"/>
    <w:p w14:paraId="711B84D5" w14:textId="77777777" w:rsidR="0012604D" w:rsidRPr="0012604D" w:rsidRDefault="0012604D" w:rsidP="0012604D"/>
    <w:p w14:paraId="47C3DE28" w14:textId="77777777" w:rsidR="0012604D" w:rsidRDefault="0012604D" w:rsidP="00CE3566">
      <w:pPr>
        <w:rPr>
          <w:rFonts w:ascii="Times New Roman" w:hAnsi="Times New Roman" w:cs="Times New Roman"/>
          <w:b/>
          <w:bCs/>
          <w:sz w:val="29"/>
          <w:szCs w:val="29"/>
        </w:rPr>
      </w:pPr>
    </w:p>
    <w:p w14:paraId="402E8B42" w14:textId="77777777" w:rsidR="0012604D" w:rsidRDefault="0012604D" w:rsidP="00CE3566">
      <w:pPr>
        <w:rPr>
          <w:rFonts w:ascii="Times New Roman" w:hAnsi="Times New Roman" w:cs="Times New Roman"/>
          <w:b/>
          <w:bCs/>
          <w:sz w:val="29"/>
          <w:szCs w:val="29"/>
        </w:rPr>
      </w:pPr>
    </w:p>
    <w:p w14:paraId="54A13DF0" w14:textId="77777777" w:rsidR="0012604D" w:rsidRDefault="0012604D" w:rsidP="00CE3566">
      <w:pPr>
        <w:rPr>
          <w:rFonts w:ascii="Times New Roman" w:hAnsi="Times New Roman" w:cs="Times New Roman"/>
          <w:b/>
          <w:bCs/>
          <w:sz w:val="29"/>
          <w:szCs w:val="29"/>
        </w:rPr>
      </w:pPr>
    </w:p>
    <w:p w14:paraId="48D20DA8" w14:textId="77777777" w:rsidR="0012604D" w:rsidRDefault="0012604D"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2604D" w:rsidRPr="00227AD4" w14:paraId="157BAADD" w14:textId="77777777" w:rsidTr="00205631">
        <w:tc>
          <w:tcPr>
            <w:tcW w:w="1818" w:type="dxa"/>
            <w:tcBorders>
              <w:top w:val="single" w:sz="12" w:space="0" w:color="auto"/>
              <w:bottom w:val="single" w:sz="6" w:space="0" w:color="auto"/>
            </w:tcBorders>
            <w:shd w:val="clear" w:color="auto" w:fill="F2F2F2"/>
          </w:tcPr>
          <w:p w14:paraId="3D62CE55"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129266BA" w14:textId="77777777" w:rsidR="0012604D" w:rsidRPr="00227AD4" w:rsidRDefault="003E3975"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F853E3">
              <w:rPr>
                <w:rFonts w:ascii="Times New Roman" w:hAnsi="Times New Roman"/>
                <w:color w:val="000000" w:themeColor="text1"/>
                <w:sz w:val="24"/>
                <w:szCs w:val="24"/>
              </w:rPr>
              <w:t>10</w:t>
            </w:r>
            <w:r>
              <w:rPr>
                <w:rFonts w:ascii="Times New Roman" w:hAnsi="Times New Roman"/>
                <w:color w:val="000000" w:themeColor="text1"/>
                <w:sz w:val="24"/>
                <w:szCs w:val="24"/>
              </w:rPr>
              <w:t>.2</w:t>
            </w:r>
          </w:p>
        </w:tc>
      </w:tr>
      <w:tr w:rsidR="0012604D" w:rsidRPr="00227AD4" w14:paraId="5459CB65" w14:textId="77777777" w:rsidTr="00205631">
        <w:tc>
          <w:tcPr>
            <w:tcW w:w="1818" w:type="dxa"/>
            <w:tcBorders>
              <w:top w:val="single" w:sz="6" w:space="0" w:color="auto"/>
              <w:bottom w:val="single" w:sz="6" w:space="0" w:color="auto"/>
            </w:tcBorders>
            <w:shd w:val="clear" w:color="auto" w:fill="F2F2F2"/>
          </w:tcPr>
          <w:p w14:paraId="4456AA17"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4BC80AF9" w14:textId="77777777" w:rsidR="0012604D" w:rsidRPr="00227AD4" w:rsidRDefault="0012604D" w:rsidP="00F853E3">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Lecturer </w:t>
            </w:r>
            <w:r w:rsidR="00F853E3">
              <w:rPr>
                <w:rFonts w:ascii="Times New Roman" w:hAnsi="Times New Roman"/>
                <w:color w:val="000000" w:themeColor="text1"/>
                <w:sz w:val="24"/>
                <w:szCs w:val="24"/>
              </w:rPr>
              <w:t>edits</w:t>
            </w:r>
            <w:r>
              <w:rPr>
                <w:rFonts w:ascii="Times New Roman" w:hAnsi="Times New Roman"/>
                <w:color w:val="000000" w:themeColor="text1"/>
                <w:sz w:val="24"/>
                <w:szCs w:val="24"/>
              </w:rPr>
              <w:t xml:space="preserve"> assignments or quizzes.</w:t>
            </w:r>
          </w:p>
        </w:tc>
      </w:tr>
      <w:tr w:rsidR="0012604D" w:rsidRPr="00227AD4" w14:paraId="2962C490" w14:textId="77777777" w:rsidTr="00205631">
        <w:tc>
          <w:tcPr>
            <w:tcW w:w="1818" w:type="dxa"/>
            <w:tcBorders>
              <w:top w:val="single" w:sz="6" w:space="0" w:color="auto"/>
              <w:bottom w:val="single" w:sz="6" w:space="0" w:color="auto"/>
            </w:tcBorders>
            <w:shd w:val="clear" w:color="auto" w:fill="F2F2F2"/>
          </w:tcPr>
          <w:p w14:paraId="13DCD2D6"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199119DC" w14:textId="77777777"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6E99D6A6"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1ECC9452" w14:textId="77777777"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12604D" w:rsidRPr="00227AD4" w14:paraId="458250D7" w14:textId="77777777" w:rsidTr="00205631">
        <w:tc>
          <w:tcPr>
            <w:tcW w:w="1818" w:type="dxa"/>
            <w:tcBorders>
              <w:top w:val="single" w:sz="6" w:space="0" w:color="auto"/>
              <w:bottom w:val="single" w:sz="6" w:space="0" w:color="auto"/>
            </w:tcBorders>
            <w:shd w:val="clear" w:color="auto" w:fill="F2F2F2"/>
          </w:tcPr>
          <w:p w14:paraId="4D1B99AF"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36E3B274" w14:textId="77777777"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5841EAD9"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73DB7772" w14:textId="77777777"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12604D" w:rsidRPr="00227AD4" w14:paraId="41600313" w14:textId="77777777" w:rsidTr="00205631">
        <w:tc>
          <w:tcPr>
            <w:tcW w:w="2628" w:type="dxa"/>
            <w:gridSpan w:val="2"/>
            <w:tcBorders>
              <w:top w:val="single" w:sz="6" w:space="0" w:color="auto"/>
            </w:tcBorders>
          </w:tcPr>
          <w:p w14:paraId="33642ED5"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25657C58" w14:textId="77777777"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12604D" w:rsidRPr="00227AD4" w14:paraId="232E0DF4" w14:textId="77777777" w:rsidTr="00205631">
        <w:tc>
          <w:tcPr>
            <w:tcW w:w="2628" w:type="dxa"/>
            <w:gridSpan w:val="2"/>
          </w:tcPr>
          <w:p w14:paraId="1B62D835"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3A0D16BC" w14:textId="77777777" w:rsidR="0012604D" w:rsidRPr="00227AD4" w:rsidRDefault="0012604D" w:rsidP="00F853E3">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 xml:space="preserve">Lecturer </w:t>
            </w:r>
            <w:r w:rsidR="00F853E3">
              <w:rPr>
                <w:rFonts w:ascii="Times New Roman" w:hAnsi="Times New Roman" w:cs="Times New Roman"/>
                <w:color w:val="000000" w:themeColor="text1"/>
                <w:sz w:val="24"/>
                <w:szCs w:val="24"/>
              </w:rPr>
              <w:t>edits</w:t>
            </w:r>
            <w:r>
              <w:rPr>
                <w:rFonts w:ascii="Times New Roman" w:hAnsi="Times New Roman" w:cs="Times New Roman"/>
                <w:color w:val="000000" w:themeColor="text1"/>
                <w:sz w:val="24"/>
                <w:szCs w:val="24"/>
              </w:rPr>
              <w:t xml:space="preserve"> assignments or quizzes on the mobile application</w:t>
            </w:r>
            <w:r w:rsidRPr="00227AD4">
              <w:rPr>
                <w:rFonts w:ascii="Times New Roman" w:hAnsi="Times New Roman" w:cs="Times New Roman"/>
                <w:color w:val="000000" w:themeColor="text1"/>
                <w:sz w:val="24"/>
                <w:szCs w:val="24"/>
              </w:rPr>
              <w:t xml:space="preserve">. </w:t>
            </w:r>
          </w:p>
        </w:tc>
      </w:tr>
      <w:tr w:rsidR="0012604D" w:rsidRPr="00227AD4" w14:paraId="3634B2D9" w14:textId="77777777" w:rsidTr="00205631">
        <w:tc>
          <w:tcPr>
            <w:tcW w:w="2628" w:type="dxa"/>
            <w:gridSpan w:val="2"/>
          </w:tcPr>
          <w:p w14:paraId="38DA1372"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2128D309" w14:textId="77777777" w:rsidR="0012604D" w:rsidRPr="00AD64EA" w:rsidRDefault="00F853E3" w:rsidP="00205631">
            <w:pPr>
              <w:contextualSpacing/>
              <w:rPr>
                <w:rFonts w:ascii="Times New Roman" w:hAnsi="Times New Roman" w:cs="Times New Roman"/>
                <w:sz w:val="24"/>
                <w:szCs w:val="24"/>
              </w:rPr>
            </w:pPr>
            <w:r>
              <w:rPr>
                <w:rFonts w:ascii="Times New Roman" w:hAnsi="Times New Roman" w:cs="Times New Roman"/>
                <w:sz w:val="24"/>
                <w:szCs w:val="24"/>
              </w:rPr>
              <w:t>S</w:t>
            </w:r>
            <w:r w:rsidRPr="00A827EA">
              <w:rPr>
                <w:rFonts w:ascii="Times New Roman" w:hAnsi="Times New Roman" w:cs="Times New Roman"/>
                <w:sz w:val="24"/>
                <w:szCs w:val="24"/>
              </w:rPr>
              <w:t>ubmit editing testing form.</w:t>
            </w:r>
          </w:p>
        </w:tc>
      </w:tr>
      <w:tr w:rsidR="0012604D" w:rsidRPr="00227AD4" w14:paraId="047B33E7" w14:textId="77777777" w:rsidTr="00205631">
        <w:trPr>
          <w:trHeight w:val="408"/>
        </w:trPr>
        <w:tc>
          <w:tcPr>
            <w:tcW w:w="2628" w:type="dxa"/>
            <w:gridSpan w:val="2"/>
          </w:tcPr>
          <w:p w14:paraId="1EBDF99D"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791DBA26" w14:textId="77777777" w:rsidR="0012604D" w:rsidRPr="003E3975" w:rsidRDefault="003E3975" w:rsidP="003E3975">
            <w:pPr>
              <w:contextualSpacing/>
              <w:rPr>
                <w:rFonts w:ascii="Times New Roman" w:hAnsi="Times New Roman" w:cs="Times New Roman"/>
                <w:sz w:val="24"/>
                <w:szCs w:val="24"/>
              </w:rPr>
            </w:pPr>
            <w:r>
              <w:rPr>
                <w:rFonts w:ascii="Times New Roman" w:hAnsi="Times New Roman" w:cs="Times New Roman"/>
                <w:sz w:val="24"/>
                <w:szCs w:val="24"/>
              </w:rPr>
              <w:t xml:space="preserve">Lecturer enters to Overall testing </w:t>
            </w:r>
            <w:commentRangeStart w:id="63"/>
            <w:r>
              <w:rPr>
                <w:rFonts w:ascii="Times New Roman" w:hAnsi="Times New Roman" w:cs="Times New Roman"/>
                <w:sz w:val="24"/>
                <w:szCs w:val="24"/>
              </w:rPr>
              <w:t>page</w:t>
            </w:r>
            <w:commentRangeEnd w:id="63"/>
            <w:r w:rsidR="001553DC">
              <w:rPr>
                <w:rStyle w:val="CommentReference"/>
              </w:rPr>
              <w:commentReference w:id="63"/>
            </w:r>
            <w:r>
              <w:rPr>
                <w:rFonts w:ascii="Times New Roman" w:hAnsi="Times New Roman" w:cs="Times New Roman"/>
                <w:sz w:val="24"/>
                <w:szCs w:val="24"/>
              </w:rPr>
              <w:t>.</w:t>
            </w:r>
          </w:p>
        </w:tc>
      </w:tr>
      <w:tr w:rsidR="0012604D" w:rsidRPr="00227AD4" w14:paraId="1A45C40C" w14:textId="77777777" w:rsidTr="00205631">
        <w:tc>
          <w:tcPr>
            <w:tcW w:w="2628" w:type="dxa"/>
            <w:gridSpan w:val="2"/>
          </w:tcPr>
          <w:p w14:paraId="0582CE35"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Post conditions:</w:t>
            </w:r>
          </w:p>
        </w:tc>
        <w:tc>
          <w:tcPr>
            <w:tcW w:w="7110" w:type="dxa"/>
            <w:gridSpan w:val="3"/>
          </w:tcPr>
          <w:p w14:paraId="062D7DF5" w14:textId="77777777" w:rsidR="0012604D" w:rsidRPr="00227AD4" w:rsidRDefault="003E3975" w:rsidP="00205631">
            <w:pPr>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on the mobile application.</w:t>
            </w:r>
          </w:p>
        </w:tc>
      </w:tr>
      <w:tr w:rsidR="0012604D" w:rsidRPr="00227AD4" w14:paraId="2CC40C18" w14:textId="77777777" w:rsidTr="00205631">
        <w:tc>
          <w:tcPr>
            <w:tcW w:w="2628" w:type="dxa"/>
            <w:gridSpan w:val="2"/>
          </w:tcPr>
          <w:p w14:paraId="017EC200"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Normal Flow:</w:t>
            </w:r>
          </w:p>
        </w:tc>
        <w:tc>
          <w:tcPr>
            <w:tcW w:w="7110" w:type="dxa"/>
            <w:gridSpan w:val="3"/>
          </w:tcPr>
          <w:p w14:paraId="76E531F8" w14:textId="77777777"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14:paraId="51BAEB3C" w14:textId="77777777" w:rsidR="00F853E3" w:rsidRPr="00A827EA" w:rsidRDefault="00F853E3" w:rsidP="00D045E3">
            <w:pPr>
              <w:numPr>
                <w:ilvl w:val="0"/>
                <w:numId w:val="28"/>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0ADF30A5" w14:textId="77777777"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2F59E73C" w14:textId="77777777" w:rsidR="00F853E3" w:rsidRDefault="00F853E3" w:rsidP="00D045E3">
            <w:pPr>
              <w:numPr>
                <w:ilvl w:val="0"/>
                <w:numId w:val="28"/>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2708B29A" w14:textId="77777777" w:rsidR="00F853E3" w:rsidRPr="00AD64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13B89491" w14:textId="77777777"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2B283141" w14:textId="77777777" w:rsidR="00F853E3" w:rsidRPr="00AD64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3FF65564" w14:textId="77777777"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14:paraId="6836C1CE" w14:textId="77777777"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14:paraId="17B5EBEE" w14:textId="77777777"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3928D91C" w14:textId="77777777"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6F1DE43B" w14:textId="77777777"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68C99C33" w14:textId="77777777"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edit.</w:t>
            </w:r>
          </w:p>
          <w:p w14:paraId="197A389B" w14:textId="77777777"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submits edition</w:t>
            </w:r>
            <w:r w:rsidRPr="00A827EA">
              <w:rPr>
                <w:rFonts w:ascii="Times New Roman" w:hAnsi="Times New Roman" w:cs="Times New Roman"/>
                <w:sz w:val="24"/>
                <w:szCs w:val="24"/>
              </w:rPr>
              <w:t xml:space="preserve"> testing form.</w:t>
            </w:r>
          </w:p>
          <w:p w14:paraId="00DA5141" w14:textId="77777777"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14:paraId="526BCDE7" w14:textId="77777777" w:rsidR="00F853E3" w:rsidRDefault="00F853E3" w:rsidP="00D045E3">
            <w:pPr>
              <w:numPr>
                <w:ilvl w:val="0"/>
                <w:numId w:val="28"/>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provides Edition testing page interface on the mobile application, including testing name, a type </w:t>
            </w:r>
            <w:r w:rsidRPr="00A827EA">
              <w:rPr>
                <w:rFonts w:ascii="Times New Roman" w:hAnsi="Times New Roman" w:cs="Times New Roman"/>
                <w:sz w:val="24"/>
                <w:szCs w:val="24"/>
              </w:rPr>
              <w:t>of testing, an amount of questions,</w:t>
            </w:r>
            <w:r w:rsidR="004A3CB8">
              <w:rPr>
                <w:rFonts w:ascii="Times New Roman" w:hAnsi="Times New Roman" w:cs="Times New Roman"/>
                <w:sz w:val="24"/>
                <w:szCs w:val="24"/>
              </w:rPr>
              <w:t xml:space="preserve"> a testing score,</w:t>
            </w:r>
            <w:r w:rsidR="004A3CB8" w:rsidRPr="00A827EA">
              <w:rPr>
                <w:rFonts w:ascii="Times New Roman" w:hAnsi="Times New Roman" w:cs="Times New Roman"/>
                <w:sz w:val="24"/>
                <w:szCs w:val="24"/>
              </w:rPr>
              <w:t xml:space="preserve"> </w:t>
            </w:r>
            <w:r w:rsidRPr="00A827EA">
              <w:rPr>
                <w:rFonts w:ascii="Times New Roman" w:hAnsi="Times New Roman" w:cs="Times New Roman"/>
                <w:sz w:val="24"/>
                <w:szCs w:val="24"/>
              </w:rPr>
              <w:t>student name, randomize order of the question status, and posting status</w:t>
            </w:r>
            <w:r>
              <w:rPr>
                <w:rFonts w:ascii="Times New Roman" w:hAnsi="Times New Roman" w:cs="Times New Roman"/>
                <w:sz w:val="24"/>
                <w:szCs w:val="24"/>
              </w:rPr>
              <w:t>.</w:t>
            </w:r>
          </w:p>
          <w:p w14:paraId="0CC705F7" w14:textId="77777777" w:rsidR="00F853E3" w:rsidRP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testing information from the system to display on Edition testing page on the mobile application.</w:t>
            </w:r>
          </w:p>
          <w:p w14:paraId="4A3C9B03" w14:textId="77777777"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w:t>
            </w:r>
            <w:r w:rsidRPr="00B64E9B">
              <w:rPr>
                <w:rFonts w:ascii="Times New Roman" w:hAnsi="Times New Roman" w:cs="Times New Roman"/>
                <w:sz w:val="24"/>
                <w:szCs w:val="24"/>
              </w:rPr>
              <w:t xml:space="preserve"> </w:t>
            </w:r>
            <w:r>
              <w:rPr>
                <w:rFonts w:ascii="Times New Roman" w:hAnsi="Times New Roman" w:cs="Times New Roman"/>
                <w:sz w:val="24"/>
                <w:szCs w:val="24"/>
              </w:rPr>
              <w:t>testing name,</w:t>
            </w:r>
            <w:r w:rsidRPr="00A827EA">
              <w:rPr>
                <w:rFonts w:ascii="Times New Roman" w:hAnsi="Times New Roman" w:cs="Times New Roman"/>
                <w:sz w:val="24"/>
                <w:szCs w:val="24"/>
              </w:rPr>
              <w:t xml:space="preserve"> type of testing, an amount of questions,</w:t>
            </w:r>
            <w:r w:rsidR="004A3CB8">
              <w:rPr>
                <w:rFonts w:ascii="Times New Roman" w:hAnsi="Times New Roman" w:cs="Times New Roman"/>
                <w:sz w:val="24"/>
                <w:szCs w:val="24"/>
              </w:rPr>
              <w:t xml:space="preserve"> a testing score, </w:t>
            </w:r>
            <w:r w:rsidRPr="00A827EA">
              <w:rPr>
                <w:rFonts w:ascii="Times New Roman" w:hAnsi="Times New Roman" w:cs="Times New Roman"/>
                <w:sz w:val="24"/>
                <w:szCs w:val="24"/>
              </w:rPr>
              <w:t>student name, randomize order of the question status, and posting status into the testing page.</w:t>
            </w:r>
          </w:p>
          <w:p w14:paraId="1213AA78" w14:textId="77777777"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14:paraId="177F720C" w14:textId="77777777"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validates testing information from Lecturer</w:t>
            </w:r>
            <w:r>
              <w:rPr>
                <w:rFonts w:ascii="Times New Roman" w:hAnsi="Times New Roman" w:cs="Times New Roman"/>
                <w:sz w:val="24"/>
                <w:szCs w:val="24"/>
              </w:rPr>
              <w:t>.</w:t>
            </w:r>
          </w:p>
          <w:p w14:paraId="0F46EF88" w14:textId="77777777"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 Edition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14:paraId="2F5FFE96" w14:textId="77777777"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14:paraId="10B69397" w14:textId="77777777"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 to display on Edition assignment and quiz page on the mobile application.</w:t>
            </w:r>
          </w:p>
          <w:p w14:paraId="4748CC31" w14:textId="77777777" w:rsidR="004A3CB8" w:rsidRPr="00A827EA" w:rsidRDefault="004A3CB8"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lastRenderedPageBreak/>
              <w:t xml:space="preserve">The system </w:t>
            </w:r>
            <w:r>
              <w:rPr>
                <w:rFonts w:ascii="Times New Roman" w:hAnsi="Times New Roman" w:cs="Times New Roman"/>
                <w:sz w:val="24"/>
                <w:szCs w:val="24"/>
              </w:rPr>
              <w:t xml:space="preserve">provides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Pr>
                <w:rFonts w:ascii="Times New Roman" w:hAnsi="Times New Roman" w:cs="Times New Roman"/>
                <w:sz w:val="24"/>
                <w:szCs w:val="24"/>
              </w:rPr>
              <w:t>, and a question point.</w:t>
            </w:r>
          </w:p>
          <w:p w14:paraId="4ECE4074" w14:textId="77777777"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type of question (Multiple choices), question descr</w:t>
            </w:r>
            <w:r w:rsidR="004A3CB8">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4A3CB8">
              <w:rPr>
                <w:rFonts w:ascii="Times New Roman" w:hAnsi="Times New Roman" w:cs="Times New Roman"/>
                <w:sz w:val="24"/>
                <w:szCs w:val="24"/>
              </w:rPr>
              <w:t>, and a question point.</w:t>
            </w:r>
          </w:p>
          <w:p w14:paraId="598B7503" w14:textId="77777777"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14:paraId="5614C9E2" w14:textId="77777777" w:rsidR="0079003D" w:rsidRDefault="0079003D"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14:paraId="7691BC1D" w14:textId="77777777" w:rsidR="00D045E3" w:rsidRPr="00D045E3" w:rsidRDefault="00D045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The system redirects to confirm edition testing page.</w:t>
            </w:r>
          </w:p>
          <w:p w14:paraId="4FEA9CA5" w14:textId="77777777"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editing testing form.</w:t>
            </w:r>
          </w:p>
          <w:p w14:paraId="7688465F" w14:textId="77777777" w:rsidR="00D045E3" w:rsidRDefault="00D045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updates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14:paraId="6500A1F2" w14:textId="77777777" w:rsidR="00D045E3" w:rsidRDefault="00D045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updates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14:paraId="6451AF6E" w14:textId="77777777" w:rsidR="0079003D" w:rsidRPr="00F853E3" w:rsidRDefault="0079003D"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on the mobile application.</w:t>
            </w:r>
          </w:p>
        </w:tc>
      </w:tr>
      <w:tr w:rsidR="0012604D" w:rsidRPr="00227AD4" w14:paraId="67AC6980" w14:textId="77777777" w:rsidTr="00205631">
        <w:tc>
          <w:tcPr>
            <w:tcW w:w="2628" w:type="dxa"/>
            <w:gridSpan w:val="2"/>
          </w:tcPr>
          <w:p w14:paraId="7810B53B" w14:textId="77777777" w:rsidR="0012604D" w:rsidRPr="006A6F08" w:rsidRDefault="0012604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14:paraId="34058156" w14:textId="77777777" w:rsidR="0012604D" w:rsidRPr="006A6F08" w:rsidRDefault="0012604D" w:rsidP="00205631">
            <w:pPr>
              <w:jc w:val="right"/>
              <w:rPr>
                <w:rFonts w:ascii="Times New Roman" w:hAnsi="Times New Roman" w:cs="Times New Roman"/>
                <w:b/>
                <w:color w:val="000000" w:themeColor="text1"/>
                <w:sz w:val="24"/>
                <w:szCs w:val="24"/>
              </w:rPr>
            </w:pPr>
          </w:p>
        </w:tc>
        <w:tc>
          <w:tcPr>
            <w:tcW w:w="7110" w:type="dxa"/>
            <w:gridSpan w:val="3"/>
          </w:tcPr>
          <w:p w14:paraId="523F7F1B" w14:textId="77777777" w:rsidR="0012604D" w:rsidRPr="00A827EA" w:rsidRDefault="00D045E3"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20</w:t>
            </w:r>
            <w:r w:rsidR="0012604D">
              <w:rPr>
                <w:rStyle w:val="Heading2Char"/>
                <w:rFonts w:ascii="Times New Roman" w:hAnsi="Times New Roman" w:cs="Times New Roman"/>
                <w:i w:val="0"/>
                <w:iCs w:val="0"/>
                <w:color w:val="000000" w:themeColor="text1"/>
                <w:sz w:val="24"/>
                <w:szCs w:val="24"/>
              </w:rPr>
              <w:t>A 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sidRPr="00A827EA">
              <w:rPr>
                <w:rFonts w:ascii="Times New Roman" w:hAnsi="Times New Roman" w:cs="Times New Roman"/>
                <w:sz w:val="24"/>
                <w:szCs w:val="24"/>
              </w:rPr>
              <w:t>amount of questions</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14:paraId="68FC17DB" w14:textId="77777777" w:rsid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“Amount of questions must be number only”</w:t>
            </w:r>
            <w:r>
              <w:rPr>
                <w:rFonts w:ascii="Times New Roman" w:hAnsi="Times New Roman"/>
                <w:color w:val="000000" w:themeColor="text1"/>
                <w:sz w:val="24"/>
                <w:szCs w:val="24"/>
              </w:rPr>
              <w:t xml:space="preserve"> on the mobile application.</w:t>
            </w:r>
          </w:p>
          <w:p w14:paraId="2A2C1FBA" w14:textId="77777777" w:rsidR="0012604D"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18</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14:paraId="79C9DD03" w14:textId="77777777" w:rsidR="004A3CB8" w:rsidRDefault="004A3CB8" w:rsidP="00205631">
            <w:pPr>
              <w:pStyle w:val="Hints"/>
              <w:rPr>
                <w:rFonts w:ascii="Times New Roman" w:hAnsi="Times New Roman"/>
                <w:color w:val="000000" w:themeColor="text1"/>
                <w:sz w:val="24"/>
                <w:szCs w:val="24"/>
              </w:rPr>
            </w:pPr>
          </w:p>
          <w:p w14:paraId="5030B001" w14:textId="77777777" w:rsidR="004A3CB8" w:rsidRDefault="004A3CB8" w:rsidP="00205631">
            <w:pPr>
              <w:pStyle w:val="Hints"/>
              <w:rPr>
                <w:rFonts w:ascii="Times New Roman" w:hAnsi="Times New Roman"/>
                <w:color w:val="000000" w:themeColor="text1"/>
                <w:sz w:val="24"/>
                <w:szCs w:val="24"/>
              </w:rPr>
            </w:pPr>
          </w:p>
          <w:p w14:paraId="76DCF033" w14:textId="77777777" w:rsidR="004A3CB8" w:rsidRPr="00A827EA" w:rsidRDefault="004A3CB8" w:rsidP="004A3CB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20B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testing score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14F7CC91" w14:textId="77777777" w:rsidR="004A3CB8" w:rsidRDefault="004A3CB8" w:rsidP="004A3CB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Testing score</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14:paraId="016F89DB" w14:textId="77777777" w:rsidR="004A3CB8" w:rsidRDefault="004A3CB8" w:rsidP="004A3CB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18 </w:t>
            </w:r>
            <w:r w:rsidRPr="00227AD4">
              <w:rPr>
                <w:rFonts w:ascii="Times New Roman" w:hAnsi="Times New Roman"/>
                <w:color w:val="000000" w:themeColor="text1"/>
                <w:sz w:val="24"/>
                <w:szCs w:val="24"/>
              </w:rPr>
              <w:t>of normal flow.</w:t>
            </w:r>
          </w:p>
          <w:p w14:paraId="2F084C5C" w14:textId="77777777" w:rsidR="004A3CB8" w:rsidRDefault="004A3CB8" w:rsidP="00205631">
            <w:pPr>
              <w:pStyle w:val="Hints"/>
              <w:rPr>
                <w:rFonts w:ascii="Times New Roman" w:hAnsi="Times New Roman"/>
                <w:color w:val="000000" w:themeColor="text1"/>
                <w:sz w:val="24"/>
                <w:szCs w:val="24"/>
              </w:rPr>
            </w:pPr>
          </w:p>
          <w:p w14:paraId="6C6628EE" w14:textId="77777777" w:rsidR="0012604D" w:rsidRDefault="0012604D" w:rsidP="00205631">
            <w:pPr>
              <w:pStyle w:val="Hints"/>
              <w:rPr>
                <w:rFonts w:ascii="Times New Roman" w:hAnsi="Times New Roman"/>
                <w:color w:val="000000" w:themeColor="text1"/>
                <w:sz w:val="24"/>
                <w:szCs w:val="24"/>
              </w:rPr>
            </w:pPr>
          </w:p>
          <w:p w14:paraId="263D310E" w14:textId="77777777" w:rsidR="0012604D" w:rsidRDefault="0012604D" w:rsidP="00205631">
            <w:pPr>
              <w:pStyle w:val="Hints"/>
              <w:rPr>
                <w:rFonts w:ascii="Times New Roman" w:hAnsi="Times New Roman"/>
                <w:color w:val="000000" w:themeColor="text1"/>
                <w:sz w:val="24"/>
                <w:szCs w:val="24"/>
              </w:rPr>
            </w:pPr>
          </w:p>
          <w:p w14:paraId="148FA840" w14:textId="77777777" w:rsidR="0012604D" w:rsidRPr="00A827EA" w:rsidRDefault="004A3CB8"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25</w:t>
            </w:r>
            <w:r w:rsidR="0012604D">
              <w:rPr>
                <w:rStyle w:val="Heading2Char"/>
                <w:rFonts w:ascii="Times New Roman" w:hAnsi="Times New Roman" w:cs="Times New Roman"/>
                <w:i w:val="0"/>
                <w:iCs w:val="0"/>
                <w:color w:val="000000" w:themeColor="text1"/>
                <w:sz w:val="24"/>
                <w:szCs w:val="24"/>
              </w:rPr>
              <w:t xml:space="preserve">A </w:t>
            </w:r>
            <w:r w:rsidR="0012604D">
              <w:rPr>
                <w:rFonts w:ascii="Times New Roman" w:hAnsi="Times New Roman" w:cs="Times New Roman"/>
                <w:sz w:val="24"/>
                <w:szCs w:val="24"/>
              </w:rPr>
              <w:t xml:space="preserve">if </w:t>
            </w:r>
            <w:r w:rsidR="0012604D" w:rsidRPr="00A827EA">
              <w:rPr>
                <w:rFonts w:ascii="Times New Roman" w:hAnsi="Times New Roman" w:cs="Times New Roman"/>
                <w:sz w:val="24"/>
                <w:szCs w:val="24"/>
              </w:rPr>
              <w:t>Lecturer provides type of question is true/false question.</w:t>
            </w:r>
          </w:p>
          <w:p w14:paraId="663661A2" w14:textId="77777777" w:rsidR="0012604D" w:rsidRDefault="0012604D" w:rsidP="00205631">
            <w:pPr>
              <w:pStyle w:val="Hints"/>
              <w:tabs>
                <w:tab w:val="left" w:pos="432"/>
              </w:tabs>
              <w:rPr>
                <w:rFonts w:ascii="Times New Roman" w:hAnsi="Times New Roman"/>
                <w:color w:val="000000" w:themeColor="text1"/>
                <w:sz w:val="24"/>
                <w:szCs w:val="24"/>
              </w:rPr>
            </w:pPr>
            <w:r w:rsidRPr="006E39B0">
              <w:rPr>
                <w:rStyle w:val="Heading2Char"/>
                <w:rFonts w:ascii="Times New Roman" w:hAnsi="Times New Roman"/>
                <w:i w:val="0"/>
                <w:iCs w:val="0"/>
                <w:color w:val="000000" w:themeColor="text1"/>
                <w:sz w:val="24"/>
                <w:szCs w:val="24"/>
              </w:rPr>
              <w:t xml:space="preserve">1. </w:t>
            </w:r>
            <w:r w:rsidRPr="006E39B0">
              <w:rPr>
                <w:rFonts w:ascii="Times New Roman" w:hAnsi="Times New Roman"/>
                <w:color w:val="000000" w:themeColor="text1"/>
                <w:sz w:val="24"/>
                <w:szCs w:val="24"/>
              </w:rPr>
              <w:t xml:space="preserve">Lecturer provides question description, choice description, </w:t>
            </w:r>
            <w:r w:rsidR="006E39B0" w:rsidRPr="006E39B0">
              <w:rPr>
                <w:rFonts w:ascii="Times New Roman" w:hAnsi="Times New Roman"/>
                <w:color w:val="000000" w:themeColor="text1"/>
                <w:sz w:val="24"/>
                <w:szCs w:val="24"/>
              </w:rPr>
              <w:t>a solution</w:t>
            </w:r>
            <w:r w:rsidR="00860DAB" w:rsidRPr="006E39B0">
              <w:rPr>
                <w:rFonts w:ascii="Times New Roman" w:hAnsi="Times New Roman"/>
                <w:color w:val="000000" w:themeColor="text1"/>
                <w:sz w:val="24"/>
                <w:szCs w:val="24"/>
              </w:rPr>
              <w:t xml:space="preserve">, and a question </w:t>
            </w:r>
            <w:r w:rsidR="00860DAB" w:rsidRPr="00860DAB">
              <w:rPr>
                <w:rFonts w:ascii="Times New Roman" w:hAnsi="Times New Roman"/>
                <w:color w:val="000000" w:themeColor="text1"/>
                <w:sz w:val="24"/>
                <w:szCs w:val="24"/>
              </w:rPr>
              <w:t>point</w:t>
            </w:r>
            <w:r w:rsidRPr="00860DAB">
              <w:rPr>
                <w:rFonts w:ascii="Times New Roman" w:hAnsi="Times New Roman"/>
                <w:color w:val="000000" w:themeColor="text1"/>
                <w:sz w:val="24"/>
                <w:szCs w:val="24"/>
              </w:rPr>
              <w:t>.</w:t>
            </w:r>
          </w:p>
          <w:p w14:paraId="4F4C8181" w14:textId="77777777" w:rsidR="0012604D" w:rsidRDefault="0012604D" w:rsidP="00205631">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14:paraId="45112328" w14:textId="77777777"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3. Use Case resumes on st</w:t>
            </w:r>
            <w:r w:rsidR="004A3CB8">
              <w:rPr>
                <w:rFonts w:ascii="Times New Roman" w:hAnsi="Times New Roman"/>
                <w:color w:val="000000" w:themeColor="text1"/>
                <w:sz w:val="24"/>
                <w:szCs w:val="24"/>
              </w:rPr>
              <w:t>ep 27</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14:paraId="3D7E8195" w14:textId="77777777" w:rsidR="0012604D" w:rsidRDefault="0012604D" w:rsidP="00205631">
            <w:pPr>
              <w:pStyle w:val="Hints"/>
              <w:rPr>
                <w:rFonts w:ascii="Times New Roman" w:hAnsi="Times New Roman"/>
                <w:color w:val="000000" w:themeColor="text1"/>
                <w:sz w:val="24"/>
                <w:szCs w:val="24"/>
              </w:rPr>
            </w:pPr>
          </w:p>
          <w:p w14:paraId="393E18FB" w14:textId="77777777" w:rsidR="0012604D" w:rsidRDefault="0012604D" w:rsidP="00205631">
            <w:pPr>
              <w:pStyle w:val="Hints"/>
              <w:rPr>
                <w:rFonts w:ascii="Times New Roman" w:hAnsi="Times New Roman"/>
                <w:color w:val="000000" w:themeColor="text1"/>
                <w:sz w:val="24"/>
                <w:szCs w:val="24"/>
              </w:rPr>
            </w:pPr>
          </w:p>
          <w:p w14:paraId="1E512596" w14:textId="77777777" w:rsidR="0012604D" w:rsidRPr="00A827EA" w:rsidRDefault="004A3CB8"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25</w:t>
            </w:r>
            <w:r w:rsidR="0012604D">
              <w:rPr>
                <w:rStyle w:val="Heading2Char"/>
                <w:rFonts w:ascii="Times New Roman" w:hAnsi="Times New Roman" w:cs="Times New Roman"/>
                <w:i w:val="0"/>
                <w:iCs w:val="0"/>
                <w:color w:val="000000" w:themeColor="text1"/>
                <w:sz w:val="24"/>
                <w:szCs w:val="24"/>
              </w:rPr>
              <w:t xml:space="preserve">B </w:t>
            </w:r>
            <w:r w:rsidR="0012604D">
              <w:rPr>
                <w:rFonts w:ascii="Times New Roman" w:hAnsi="Times New Roman" w:cs="Times New Roman"/>
                <w:sz w:val="24"/>
                <w:szCs w:val="24"/>
              </w:rPr>
              <w:t xml:space="preserve">if </w:t>
            </w:r>
            <w:r w:rsidR="0012604D" w:rsidRPr="00A827EA">
              <w:rPr>
                <w:rFonts w:ascii="Times New Roman" w:hAnsi="Times New Roman" w:cs="Times New Roman"/>
                <w:sz w:val="24"/>
                <w:szCs w:val="24"/>
              </w:rPr>
              <w:t>Lecturer provides type of question is short answer</w:t>
            </w:r>
            <w:r w:rsidR="0012604D">
              <w:rPr>
                <w:rFonts w:ascii="Times New Roman" w:hAnsi="Times New Roman" w:cs="Times New Roman"/>
                <w:sz w:val="24"/>
                <w:szCs w:val="24"/>
              </w:rPr>
              <w:t>.</w:t>
            </w:r>
          </w:p>
          <w:p w14:paraId="2A1B9B26" w14:textId="77777777" w:rsidR="0012604D" w:rsidRPr="00860DAB" w:rsidRDefault="0012604D" w:rsidP="00205631">
            <w:pPr>
              <w:pStyle w:val="Hints"/>
              <w:tabs>
                <w:tab w:val="left" w:pos="432"/>
              </w:tabs>
              <w:rPr>
                <w:rFonts w:ascii="Times New Roman" w:hAnsi="Times New Roman"/>
                <w:color w:val="000000" w:themeColor="text1"/>
                <w:sz w:val="24"/>
                <w:szCs w:val="24"/>
              </w:rPr>
            </w:pPr>
            <w:r w:rsidRPr="000D2048">
              <w:rPr>
                <w:rStyle w:val="Heading2Char"/>
                <w:rFonts w:ascii="Times New Roman" w:hAnsi="Times New Roman"/>
                <w:i w:val="0"/>
                <w:iCs w:val="0"/>
                <w:color w:val="000000" w:themeColor="text1"/>
                <w:sz w:val="24"/>
                <w:szCs w:val="24"/>
              </w:rPr>
              <w:t xml:space="preserve">1. </w:t>
            </w:r>
            <w:r w:rsidRPr="000D2048">
              <w:rPr>
                <w:rFonts w:ascii="Times New Roman" w:hAnsi="Times New Roman"/>
                <w:color w:val="000000" w:themeColor="text1"/>
                <w:sz w:val="24"/>
                <w:szCs w:val="24"/>
              </w:rPr>
              <w:t xml:space="preserve">Lecturer provides question </w:t>
            </w:r>
            <w:r w:rsidRPr="00860DAB">
              <w:rPr>
                <w:rFonts w:ascii="Times New Roman" w:hAnsi="Times New Roman"/>
                <w:color w:val="000000" w:themeColor="text1"/>
                <w:sz w:val="24"/>
                <w:szCs w:val="24"/>
              </w:rPr>
              <w:t>description</w:t>
            </w:r>
            <w:r w:rsidR="00860DAB" w:rsidRPr="00860DAB">
              <w:rPr>
                <w:rFonts w:ascii="Times New Roman" w:hAnsi="Times New Roman"/>
                <w:color w:val="000000" w:themeColor="text1"/>
                <w:sz w:val="24"/>
                <w:szCs w:val="24"/>
              </w:rPr>
              <w:t>, and a question point</w:t>
            </w:r>
            <w:r w:rsidRPr="00860DAB">
              <w:rPr>
                <w:rFonts w:ascii="Times New Roman" w:hAnsi="Times New Roman"/>
                <w:color w:val="000000" w:themeColor="text1"/>
                <w:sz w:val="24"/>
                <w:szCs w:val="24"/>
              </w:rPr>
              <w:t>.</w:t>
            </w:r>
          </w:p>
          <w:p w14:paraId="001BC85E" w14:textId="77777777" w:rsidR="0012604D" w:rsidRDefault="0012604D" w:rsidP="00205631">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2. </w:t>
            </w:r>
            <w:r w:rsidRPr="000D2048">
              <w:rPr>
                <w:rFonts w:ascii="Times New Roman" w:hAnsi="Times New Roman"/>
                <w:color w:val="000000" w:themeColor="text1"/>
                <w:sz w:val="24"/>
                <w:szCs w:val="24"/>
              </w:rPr>
              <w:t>Lecturer submits assignment or quiz information into mobile application</w:t>
            </w:r>
          </w:p>
          <w:p w14:paraId="44E25D2B" w14:textId="77777777"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3. Use Case resumes on step 27</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14:paraId="3B1D1C1B" w14:textId="77777777" w:rsidR="0012604D" w:rsidRDefault="0012604D" w:rsidP="00205631">
            <w:pPr>
              <w:pStyle w:val="Hints"/>
              <w:rPr>
                <w:rFonts w:ascii="Times New Roman" w:hAnsi="Times New Roman"/>
                <w:color w:val="000000" w:themeColor="text1"/>
                <w:sz w:val="24"/>
                <w:szCs w:val="24"/>
              </w:rPr>
            </w:pPr>
          </w:p>
          <w:p w14:paraId="66CC05BB" w14:textId="77777777" w:rsidR="0012604D" w:rsidRDefault="0012604D" w:rsidP="00205631">
            <w:pPr>
              <w:pStyle w:val="Hints"/>
              <w:rPr>
                <w:rFonts w:ascii="Times New Roman" w:hAnsi="Times New Roman"/>
                <w:color w:val="000000" w:themeColor="text1"/>
                <w:sz w:val="24"/>
                <w:szCs w:val="24"/>
              </w:rPr>
            </w:pPr>
          </w:p>
          <w:p w14:paraId="3C04D38A" w14:textId="77777777" w:rsidR="004A3CB8" w:rsidRDefault="004A3CB8" w:rsidP="00205631">
            <w:pPr>
              <w:pStyle w:val="Hints"/>
              <w:rPr>
                <w:rFonts w:ascii="Times New Roman" w:hAnsi="Times New Roman"/>
                <w:color w:val="000000" w:themeColor="text1"/>
                <w:sz w:val="24"/>
                <w:szCs w:val="24"/>
              </w:rPr>
            </w:pPr>
          </w:p>
          <w:p w14:paraId="20343199" w14:textId="77777777" w:rsidR="004A3CB8" w:rsidRDefault="004A3CB8" w:rsidP="00205631">
            <w:pPr>
              <w:pStyle w:val="Hints"/>
              <w:rPr>
                <w:rFonts w:ascii="Times New Roman" w:hAnsi="Times New Roman"/>
                <w:color w:val="000000" w:themeColor="text1"/>
                <w:sz w:val="24"/>
                <w:szCs w:val="24"/>
              </w:rPr>
            </w:pPr>
          </w:p>
          <w:p w14:paraId="0D5F739B" w14:textId="77777777" w:rsidR="0012604D" w:rsidRPr="00A827EA" w:rsidRDefault="004A3CB8" w:rsidP="00205631">
            <w:pPr>
              <w:rPr>
                <w:rFonts w:ascii="Times New Roman" w:hAnsi="Times New Roman" w:cs="Times New Roman"/>
                <w:sz w:val="24"/>
                <w:szCs w:val="24"/>
              </w:rPr>
            </w:pPr>
            <w:r>
              <w:rPr>
                <w:rFonts w:ascii="Times New Roman" w:hAnsi="Times New Roman"/>
                <w:color w:val="000000" w:themeColor="text1"/>
                <w:sz w:val="24"/>
                <w:szCs w:val="24"/>
              </w:rPr>
              <w:t>27</w:t>
            </w:r>
            <w:r w:rsidR="0012604D">
              <w:rPr>
                <w:rFonts w:ascii="Times New Roman" w:hAnsi="Times New Roman"/>
                <w:color w:val="000000" w:themeColor="text1"/>
                <w:sz w:val="24"/>
                <w:szCs w:val="24"/>
              </w:rPr>
              <w:t xml:space="preserve">A </w:t>
            </w:r>
            <w:r w:rsidR="0012604D">
              <w:rPr>
                <w:rStyle w:val="Heading2Char"/>
                <w:rFonts w:ascii="Times New Roman" w:hAnsi="Times New Roman" w:cs="Times New Roman"/>
                <w:i w:val="0"/>
                <w:iCs w:val="0"/>
                <w:color w:val="000000" w:themeColor="text1"/>
                <w:sz w:val="24"/>
                <w:szCs w:val="24"/>
              </w:rPr>
              <w:t>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multiple choices answer</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14:paraId="21E2BD8E" w14:textId="77777777" w:rsidR="0012604D" w:rsidRP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“Answer must be a, b, c, and d only” on the mobile application.</w:t>
            </w:r>
          </w:p>
          <w:p w14:paraId="128EA590" w14:textId="77777777"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25</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14:paraId="057248E7" w14:textId="77777777" w:rsidR="0012604D" w:rsidRDefault="0012604D" w:rsidP="00205631">
            <w:pPr>
              <w:pStyle w:val="Hints"/>
              <w:rPr>
                <w:rFonts w:ascii="Times New Roman" w:hAnsi="Times New Roman"/>
                <w:color w:val="000000" w:themeColor="text1"/>
                <w:sz w:val="24"/>
                <w:szCs w:val="24"/>
              </w:rPr>
            </w:pPr>
          </w:p>
          <w:p w14:paraId="0C637341" w14:textId="77777777" w:rsidR="0012604D" w:rsidRDefault="0012604D" w:rsidP="00205631">
            <w:pPr>
              <w:pStyle w:val="Hints"/>
              <w:rPr>
                <w:rFonts w:ascii="Times New Roman" w:hAnsi="Times New Roman"/>
                <w:color w:val="000000" w:themeColor="text1"/>
                <w:sz w:val="24"/>
                <w:szCs w:val="24"/>
              </w:rPr>
            </w:pPr>
          </w:p>
          <w:p w14:paraId="5E4933F7" w14:textId="77777777" w:rsidR="0012604D" w:rsidRPr="00A827EA" w:rsidRDefault="004A3CB8" w:rsidP="00205631">
            <w:pPr>
              <w:rPr>
                <w:rFonts w:ascii="Times New Roman" w:hAnsi="Times New Roman" w:cs="Times New Roman"/>
                <w:sz w:val="24"/>
                <w:szCs w:val="24"/>
              </w:rPr>
            </w:pPr>
            <w:r>
              <w:rPr>
                <w:rFonts w:ascii="Times New Roman" w:hAnsi="Times New Roman"/>
                <w:color w:val="000000" w:themeColor="text1"/>
                <w:sz w:val="24"/>
                <w:szCs w:val="24"/>
              </w:rPr>
              <w:t>27</w:t>
            </w:r>
            <w:r w:rsidR="0012604D">
              <w:rPr>
                <w:rFonts w:ascii="Times New Roman" w:hAnsi="Times New Roman"/>
                <w:color w:val="000000" w:themeColor="text1"/>
                <w:sz w:val="24"/>
                <w:szCs w:val="24"/>
              </w:rPr>
              <w:t xml:space="preserve">B </w:t>
            </w:r>
            <w:r w:rsidR="0012604D">
              <w:rPr>
                <w:rStyle w:val="Heading2Char"/>
                <w:rFonts w:ascii="Times New Roman" w:hAnsi="Times New Roman" w:cs="Times New Roman"/>
                <w:i w:val="0"/>
                <w:iCs w:val="0"/>
                <w:color w:val="000000" w:themeColor="text1"/>
                <w:sz w:val="24"/>
                <w:szCs w:val="24"/>
              </w:rPr>
              <w:t>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true/false answer</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14:paraId="395B8324" w14:textId="77777777" w:rsidR="0012604D" w:rsidRPr="0012604D" w:rsidRDefault="0012604D" w:rsidP="00205631">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“Answer must be a and b only” on the mobile application.</w:t>
            </w:r>
          </w:p>
          <w:p w14:paraId="06C2D1F3" w14:textId="77777777" w:rsidR="0012604D" w:rsidRDefault="004A3CB8"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25</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14:paraId="7AFD10E5" w14:textId="77777777" w:rsidR="004A3CB8" w:rsidRDefault="004A3CB8" w:rsidP="00205631">
            <w:pPr>
              <w:pStyle w:val="Hints"/>
              <w:rPr>
                <w:rFonts w:ascii="Times New Roman" w:hAnsi="Times New Roman"/>
                <w:color w:val="000000" w:themeColor="text1"/>
                <w:sz w:val="24"/>
                <w:szCs w:val="24"/>
              </w:rPr>
            </w:pPr>
          </w:p>
          <w:p w14:paraId="597E152E" w14:textId="77777777" w:rsidR="004A3CB8" w:rsidRDefault="004A3CB8" w:rsidP="00205631">
            <w:pPr>
              <w:pStyle w:val="Hints"/>
              <w:rPr>
                <w:rFonts w:ascii="Times New Roman" w:hAnsi="Times New Roman"/>
                <w:color w:val="000000" w:themeColor="text1"/>
                <w:sz w:val="24"/>
                <w:szCs w:val="24"/>
              </w:rPr>
            </w:pPr>
          </w:p>
          <w:p w14:paraId="54FF6671" w14:textId="77777777" w:rsidR="004A3CB8" w:rsidRPr="00A827EA" w:rsidRDefault="004A3CB8" w:rsidP="004A3CB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27C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question point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6509E9FF" w14:textId="77777777" w:rsidR="004A3CB8" w:rsidRDefault="004A3CB8" w:rsidP="004A3CB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w:t>
            </w:r>
            <w:r>
              <w:rPr>
                <w:rFonts w:ascii="Times New Roman" w:hAnsi="Times New Roman"/>
                <w:color w:val="000000" w:themeColor="text1"/>
                <w:sz w:val="24"/>
                <w:szCs w:val="24"/>
              </w:rPr>
              <w:t>Question point</w:t>
            </w:r>
            <w:r w:rsidRPr="000D2048">
              <w:rPr>
                <w:rFonts w:ascii="Times New Roman" w:hAnsi="Times New Roman"/>
                <w:color w:val="000000" w:themeColor="text1"/>
                <w:sz w:val="24"/>
                <w:szCs w:val="24"/>
              </w:rPr>
              <w:t xml:space="preserve"> must be number only”</w:t>
            </w:r>
            <w:r>
              <w:rPr>
                <w:rFonts w:ascii="Times New Roman" w:hAnsi="Times New Roman"/>
                <w:color w:val="000000" w:themeColor="text1"/>
                <w:sz w:val="24"/>
                <w:szCs w:val="24"/>
              </w:rPr>
              <w:t xml:space="preserve"> on the mobile application.</w:t>
            </w:r>
          </w:p>
          <w:p w14:paraId="4862B986" w14:textId="77777777" w:rsidR="004A3CB8" w:rsidRDefault="004A3CB8" w:rsidP="004A3CB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25 </w:t>
            </w:r>
            <w:r w:rsidRPr="00227AD4">
              <w:rPr>
                <w:rFonts w:ascii="Times New Roman" w:hAnsi="Times New Roman"/>
                <w:color w:val="000000" w:themeColor="text1"/>
                <w:sz w:val="24"/>
                <w:szCs w:val="24"/>
              </w:rPr>
              <w:t>of normal flow</w:t>
            </w:r>
          </w:p>
          <w:p w14:paraId="0E741403" w14:textId="77777777" w:rsidR="004A3CB8" w:rsidRDefault="004A3CB8" w:rsidP="00205631">
            <w:pPr>
              <w:pStyle w:val="Hints"/>
              <w:rPr>
                <w:rFonts w:ascii="Times New Roman" w:hAnsi="Times New Roman"/>
                <w:color w:val="000000" w:themeColor="text1"/>
                <w:sz w:val="24"/>
                <w:szCs w:val="24"/>
              </w:rPr>
            </w:pPr>
          </w:p>
          <w:p w14:paraId="163071C3" w14:textId="77777777" w:rsidR="0012604D" w:rsidRDefault="0012604D" w:rsidP="00205631">
            <w:pPr>
              <w:pStyle w:val="Hints"/>
              <w:rPr>
                <w:rFonts w:ascii="Times New Roman" w:hAnsi="Times New Roman"/>
                <w:color w:val="000000" w:themeColor="text1"/>
                <w:sz w:val="24"/>
                <w:szCs w:val="24"/>
              </w:rPr>
            </w:pPr>
          </w:p>
          <w:p w14:paraId="5B8901EE" w14:textId="77777777" w:rsidR="0012604D" w:rsidRDefault="004A3CB8" w:rsidP="00205631">
            <w:pPr>
              <w:rPr>
                <w:rFonts w:ascii="Times New Roman" w:hAnsi="Times New Roman" w:cs="Times New Roman"/>
                <w:sz w:val="24"/>
                <w:szCs w:val="24"/>
              </w:rPr>
            </w:pPr>
            <w:r>
              <w:rPr>
                <w:rFonts w:ascii="Times New Roman" w:hAnsi="Times New Roman"/>
                <w:color w:val="000000" w:themeColor="text1"/>
                <w:sz w:val="24"/>
                <w:szCs w:val="24"/>
              </w:rPr>
              <w:t>32</w:t>
            </w:r>
            <w:r w:rsidR="0012604D">
              <w:rPr>
                <w:rFonts w:ascii="Times New Roman" w:hAnsi="Times New Roman"/>
                <w:color w:val="000000" w:themeColor="text1"/>
                <w:sz w:val="24"/>
                <w:szCs w:val="24"/>
              </w:rPr>
              <w:t xml:space="preserve">A if Lecturer </w:t>
            </w:r>
            <w:r w:rsidR="00D045E3">
              <w:rPr>
                <w:rFonts w:ascii="Times New Roman" w:hAnsi="Times New Roman"/>
                <w:color w:val="000000" w:themeColor="text1"/>
                <w:sz w:val="24"/>
                <w:szCs w:val="24"/>
              </w:rPr>
              <w:t>edits</w:t>
            </w:r>
            <w:r w:rsidR="0012604D">
              <w:rPr>
                <w:rFonts w:ascii="Times New Roman" w:hAnsi="Times New Roman"/>
                <w:color w:val="000000" w:themeColor="text1"/>
                <w:sz w:val="24"/>
                <w:szCs w:val="24"/>
              </w:rPr>
              <w:t xml:space="preserve"> quizzes, </w:t>
            </w:r>
            <w:r w:rsidR="0012604D">
              <w:rPr>
                <w:rFonts w:ascii="Times New Roman" w:hAnsi="Times New Roman" w:cs="Times New Roman"/>
                <w:sz w:val="24"/>
                <w:szCs w:val="24"/>
              </w:rPr>
              <w:t xml:space="preserve">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14:paraId="321BFB3A" w14:textId="77777777" w:rsidR="0012604D" w:rsidRDefault="0012604D" w:rsidP="00205631">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sidR="00D045E3">
              <w:rPr>
                <w:rFonts w:ascii="Times New Roman" w:hAnsi="Times New Roman" w:cs="Times New Roman"/>
                <w:sz w:val="24"/>
                <w:szCs w:val="24"/>
              </w:rPr>
              <w:t>Edi</w:t>
            </w:r>
            <w:r w:rsidR="002C1C62">
              <w:rPr>
                <w:rFonts w:ascii="Times New Roman" w:hAnsi="Times New Roman" w:cs="Times New Roman"/>
                <w:sz w:val="24"/>
                <w:szCs w:val="24"/>
              </w:rPr>
              <w:t>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14:paraId="7681ABE5" w14:textId="77777777" w:rsidR="0012604D" w:rsidRPr="0012604D" w:rsidRDefault="0012604D" w:rsidP="00205631">
            <w:pPr>
              <w:rPr>
                <w:rFonts w:ascii="Times New Roman" w:hAnsi="Times New Roman" w:cs="Times New Roman"/>
                <w:sz w:val="24"/>
                <w:szCs w:val="24"/>
              </w:rPr>
            </w:pPr>
          </w:p>
        </w:tc>
      </w:tr>
      <w:tr w:rsidR="0012604D" w:rsidRPr="00227AD4" w14:paraId="3272ECCF" w14:textId="77777777" w:rsidTr="00205631">
        <w:tc>
          <w:tcPr>
            <w:tcW w:w="2628" w:type="dxa"/>
            <w:gridSpan w:val="2"/>
          </w:tcPr>
          <w:p w14:paraId="5C583056"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14:paraId="3E432F1B" w14:textId="77777777"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12604D" w:rsidRPr="00227AD4" w14:paraId="546646E1" w14:textId="77777777" w:rsidTr="00205631">
        <w:tc>
          <w:tcPr>
            <w:tcW w:w="2628" w:type="dxa"/>
            <w:gridSpan w:val="2"/>
          </w:tcPr>
          <w:p w14:paraId="7DF39E68"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0610FA7D" w14:textId="77777777" w:rsidR="0012604D" w:rsidRPr="00227AD4" w:rsidRDefault="0012604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12604D" w:rsidRPr="00227AD4" w14:paraId="05CFE855" w14:textId="77777777" w:rsidTr="00205631">
        <w:tc>
          <w:tcPr>
            <w:tcW w:w="2628" w:type="dxa"/>
            <w:gridSpan w:val="2"/>
          </w:tcPr>
          <w:p w14:paraId="72BA0BCA"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66632D5B" w14:textId="77777777"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12604D" w:rsidRPr="00227AD4" w14:paraId="123F2AFA" w14:textId="77777777" w:rsidTr="00205631">
        <w:tc>
          <w:tcPr>
            <w:tcW w:w="2628" w:type="dxa"/>
            <w:gridSpan w:val="2"/>
          </w:tcPr>
          <w:p w14:paraId="1410CA6A"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63320D90" w14:textId="77777777"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12604D" w:rsidRPr="00227AD4" w14:paraId="495871B4" w14:textId="77777777" w:rsidTr="00205631">
        <w:tc>
          <w:tcPr>
            <w:tcW w:w="2628" w:type="dxa"/>
            <w:gridSpan w:val="2"/>
          </w:tcPr>
          <w:p w14:paraId="1C606E3F" w14:textId="77777777" w:rsidR="0012604D" w:rsidRPr="00227AD4" w:rsidRDefault="0012604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3A722DEB" w14:textId="77777777" w:rsidR="0012604D" w:rsidRPr="00227AD4" w:rsidRDefault="0012604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610EDE5B" w14:textId="77777777" w:rsidR="0012604D" w:rsidRDefault="0012604D" w:rsidP="00CE3566">
      <w:pPr>
        <w:rPr>
          <w:rFonts w:ascii="Times New Roman" w:hAnsi="Times New Roman" w:cs="Times New Roman"/>
          <w:b/>
          <w:bCs/>
          <w:sz w:val="29"/>
          <w:szCs w:val="29"/>
        </w:rPr>
      </w:pPr>
    </w:p>
    <w:p w14:paraId="12752C57" w14:textId="77777777" w:rsidR="00F853E3" w:rsidRDefault="00F853E3" w:rsidP="00CE3566">
      <w:pPr>
        <w:rPr>
          <w:rFonts w:ascii="Times New Roman" w:hAnsi="Times New Roman" w:cs="Times New Roman"/>
          <w:b/>
          <w:bCs/>
          <w:sz w:val="29"/>
          <w:szCs w:val="29"/>
        </w:rPr>
      </w:pPr>
    </w:p>
    <w:p w14:paraId="3432D2EF" w14:textId="77777777" w:rsidR="00D045E3" w:rsidRDefault="00D045E3" w:rsidP="00CE3566">
      <w:pPr>
        <w:rPr>
          <w:rFonts w:ascii="Times New Roman" w:hAnsi="Times New Roman" w:cs="Times New Roman"/>
          <w:b/>
          <w:bCs/>
          <w:sz w:val="29"/>
          <w:szCs w:val="29"/>
        </w:rPr>
      </w:pPr>
    </w:p>
    <w:p w14:paraId="1CD2DFB0" w14:textId="77777777" w:rsidR="00A526AC" w:rsidRPr="00CE3566" w:rsidRDefault="003E3975"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B13768">
        <w:rPr>
          <w:rFonts w:ascii="Times New Roman" w:hAnsi="Times New Roman" w:cs="Times New Roman"/>
          <w:b/>
          <w:bCs/>
          <w:sz w:val="29"/>
          <w:szCs w:val="29"/>
        </w:rPr>
        <w:t>10</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edit assignments or quizzes information which are multiple choices question, true/false question, and short answers. </w:t>
      </w:r>
    </w:p>
    <w:p w14:paraId="60DC13A4" w14:textId="77777777"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 xml:space="preserve">Lecturer can edit assignments or quizzes information into the mobile application. Lecturer can limit access to the assignment or quiz of authority. Lecturer must provide </w:t>
      </w:r>
      <w:r w:rsidR="00B64E9B">
        <w:rPr>
          <w:rFonts w:ascii="Times New Roman" w:hAnsi="Times New Roman" w:cs="Times New Roman"/>
          <w:sz w:val="24"/>
          <w:szCs w:val="24"/>
        </w:rPr>
        <w:t>testing name,</w:t>
      </w:r>
      <w:r w:rsidR="00B64E9B" w:rsidRPr="00A827EA">
        <w:rPr>
          <w:rFonts w:ascii="Times New Roman" w:hAnsi="Times New Roman" w:cs="Times New Roman"/>
          <w:sz w:val="24"/>
          <w:szCs w:val="24"/>
        </w:rPr>
        <w:t xml:space="preserve"> </w:t>
      </w:r>
      <w:r w:rsidRPr="00A827EA">
        <w:rPr>
          <w:rFonts w:ascii="Times New Roman" w:hAnsi="Times New Roman" w:cs="Times New Roman"/>
          <w:sz w:val="24"/>
          <w:szCs w:val="24"/>
        </w:rPr>
        <w:t>type of testing, an amount of questions,</w:t>
      </w:r>
      <w:r w:rsidR="00860DAB">
        <w:rPr>
          <w:rFonts w:ascii="Times New Roman" w:hAnsi="Times New Roman" w:cs="Times New Roman"/>
          <w:sz w:val="24"/>
          <w:szCs w:val="24"/>
        </w:rPr>
        <w:t xml:space="preserve"> testing score,</w:t>
      </w:r>
      <w:r w:rsidRPr="00A827EA">
        <w:rPr>
          <w:rFonts w:ascii="Times New Roman" w:hAnsi="Times New Roman" w:cs="Times New Roman"/>
          <w:sz w:val="24"/>
          <w:szCs w:val="24"/>
        </w:rPr>
        <w:t xml:space="preserve"> type of question, question information, student name, randomize order of the question status, and posting status.</w:t>
      </w:r>
    </w:p>
    <w:p w14:paraId="75EA56F6"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Lecturer must provide question information by separating from type of questions.</w:t>
      </w:r>
    </w:p>
    <w:p w14:paraId="3A171A26"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multiple choices questions which provide type of question, question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 and a question point</w:t>
      </w:r>
      <w:r w:rsidRPr="00A827EA">
        <w:rPr>
          <w:rFonts w:ascii="Times New Roman" w:hAnsi="Times New Roman" w:cs="Times New Roman"/>
          <w:sz w:val="24"/>
          <w:szCs w:val="24"/>
        </w:rPr>
        <w:t>.</w:t>
      </w:r>
    </w:p>
    <w:p w14:paraId="2352E42C"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true/false questions which provide type of question, questions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w:t>
      </w:r>
      <w:r w:rsidR="00860DAB" w:rsidRPr="00860DAB">
        <w:rPr>
          <w:rFonts w:ascii="Times New Roman" w:hAnsi="Times New Roman" w:cs="Times New Roman"/>
          <w:sz w:val="24"/>
          <w:szCs w:val="24"/>
        </w:rPr>
        <w:t xml:space="preserve"> </w:t>
      </w:r>
      <w:r w:rsidR="00860DAB">
        <w:rPr>
          <w:rFonts w:ascii="Times New Roman" w:hAnsi="Times New Roman" w:cs="Times New Roman"/>
          <w:sz w:val="24"/>
          <w:szCs w:val="24"/>
        </w:rPr>
        <w:t>and a question point</w:t>
      </w:r>
      <w:r w:rsidRPr="00A827EA">
        <w:rPr>
          <w:rFonts w:ascii="Times New Roman" w:hAnsi="Times New Roman" w:cs="Times New Roman"/>
          <w:sz w:val="24"/>
          <w:szCs w:val="24"/>
        </w:rPr>
        <w:t xml:space="preserve">. </w:t>
      </w:r>
    </w:p>
    <w:p w14:paraId="3E082096"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short answers which provide type of question, questions description</w:t>
      </w:r>
      <w:r w:rsidR="00860DAB">
        <w:rPr>
          <w:rFonts w:ascii="Times New Roman" w:hAnsi="Times New Roman" w:cs="Times New Roman"/>
          <w:sz w:val="24"/>
          <w:szCs w:val="24"/>
        </w:rPr>
        <w:t>,</w:t>
      </w:r>
      <w:r w:rsidR="00860DAB" w:rsidRPr="00860DAB">
        <w:rPr>
          <w:rFonts w:ascii="Times New Roman" w:hAnsi="Times New Roman" w:cs="Times New Roman"/>
          <w:sz w:val="24"/>
          <w:szCs w:val="24"/>
        </w:rPr>
        <w:t xml:space="preserve"> </w:t>
      </w:r>
      <w:r w:rsidR="00860DAB">
        <w:rPr>
          <w:rFonts w:ascii="Times New Roman" w:hAnsi="Times New Roman" w:cs="Times New Roman"/>
          <w:sz w:val="24"/>
          <w:szCs w:val="24"/>
        </w:rPr>
        <w:t>and a question point</w:t>
      </w:r>
      <w:r w:rsidRPr="00A827EA">
        <w:rPr>
          <w:rFonts w:ascii="Times New Roman" w:hAnsi="Times New Roman" w:cs="Times New Roman"/>
          <w:sz w:val="24"/>
          <w:szCs w:val="24"/>
        </w:rPr>
        <w:t>.</w:t>
      </w:r>
    </w:p>
    <w:p w14:paraId="58D6E199"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14:paraId="469992E2"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14:paraId="0CA4BBF3" w14:textId="77777777" w:rsidR="00344883" w:rsidRDefault="00344883" w:rsidP="00A526AC">
      <w:pPr>
        <w:rPr>
          <w:rFonts w:ascii="Times New Roman" w:hAnsi="Times New Roman" w:cs="Times New Roman"/>
          <w:b/>
          <w:bCs/>
          <w:i/>
          <w:iCs/>
          <w:sz w:val="24"/>
          <w:szCs w:val="24"/>
        </w:rPr>
      </w:pPr>
    </w:p>
    <w:p w14:paraId="26CB1692" w14:textId="77777777" w:rsidR="00344883" w:rsidRDefault="00344883" w:rsidP="00A526AC">
      <w:pPr>
        <w:rPr>
          <w:rFonts w:ascii="Times New Roman" w:hAnsi="Times New Roman" w:cs="Times New Roman"/>
          <w:b/>
          <w:bCs/>
          <w:i/>
          <w:iCs/>
          <w:sz w:val="24"/>
          <w:szCs w:val="24"/>
        </w:rPr>
      </w:pPr>
    </w:p>
    <w:p w14:paraId="582DA8D8" w14:textId="77777777" w:rsidR="00344883" w:rsidRDefault="00344883" w:rsidP="00A526AC">
      <w:pPr>
        <w:rPr>
          <w:rFonts w:ascii="Times New Roman" w:hAnsi="Times New Roman" w:cs="Times New Roman"/>
          <w:b/>
          <w:bCs/>
          <w:i/>
          <w:iCs/>
          <w:sz w:val="24"/>
          <w:szCs w:val="24"/>
        </w:rPr>
      </w:pPr>
    </w:p>
    <w:p w14:paraId="6AB33D15" w14:textId="77777777" w:rsidR="00344883" w:rsidRDefault="00344883" w:rsidP="00A526AC">
      <w:pPr>
        <w:rPr>
          <w:rFonts w:ascii="Times New Roman" w:hAnsi="Times New Roman" w:cs="Times New Roman"/>
          <w:b/>
          <w:bCs/>
          <w:i/>
          <w:iCs/>
          <w:sz w:val="24"/>
          <w:szCs w:val="24"/>
        </w:rPr>
      </w:pPr>
    </w:p>
    <w:p w14:paraId="793B4DEE" w14:textId="77777777" w:rsidR="00344883" w:rsidRDefault="00344883" w:rsidP="00A526AC">
      <w:pPr>
        <w:rPr>
          <w:rFonts w:ascii="Times New Roman" w:hAnsi="Times New Roman" w:cs="Times New Roman"/>
          <w:b/>
          <w:bCs/>
          <w:i/>
          <w:iCs/>
          <w:sz w:val="24"/>
          <w:szCs w:val="24"/>
        </w:rPr>
      </w:pPr>
    </w:p>
    <w:p w14:paraId="7329949A" w14:textId="77777777" w:rsidR="00344883" w:rsidRDefault="00344883" w:rsidP="00A526AC">
      <w:pPr>
        <w:rPr>
          <w:rFonts w:ascii="Times New Roman" w:hAnsi="Times New Roman" w:cs="Times New Roman"/>
          <w:b/>
          <w:bCs/>
          <w:i/>
          <w:iCs/>
          <w:sz w:val="24"/>
          <w:szCs w:val="24"/>
        </w:rPr>
      </w:pPr>
    </w:p>
    <w:p w14:paraId="1D36BC94" w14:textId="77777777" w:rsidR="00344883" w:rsidRDefault="00344883" w:rsidP="00A526AC">
      <w:pPr>
        <w:rPr>
          <w:rFonts w:ascii="Times New Roman" w:hAnsi="Times New Roman" w:cs="Times New Roman"/>
          <w:b/>
          <w:bCs/>
          <w:i/>
          <w:iCs/>
          <w:sz w:val="24"/>
          <w:szCs w:val="24"/>
        </w:rPr>
      </w:pPr>
    </w:p>
    <w:p w14:paraId="57ED2B24" w14:textId="77777777" w:rsidR="00344883" w:rsidRDefault="00344883" w:rsidP="00A526AC">
      <w:pPr>
        <w:rPr>
          <w:rFonts w:ascii="Times New Roman" w:hAnsi="Times New Roman" w:cs="Times New Roman"/>
          <w:b/>
          <w:bCs/>
          <w:i/>
          <w:iCs/>
          <w:sz w:val="24"/>
          <w:szCs w:val="24"/>
        </w:rPr>
      </w:pPr>
    </w:p>
    <w:p w14:paraId="409CF8D1" w14:textId="77777777" w:rsidR="00344883" w:rsidRDefault="00344883" w:rsidP="00A526AC">
      <w:pPr>
        <w:rPr>
          <w:rFonts w:ascii="Times New Roman" w:hAnsi="Times New Roman" w:cs="Times New Roman"/>
          <w:b/>
          <w:bCs/>
          <w:i/>
          <w:iCs/>
          <w:sz w:val="24"/>
          <w:szCs w:val="24"/>
        </w:rPr>
      </w:pPr>
    </w:p>
    <w:p w14:paraId="6102439D" w14:textId="77777777" w:rsidR="00344883" w:rsidRDefault="00344883" w:rsidP="00A526AC">
      <w:pPr>
        <w:rPr>
          <w:rFonts w:ascii="Times New Roman" w:hAnsi="Times New Roman" w:cs="Times New Roman"/>
          <w:b/>
          <w:bCs/>
          <w:i/>
          <w:iCs/>
          <w:sz w:val="24"/>
          <w:szCs w:val="24"/>
        </w:rPr>
      </w:pPr>
    </w:p>
    <w:p w14:paraId="2EE8C823" w14:textId="77777777" w:rsidR="00344883" w:rsidRDefault="00344883" w:rsidP="00A526AC">
      <w:pPr>
        <w:rPr>
          <w:rFonts w:ascii="Times New Roman" w:hAnsi="Times New Roman" w:cs="Times New Roman"/>
          <w:b/>
          <w:bCs/>
          <w:i/>
          <w:iCs/>
          <w:sz w:val="24"/>
          <w:szCs w:val="24"/>
        </w:rPr>
      </w:pPr>
    </w:p>
    <w:p w14:paraId="3352A1FC" w14:textId="77777777" w:rsidR="00344883" w:rsidRDefault="00344883" w:rsidP="00A526AC">
      <w:pPr>
        <w:rPr>
          <w:rFonts w:ascii="Times New Roman" w:hAnsi="Times New Roman" w:cs="Times New Roman"/>
          <w:b/>
          <w:bCs/>
          <w:i/>
          <w:iCs/>
          <w:sz w:val="24"/>
          <w:szCs w:val="24"/>
        </w:rPr>
      </w:pPr>
    </w:p>
    <w:p w14:paraId="041D0E07" w14:textId="77777777" w:rsidR="00344883" w:rsidRDefault="00344883" w:rsidP="00A526AC">
      <w:pPr>
        <w:rPr>
          <w:rFonts w:ascii="Times New Roman" w:hAnsi="Times New Roman" w:cs="Times New Roman"/>
          <w:b/>
          <w:bCs/>
          <w:i/>
          <w:iCs/>
          <w:sz w:val="24"/>
          <w:szCs w:val="24"/>
        </w:rPr>
      </w:pPr>
    </w:p>
    <w:p w14:paraId="69AFCEF9" w14:textId="77777777" w:rsidR="00344883" w:rsidRDefault="00344883" w:rsidP="00A526AC">
      <w:pPr>
        <w:rPr>
          <w:rFonts w:ascii="Times New Roman" w:hAnsi="Times New Roman" w:cs="Times New Roman"/>
          <w:b/>
          <w:bCs/>
          <w:i/>
          <w:iCs/>
          <w:sz w:val="24"/>
          <w:szCs w:val="24"/>
        </w:rPr>
      </w:pPr>
    </w:p>
    <w:p w14:paraId="18A41BA6" w14:textId="77777777" w:rsidR="00344883" w:rsidRDefault="00344883" w:rsidP="00A526AC">
      <w:pPr>
        <w:rPr>
          <w:rFonts w:ascii="Times New Roman" w:hAnsi="Times New Roman" w:cs="Times New Roman"/>
          <w:b/>
          <w:bCs/>
          <w:i/>
          <w:iCs/>
          <w:sz w:val="24"/>
          <w:szCs w:val="24"/>
        </w:rPr>
      </w:pPr>
    </w:p>
    <w:p w14:paraId="6AC56613" w14:textId="77777777" w:rsidR="00344883" w:rsidRDefault="00344883" w:rsidP="00A526AC">
      <w:pPr>
        <w:rPr>
          <w:rFonts w:ascii="Times New Roman" w:hAnsi="Times New Roman" w:cs="Times New Roman"/>
          <w:b/>
          <w:bCs/>
          <w:i/>
          <w:iCs/>
          <w:sz w:val="24"/>
          <w:szCs w:val="24"/>
        </w:rPr>
      </w:pPr>
    </w:p>
    <w:p w14:paraId="31E9DEA4" w14:textId="77777777" w:rsidR="00344883" w:rsidRDefault="00344883" w:rsidP="00A526AC">
      <w:pPr>
        <w:rPr>
          <w:rFonts w:ascii="Times New Roman" w:hAnsi="Times New Roman" w:cs="Times New Roman"/>
          <w:b/>
          <w:bCs/>
          <w:i/>
          <w:iCs/>
          <w:sz w:val="24"/>
          <w:szCs w:val="24"/>
        </w:rPr>
      </w:pPr>
    </w:p>
    <w:p w14:paraId="740EF73E"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5DFA4889" w14:textId="77777777" w:rsidTr="00344883">
        <w:tc>
          <w:tcPr>
            <w:tcW w:w="2254" w:type="dxa"/>
          </w:tcPr>
          <w:p w14:paraId="7D2FF22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336A442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0EC5284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3CA696F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B64E9B" w:rsidRPr="00A827EA" w14:paraId="332790EF" w14:textId="77777777" w:rsidTr="00344883">
        <w:tc>
          <w:tcPr>
            <w:tcW w:w="2254" w:type="dxa"/>
          </w:tcPr>
          <w:p w14:paraId="65BDA28F" w14:textId="77777777"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testing name</w:t>
            </w:r>
          </w:p>
        </w:tc>
        <w:tc>
          <w:tcPr>
            <w:tcW w:w="2266" w:type="dxa"/>
          </w:tcPr>
          <w:p w14:paraId="37122C47" w14:textId="77777777" w:rsidR="00B64E9B" w:rsidRPr="00A827EA" w:rsidRDefault="00B64E9B" w:rsidP="00227AD4">
            <w:pPr>
              <w:rPr>
                <w:rFonts w:ascii="Times New Roman" w:hAnsi="Times New Roman" w:cs="Times New Roman"/>
                <w:sz w:val="24"/>
                <w:szCs w:val="24"/>
              </w:rPr>
            </w:pPr>
            <w:r w:rsidRPr="00A827EA">
              <w:rPr>
                <w:rFonts w:ascii="Times New Roman" w:hAnsi="Times New Roman" w:cs="Times New Roman"/>
                <w:sz w:val="24"/>
                <w:szCs w:val="24"/>
              </w:rPr>
              <w:t>Can be</w:t>
            </w:r>
            <w:r>
              <w:rPr>
                <w:rFonts w:ascii="Times New Roman" w:hAnsi="Times New Roman" w:cs="Times New Roman"/>
                <w:sz w:val="24"/>
                <w:szCs w:val="24"/>
              </w:rPr>
              <w:t xml:space="preserve"> any character only.</w:t>
            </w:r>
          </w:p>
        </w:tc>
        <w:tc>
          <w:tcPr>
            <w:tcW w:w="2248" w:type="dxa"/>
          </w:tcPr>
          <w:p w14:paraId="4F3981F3" w14:textId="77777777"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Math testing</w:t>
            </w:r>
          </w:p>
        </w:tc>
        <w:tc>
          <w:tcPr>
            <w:tcW w:w="2248" w:type="dxa"/>
          </w:tcPr>
          <w:p w14:paraId="6C3B1F2A" w14:textId="77777777" w:rsidR="00B64E9B" w:rsidRPr="00A827EA" w:rsidRDefault="00B64E9B" w:rsidP="00227AD4">
            <w:pPr>
              <w:rPr>
                <w:rFonts w:ascii="Times New Roman" w:hAnsi="Times New Roman" w:cs="Times New Roman"/>
                <w:sz w:val="24"/>
                <w:szCs w:val="24"/>
              </w:rPr>
            </w:pPr>
          </w:p>
        </w:tc>
      </w:tr>
      <w:tr w:rsidR="00A526AC" w:rsidRPr="00A827EA" w14:paraId="64FC3729" w14:textId="77777777" w:rsidTr="00344883">
        <w:tc>
          <w:tcPr>
            <w:tcW w:w="2254" w:type="dxa"/>
          </w:tcPr>
          <w:p w14:paraId="0FEFF24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testing</w:t>
            </w:r>
          </w:p>
        </w:tc>
        <w:tc>
          <w:tcPr>
            <w:tcW w:w="2266" w:type="dxa"/>
          </w:tcPr>
          <w:p w14:paraId="032E2BE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two types of testing which are assignment and quiz. Lecturer must select one type only.</w:t>
            </w:r>
          </w:p>
        </w:tc>
        <w:tc>
          <w:tcPr>
            <w:tcW w:w="2248" w:type="dxa"/>
          </w:tcPr>
          <w:p w14:paraId="1D578A9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Assignment</w:t>
            </w:r>
          </w:p>
        </w:tc>
        <w:tc>
          <w:tcPr>
            <w:tcW w:w="2248" w:type="dxa"/>
          </w:tcPr>
          <w:p w14:paraId="426CDA37" w14:textId="77777777" w:rsidR="00A526AC" w:rsidRPr="00A827EA" w:rsidRDefault="00A526AC" w:rsidP="00227AD4">
            <w:pPr>
              <w:rPr>
                <w:rFonts w:ascii="Times New Roman" w:hAnsi="Times New Roman" w:cs="Times New Roman"/>
                <w:sz w:val="24"/>
                <w:szCs w:val="24"/>
              </w:rPr>
            </w:pPr>
          </w:p>
        </w:tc>
      </w:tr>
      <w:tr w:rsidR="00A526AC" w:rsidRPr="00A827EA" w14:paraId="346770B7" w14:textId="77777777" w:rsidTr="00344883">
        <w:tc>
          <w:tcPr>
            <w:tcW w:w="2254" w:type="dxa"/>
          </w:tcPr>
          <w:p w14:paraId="3ADD0F2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amount of question</w:t>
            </w:r>
          </w:p>
        </w:tc>
        <w:tc>
          <w:tcPr>
            <w:tcW w:w="2266" w:type="dxa"/>
          </w:tcPr>
          <w:p w14:paraId="4D9B8DF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 Only number is allowed.</w:t>
            </w:r>
          </w:p>
        </w:tc>
        <w:tc>
          <w:tcPr>
            <w:tcW w:w="2248" w:type="dxa"/>
          </w:tcPr>
          <w:p w14:paraId="63A2BA3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3</w:t>
            </w:r>
          </w:p>
        </w:tc>
        <w:tc>
          <w:tcPr>
            <w:tcW w:w="2248" w:type="dxa"/>
          </w:tcPr>
          <w:p w14:paraId="74CE9643" w14:textId="77777777" w:rsidR="00A526AC" w:rsidRPr="00A827EA" w:rsidRDefault="00A526AC" w:rsidP="00227AD4">
            <w:pPr>
              <w:rPr>
                <w:rFonts w:ascii="Times New Roman" w:hAnsi="Times New Roman" w:cs="Times New Roman"/>
                <w:sz w:val="24"/>
                <w:szCs w:val="24"/>
              </w:rPr>
            </w:pPr>
          </w:p>
        </w:tc>
      </w:tr>
      <w:tr w:rsidR="00860DAB" w:rsidRPr="00A827EA" w14:paraId="1A8F2CD0" w14:textId="77777777" w:rsidTr="00344883">
        <w:tc>
          <w:tcPr>
            <w:tcW w:w="2254" w:type="dxa"/>
          </w:tcPr>
          <w:p w14:paraId="7F5BF75D" w14:textId="77777777"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testing score</w:t>
            </w:r>
          </w:p>
        </w:tc>
        <w:tc>
          <w:tcPr>
            <w:tcW w:w="2266" w:type="dxa"/>
          </w:tcPr>
          <w:p w14:paraId="062DB7A7" w14:textId="77777777"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14:paraId="22EB47BA" w14:textId="77777777" w:rsidR="00860DAB" w:rsidRPr="00A827EA" w:rsidRDefault="00860DAB" w:rsidP="00227AD4">
            <w:pPr>
              <w:rPr>
                <w:rFonts w:ascii="Times New Roman" w:hAnsi="Times New Roman" w:cs="Times New Roman"/>
                <w:sz w:val="24"/>
                <w:szCs w:val="24"/>
              </w:rPr>
            </w:pPr>
            <w:r>
              <w:rPr>
                <w:rFonts w:ascii="Times New Roman" w:hAnsi="Times New Roman" w:cs="Times New Roman"/>
                <w:sz w:val="24"/>
                <w:szCs w:val="24"/>
              </w:rPr>
              <w:t>100</w:t>
            </w:r>
          </w:p>
        </w:tc>
        <w:tc>
          <w:tcPr>
            <w:tcW w:w="2248" w:type="dxa"/>
          </w:tcPr>
          <w:p w14:paraId="372B7E0B" w14:textId="77777777" w:rsidR="00860DAB" w:rsidRPr="00A827EA" w:rsidRDefault="00860DAB" w:rsidP="00227AD4">
            <w:pPr>
              <w:rPr>
                <w:rFonts w:ascii="Times New Roman" w:hAnsi="Times New Roman" w:cs="Times New Roman"/>
                <w:sz w:val="24"/>
                <w:szCs w:val="24"/>
              </w:rPr>
            </w:pPr>
          </w:p>
        </w:tc>
      </w:tr>
      <w:tr w:rsidR="00A526AC" w:rsidRPr="00A827EA" w14:paraId="261B02FE" w14:textId="77777777" w:rsidTr="00344883">
        <w:tc>
          <w:tcPr>
            <w:tcW w:w="2254" w:type="dxa"/>
          </w:tcPr>
          <w:p w14:paraId="01B6DF9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66" w:type="dxa"/>
          </w:tcPr>
          <w:p w14:paraId="5FAD386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adds a list of students for limiting access to the assignment or quiz.</w:t>
            </w:r>
          </w:p>
        </w:tc>
        <w:tc>
          <w:tcPr>
            <w:tcW w:w="2248" w:type="dxa"/>
          </w:tcPr>
          <w:p w14:paraId="135A251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r w:rsidRPr="00A827EA">
              <w:rPr>
                <w:rFonts w:ascii="Times New Roman" w:hAnsi="Times New Roman" w:cs="Times New Roman"/>
                <w:sz w:val="24"/>
                <w:szCs w:val="24"/>
              </w:rPr>
              <w:br/>
              <w:t>542115091,</w:t>
            </w:r>
          </w:p>
          <w:p w14:paraId="044C862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542115092</w:t>
            </w:r>
          </w:p>
        </w:tc>
        <w:tc>
          <w:tcPr>
            <w:tcW w:w="2248" w:type="dxa"/>
          </w:tcPr>
          <w:p w14:paraId="06C3F1AC" w14:textId="77777777" w:rsidR="00A526AC" w:rsidRPr="00A827EA" w:rsidRDefault="00A526AC" w:rsidP="00227AD4">
            <w:pPr>
              <w:rPr>
                <w:rFonts w:ascii="Times New Roman" w:hAnsi="Times New Roman" w:cs="Times New Roman"/>
                <w:sz w:val="24"/>
                <w:szCs w:val="24"/>
              </w:rPr>
            </w:pPr>
          </w:p>
        </w:tc>
      </w:tr>
      <w:tr w:rsidR="00A526AC" w:rsidRPr="00A827EA" w14:paraId="318634B5" w14:textId="77777777" w:rsidTr="00344883">
        <w:tc>
          <w:tcPr>
            <w:tcW w:w="2254" w:type="dxa"/>
          </w:tcPr>
          <w:p w14:paraId="754E83E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randomize order of the question status</w:t>
            </w:r>
          </w:p>
        </w:tc>
        <w:tc>
          <w:tcPr>
            <w:tcW w:w="2266" w:type="dxa"/>
          </w:tcPr>
          <w:p w14:paraId="6026B5D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This status is showing status of random order of the question to student.</w:t>
            </w:r>
          </w:p>
        </w:tc>
        <w:tc>
          <w:tcPr>
            <w:tcW w:w="2248" w:type="dxa"/>
          </w:tcPr>
          <w:p w14:paraId="4819F3A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w:t>
            </w:r>
          </w:p>
        </w:tc>
        <w:tc>
          <w:tcPr>
            <w:tcW w:w="2248" w:type="dxa"/>
          </w:tcPr>
          <w:p w14:paraId="26A560FB" w14:textId="77777777" w:rsidR="00A526AC" w:rsidRPr="00A827EA" w:rsidRDefault="00A526AC" w:rsidP="00227AD4">
            <w:pPr>
              <w:rPr>
                <w:rFonts w:ascii="Times New Roman" w:hAnsi="Times New Roman" w:cs="Times New Roman"/>
                <w:sz w:val="24"/>
                <w:szCs w:val="24"/>
              </w:rPr>
            </w:pPr>
          </w:p>
        </w:tc>
      </w:tr>
      <w:tr w:rsidR="00A526AC" w:rsidRPr="00A827EA" w14:paraId="03C33A6A" w14:textId="77777777" w:rsidTr="00344883">
        <w:tc>
          <w:tcPr>
            <w:tcW w:w="2254" w:type="dxa"/>
          </w:tcPr>
          <w:p w14:paraId="04A0CE1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Posting status</w:t>
            </w:r>
          </w:p>
        </w:tc>
        <w:tc>
          <w:tcPr>
            <w:tcW w:w="2266" w:type="dxa"/>
          </w:tcPr>
          <w:p w14:paraId="280EDCA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Status is an available and not available.</w:t>
            </w:r>
          </w:p>
        </w:tc>
        <w:tc>
          <w:tcPr>
            <w:tcW w:w="2248" w:type="dxa"/>
          </w:tcPr>
          <w:p w14:paraId="5D3421D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Available</w:t>
            </w:r>
          </w:p>
        </w:tc>
        <w:tc>
          <w:tcPr>
            <w:tcW w:w="2248" w:type="dxa"/>
          </w:tcPr>
          <w:p w14:paraId="34037599" w14:textId="77777777" w:rsidR="00A526AC" w:rsidRPr="00A827EA" w:rsidRDefault="00A526AC" w:rsidP="00227AD4">
            <w:pPr>
              <w:rPr>
                <w:rFonts w:ascii="Times New Roman" w:hAnsi="Times New Roman" w:cs="Times New Roman"/>
                <w:sz w:val="24"/>
                <w:szCs w:val="24"/>
              </w:rPr>
            </w:pPr>
          </w:p>
        </w:tc>
      </w:tr>
    </w:tbl>
    <w:p w14:paraId="73A4A116" w14:textId="77777777" w:rsidR="00A526AC" w:rsidRPr="00A827EA" w:rsidRDefault="00A526AC" w:rsidP="00A526AC">
      <w:pPr>
        <w:rPr>
          <w:rFonts w:ascii="Times New Roman" w:hAnsi="Times New Roman" w:cs="Times New Roman"/>
          <w:sz w:val="24"/>
          <w:szCs w:val="24"/>
        </w:rPr>
      </w:pPr>
    </w:p>
    <w:p w14:paraId="0DC4CC1F" w14:textId="77777777" w:rsidR="00A526AC" w:rsidRPr="00A827EA" w:rsidRDefault="00A526AC" w:rsidP="00A526AC">
      <w:pPr>
        <w:rPr>
          <w:rFonts w:ascii="Times New Roman" w:hAnsi="Times New Roman" w:cs="Times New Roman"/>
          <w:sz w:val="24"/>
          <w:szCs w:val="24"/>
        </w:rPr>
      </w:pPr>
    </w:p>
    <w:p w14:paraId="51D76FF1" w14:textId="77777777" w:rsidR="00A526AC" w:rsidRPr="00A827EA" w:rsidRDefault="00A526AC" w:rsidP="00A526AC">
      <w:pPr>
        <w:rPr>
          <w:rFonts w:ascii="Times New Roman" w:hAnsi="Times New Roman" w:cs="Times New Roman"/>
          <w:sz w:val="24"/>
          <w:szCs w:val="24"/>
        </w:rPr>
      </w:pPr>
    </w:p>
    <w:p w14:paraId="50EE509C" w14:textId="77777777" w:rsidR="00A526AC" w:rsidRDefault="00A526AC" w:rsidP="00A526AC">
      <w:pPr>
        <w:rPr>
          <w:rFonts w:ascii="Times New Roman" w:hAnsi="Times New Roman" w:cs="Times New Roman"/>
          <w:sz w:val="24"/>
          <w:szCs w:val="24"/>
        </w:rPr>
      </w:pPr>
    </w:p>
    <w:p w14:paraId="61974544" w14:textId="77777777" w:rsidR="00344883" w:rsidRDefault="00344883" w:rsidP="00A526AC">
      <w:pPr>
        <w:rPr>
          <w:rFonts w:ascii="Times New Roman" w:hAnsi="Times New Roman" w:cs="Times New Roman"/>
          <w:sz w:val="24"/>
          <w:szCs w:val="24"/>
        </w:rPr>
      </w:pPr>
    </w:p>
    <w:p w14:paraId="03491E52" w14:textId="77777777" w:rsidR="00344883" w:rsidRDefault="00344883" w:rsidP="00A526AC">
      <w:pPr>
        <w:rPr>
          <w:rFonts w:ascii="Times New Roman" w:hAnsi="Times New Roman" w:cs="Times New Roman"/>
          <w:sz w:val="24"/>
          <w:szCs w:val="24"/>
        </w:rPr>
      </w:pPr>
    </w:p>
    <w:p w14:paraId="271CD062" w14:textId="77777777" w:rsidR="00344883" w:rsidRDefault="00344883" w:rsidP="00A526AC">
      <w:pPr>
        <w:rPr>
          <w:rFonts w:ascii="Times New Roman" w:hAnsi="Times New Roman" w:cs="Times New Roman"/>
          <w:sz w:val="24"/>
          <w:szCs w:val="24"/>
        </w:rPr>
      </w:pPr>
    </w:p>
    <w:p w14:paraId="177319F8" w14:textId="77777777" w:rsidR="00344883" w:rsidRDefault="00344883" w:rsidP="00A526AC">
      <w:pPr>
        <w:rPr>
          <w:rFonts w:ascii="Times New Roman" w:hAnsi="Times New Roman" w:cs="Times New Roman"/>
          <w:sz w:val="24"/>
          <w:szCs w:val="24"/>
        </w:rPr>
      </w:pPr>
    </w:p>
    <w:p w14:paraId="35B80BD2" w14:textId="77777777" w:rsidR="00344883" w:rsidRDefault="00344883" w:rsidP="00A526AC">
      <w:pPr>
        <w:rPr>
          <w:rFonts w:ascii="Times New Roman" w:hAnsi="Times New Roman" w:cs="Times New Roman"/>
          <w:sz w:val="24"/>
          <w:szCs w:val="24"/>
        </w:rPr>
      </w:pPr>
    </w:p>
    <w:p w14:paraId="70AA5120" w14:textId="77777777" w:rsidR="00344883" w:rsidRPr="00A827EA" w:rsidRDefault="00344883" w:rsidP="00A526AC">
      <w:pPr>
        <w:rPr>
          <w:rFonts w:ascii="Times New Roman" w:hAnsi="Times New Roman" w:cs="Times New Roman"/>
          <w:sz w:val="24"/>
          <w:szCs w:val="24"/>
        </w:rPr>
      </w:pPr>
    </w:p>
    <w:p w14:paraId="50F730A9"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Multiple choices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0DC68A36" w14:textId="77777777" w:rsidTr="00344883">
        <w:tc>
          <w:tcPr>
            <w:tcW w:w="2254" w:type="dxa"/>
          </w:tcPr>
          <w:p w14:paraId="36129CE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031B58F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4B31A56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4AA3ECF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7057C559" w14:textId="77777777" w:rsidTr="00344883">
        <w:tc>
          <w:tcPr>
            <w:tcW w:w="2254" w:type="dxa"/>
          </w:tcPr>
          <w:p w14:paraId="14B1023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14:paraId="65AF1EE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14:paraId="0A4211E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w:t>
            </w:r>
          </w:p>
        </w:tc>
        <w:tc>
          <w:tcPr>
            <w:tcW w:w="2248" w:type="dxa"/>
          </w:tcPr>
          <w:p w14:paraId="23B4F640" w14:textId="77777777" w:rsidR="00A526AC" w:rsidRPr="00A827EA" w:rsidRDefault="00A526AC" w:rsidP="00227AD4">
            <w:pPr>
              <w:rPr>
                <w:rFonts w:ascii="Times New Roman" w:hAnsi="Times New Roman" w:cs="Times New Roman"/>
                <w:sz w:val="24"/>
                <w:szCs w:val="24"/>
              </w:rPr>
            </w:pPr>
          </w:p>
        </w:tc>
      </w:tr>
      <w:tr w:rsidR="00A526AC" w:rsidRPr="00A827EA" w14:paraId="1DB6015A" w14:textId="77777777" w:rsidTr="00344883">
        <w:tc>
          <w:tcPr>
            <w:tcW w:w="2254" w:type="dxa"/>
          </w:tcPr>
          <w:p w14:paraId="723AC7D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14:paraId="54115B2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14:paraId="38E284C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w:t>
            </w:r>
          </w:p>
        </w:tc>
        <w:tc>
          <w:tcPr>
            <w:tcW w:w="2248" w:type="dxa"/>
          </w:tcPr>
          <w:p w14:paraId="650C2360" w14:textId="77777777" w:rsidR="00A526AC" w:rsidRPr="00A827EA" w:rsidRDefault="00A526AC" w:rsidP="00227AD4">
            <w:pPr>
              <w:rPr>
                <w:rFonts w:ascii="Times New Roman" w:hAnsi="Times New Roman" w:cs="Times New Roman"/>
                <w:sz w:val="24"/>
                <w:szCs w:val="24"/>
              </w:rPr>
            </w:pPr>
          </w:p>
        </w:tc>
      </w:tr>
      <w:tr w:rsidR="00A526AC" w:rsidRPr="00A827EA" w14:paraId="13DE8A66" w14:textId="77777777" w:rsidTr="00344883">
        <w:tc>
          <w:tcPr>
            <w:tcW w:w="2254" w:type="dxa"/>
          </w:tcPr>
          <w:p w14:paraId="6A5EAD9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14:paraId="4D374AA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four choices. Can be any character is allowed.</w:t>
            </w:r>
          </w:p>
        </w:tc>
        <w:tc>
          <w:tcPr>
            <w:tcW w:w="2248" w:type="dxa"/>
          </w:tcPr>
          <w:p w14:paraId="5D37FB1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2</w:t>
            </w:r>
            <w:r w:rsidRPr="00A827EA">
              <w:rPr>
                <w:rFonts w:ascii="Times New Roman" w:hAnsi="Times New Roman" w:cs="Times New Roman"/>
                <w:sz w:val="24"/>
                <w:szCs w:val="24"/>
              </w:rPr>
              <w:br/>
              <w:t>b. 1</w:t>
            </w:r>
            <w:r w:rsidRPr="00A827EA">
              <w:rPr>
                <w:rFonts w:ascii="Times New Roman" w:hAnsi="Times New Roman" w:cs="Times New Roman"/>
                <w:sz w:val="24"/>
                <w:szCs w:val="24"/>
              </w:rPr>
              <w:br/>
              <w:t>c. 3</w:t>
            </w:r>
            <w:r w:rsidRPr="00A827EA">
              <w:rPr>
                <w:rFonts w:ascii="Times New Roman" w:hAnsi="Times New Roman" w:cs="Times New Roman"/>
                <w:sz w:val="24"/>
                <w:szCs w:val="24"/>
              </w:rPr>
              <w:br/>
              <w:t>d. 5</w:t>
            </w:r>
          </w:p>
        </w:tc>
        <w:tc>
          <w:tcPr>
            <w:tcW w:w="2248" w:type="dxa"/>
          </w:tcPr>
          <w:p w14:paraId="47A80542" w14:textId="77777777" w:rsidR="00A526AC" w:rsidRPr="00A827EA" w:rsidRDefault="00A526AC" w:rsidP="00227AD4">
            <w:pPr>
              <w:rPr>
                <w:rFonts w:ascii="Times New Roman" w:hAnsi="Times New Roman" w:cs="Times New Roman"/>
                <w:sz w:val="24"/>
                <w:szCs w:val="24"/>
              </w:rPr>
            </w:pPr>
          </w:p>
        </w:tc>
      </w:tr>
      <w:tr w:rsidR="00A526AC" w:rsidRPr="00A827EA" w14:paraId="26C71CE3" w14:textId="77777777" w:rsidTr="00344883">
        <w:tc>
          <w:tcPr>
            <w:tcW w:w="2254" w:type="dxa"/>
          </w:tcPr>
          <w:p w14:paraId="5B70213A" w14:textId="77777777"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14:paraId="77B7946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14:paraId="58C5D1B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14:paraId="380B5BA2" w14:textId="77777777" w:rsidR="00A526AC" w:rsidRPr="00A827EA" w:rsidRDefault="00A526AC" w:rsidP="00227AD4">
            <w:pPr>
              <w:rPr>
                <w:rFonts w:ascii="Times New Roman" w:hAnsi="Times New Roman" w:cs="Times New Roman"/>
                <w:sz w:val="24"/>
                <w:szCs w:val="24"/>
              </w:rPr>
            </w:pPr>
          </w:p>
        </w:tc>
      </w:tr>
      <w:tr w:rsidR="00860DAB" w:rsidRPr="00A827EA" w14:paraId="69D37E59" w14:textId="77777777" w:rsidTr="00344883">
        <w:tc>
          <w:tcPr>
            <w:tcW w:w="2254" w:type="dxa"/>
          </w:tcPr>
          <w:p w14:paraId="3FABEB6F"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14:paraId="4173D94A"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14:paraId="1463CF2A"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14:paraId="540F4B95" w14:textId="77777777" w:rsidR="00860DAB" w:rsidRPr="00A827EA" w:rsidRDefault="00860DAB" w:rsidP="00860DAB">
            <w:pPr>
              <w:rPr>
                <w:rFonts w:ascii="Times New Roman" w:hAnsi="Times New Roman" w:cs="Times New Roman"/>
                <w:sz w:val="24"/>
                <w:szCs w:val="24"/>
              </w:rPr>
            </w:pPr>
          </w:p>
        </w:tc>
      </w:tr>
    </w:tbl>
    <w:p w14:paraId="71A319C2" w14:textId="77777777" w:rsidR="00A526AC" w:rsidRDefault="00A526AC" w:rsidP="00A526AC">
      <w:pPr>
        <w:ind w:firstLine="720"/>
        <w:rPr>
          <w:rFonts w:ascii="Times New Roman" w:hAnsi="Times New Roman" w:cs="Times New Roman"/>
          <w:sz w:val="24"/>
          <w:szCs w:val="24"/>
          <w:u w:val="single"/>
        </w:rPr>
      </w:pPr>
    </w:p>
    <w:p w14:paraId="19202A3B" w14:textId="77777777" w:rsidR="00344883" w:rsidRDefault="00344883" w:rsidP="00A526AC">
      <w:pPr>
        <w:ind w:firstLine="720"/>
        <w:rPr>
          <w:rFonts w:ascii="Times New Roman" w:hAnsi="Times New Roman" w:cs="Times New Roman"/>
          <w:sz w:val="24"/>
          <w:szCs w:val="24"/>
          <w:u w:val="single"/>
        </w:rPr>
      </w:pPr>
    </w:p>
    <w:p w14:paraId="0200CB91" w14:textId="77777777" w:rsidR="00344883" w:rsidRDefault="00344883" w:rsidP="00A526AC">
      <w:pPr>
        <w:ind w:firstLine="720"/>
        <w:rPr>
          <w:rFonts w:ascii="Times New Roman" w:hAnsi="Times New Roman" w:cs="Times New Roman"/>
          <w:sz w:val="24"/>
          <w:szCs w:val="24"/>
          <w:u w:val="single"/>
        </w:rPr>
      </w:pPr>
    </w:p>
    <w:p w14:paraId="738E1AA4" w14:textId="77777777" w:rsidR="00344883" w:rsidRDefault="00344883" w:rsidP="00A526AC">
      <w:pPr>
        <w:ind w:firstLine="720"/>
        <w:rPr>
          <w:rFonts w:ascii="Times New Roman" w:hAnsi="Times New Roman" w:cs="Times New Roman"/>
          <w:sz w:val="24"/>
          <w:szCs w:val="24"/>
          <w:u w:val="single"/>
        </w:rPr>
      </w:pPr>
    </w:p>
    <w:p w14:paraId="2DA102C9" w14:textId="77777777" w:rsidR="00344883" w:rsidRDefault="00344883" w:rsidP="00A526AC">
      <w:pPr>
        <w:ind w:firstLine="720"/>
        <w:rPr>
          <w:rFonts w:ascii="Times New Roman" w:hAnsi="Times New Roman" w:cs="Times New Roman"/>
          <w:sz w:val="24"/>
          <w:szCs w:val="24"/>
          <w:u w:val="single"/>
        </w:rPr>
      </w:pPr>
    </w:p>
    <w:p w14:paraId="14F4B782" w14:textId="77777777" w:rsidR="00344883" w:rsidRDefault="00344883" w:rsidP="00A526AC">
      <w:pPr>
        <w:ind w:firstLine="720"/>
        <w:rPr>
          <w:rFonts w:ascii="Times New Roman" w:hAnsi="Times New Roman" w:cs="Times New Roman"/>
          <w:sz w:val="24"/>
          <w:szCs w:val="24"/>
          <w:u w:val="single"/>
        </w:rPr>
      </w:pPr>
    </w:p>
    <w:p w14:paraId="0B30AB94" w14:textId="77777777" w:rsidR="00344883" w:rsidRDefault="00344883" w:rsidP="00A526AC">
      <w:pPr>
        <w:ind w:firstLine="720"/>
        <w:rPr>
          <w:rFonts w:ascii="Times New Roman" w:hAnsi="Times New Roman" w:cs="Times New Roman"/>
          <w:sz w:val="24"/>
          <w:szCs w:val="24"/>
          <w:u w:val="single"/>
        </w:rPr>
      </w:pPr>
    </w:p>
    <w:p w14:paraId="65330CD4" w14:textId="77777777" w:rsidR="00344883" w:rsidRDefault="00344883" w:rsidP="00A526AC">
      <w:pPr>
        <w:ind w:firstLine="720"/>
        <w:rPr>
          <w:rFonts w:ascii="Times New Roman" w:hAnsi="Times New Roman" w:cs="Times New Roman"/>
          <w:sz w:val="24"/>
          <w:szCs w:val="24"/>
          <w:u w:val="single"/>
        </w:rPr>
      </w:pPr>
    </w:p>
    <w:p w14:paraId="72800677" w14:textId="77777777" w:rsidR="00344883" w:rsidRDefault="00344883" w:rsidP="00A526AC">
      <w:pPr>
        <w:ind w:firstLine="720"/>
        <w:rPr>
          <w:rFonts w:ascii="Times New Roman" w:hAnsi="Times New Roman" w:cs="Times New Roman"/>
          <w:sz w:val="24"/>
          <w:szCs w:val="24"/>
          <w:u w:val="single"/>
        </w:rPr>
      </w:pPr>
    </w:p>
    <w:p w14:paraId="34850130" w14:textId="77777777" w:rsidR="00344883" w:rsidRDefault="00344883" w:rsidP="00A526AC">
      <w:pPr>
        <w:ind w:firstLine="720"/>
        <w:rPr>
          <w:rFonts w:ascii="Times New Roman" w:hAnsi="Times New Roman" w:cs="Times New Roman"/>
          <w:sz w:val="24"/>
          <w:szCs w:val="24"/>
          <w:u w:val="single"/>
        </w:rPr>
      </w:pPr>
    </w:p>
    <w:p w14:paraId="6D8B4EF3" w14:textId="77777777" w:rsidR="00344883" w:rsidRDefault="00344883" w:rsidP="00A526AC">
      <w:pPr>
        <w:ind w:firstLine="720"/>
        <w:rPr>
          <w:rFonts w:ascii="Times New Roman" w:hAnsi="Times New Roman" w:cs="Times New Roman"/>
          <w:sz w:val="24"/>
          <w:szCs w:val="24"/>
          <w:u w:val="single"/>
        </w:rPr>
      </w:pPr>
    </w:p>
    <w:p w14:paraId="1460A92E" w14:textId="77777777" w:rsidR="00344883" w:rsidRDefault="00344883" w:rsidP="00A526AC">
      <w:pPr>
        <w:ind w:firstLine="720"/>
        <w:rPr>
          <w:rFonts w:ascii="Times New Roman" w:hAnsi="Times New Roman" w:cs="Times New Roman"/>
          <w:sz w:val="24"/>
          <w:szCs w:val="24"/>
          <w:u w:val="single"/>
        </w:rPr>
      </w:pPr>
    </w:p>
    <w:p w14:paraId="5B470893" w14:textId="77777777" w:rsidR="00344883" w:rsidRPr="00A827EA" w:rsidRDefault="00344883" w:rsidP="00A526AC">
      <w:pPr>
        <w:ind w:firstLine="720"/>
        <w:rPr>
          <w:rFonts w:ascii="Times New Roman" w:hAnsi="Times New Roman" w:cs="Times New Roman"/>
          <w:sz w:val="24"/>
          <w:szCs w:val="24"/>
          <w:u w:val="single"/>
        </w:rPr>
      </w:pPr>
    </w:p>
    <w:p w14:paraId="4F20D874"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21BDB949" w14:textId="77777777" w:rsidTr="00344883">
        <w:tc>
          <w:tcPr>
            <w:tcW w:w="2254" w:type="dxa"/>
          </w:tcPr>
          <w:p w14:paraId="3A1CA6F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783D4C5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62A732F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435B544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4FB803AB" w14:textId="77777777" w:rsidTr="00344883">
        <w:tc>
          <w:tcPr>
            <w:tcW w:w="2254" w:type="dxa"/>
          </w:tcPr>
          <w:p w14:paraId="0679D88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14:paraId="0B75411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14:paraId="2C4EB4B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question</w:t>
            </w:r>
          </w:p>
        </w:tc>
        <w:tc>
          <w:tcPr>
            <w:tcW w:w="2248" w:type="dxa"/>
          </w:tcPr>
          <w:p w14:paraId="6278CF5D" w14:textId="77777777" w:rsidR="00A526AC" w:rsidRPr="00A827EA" w:rsidRDefault="00A526AC" w:rsidP="00227AD4">
            <w:pPr>
              <w:rPr>
                <w:rFonts w:ascii="Times New Roman" w:hAnsi="Times New Roman" w:cs="Times New Roman"/>
                <w:sz w:val="24"/>
                <w:szCs w:val="24"/>
              </w:rPr>
            </w:pPr>
          </w:p>
        </w:tc>
      </w:tr>
      <w:tr w:rsidR="00A526AC" w:rsidRPr="00A827EA" w14:paraId="3282E656" w14:textId="77777777" w:rsidTr="00344883">
        <w:tc>
          <w:tcPr>
            <w:tcW w:w="2254" w:type="dxa"/>
          </w:tcPr>
          <w:p w14:paraId="61718BA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14:paraId="5C06E83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14:paraId="10079DC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 of 1+1 is 2.</w:t>
            </w:r>
          </w:p>
        </w:tc>
        <w:tc>
          <w:tcPr>
            <w:tcW w:w="2248" w:type="dxa"/>
          </w:tcPr>
          <w:p w14:paraId="0F3D0203" w14:textId="77777777" w:rsidR="00A526AC" w:rsidRPr="00A827EA" w:rsidRDefault="00A526AC" w:rsidP="00227AD4">
            <w:pPr>
              <w:rPr>
                <w:rFonts w:ascii="Times New Roman" w:hAnsi="Times New Roman" w:cs="Times New Roman"/>
                <w:sz w:val="24"/>
                <w:szCs w:val="24"/>
              </w:rPr>
            </w:pPr>
          </w:p>
        </w:tc>
      </w:tr>
      <w:tr w:rsidR="00A526AC" w:rsidRPr="00A827EA" w14:paraId="2DA39260" w14:textId="77777777" w:rsidTr="00344883">
        <w:tc>
          <w:tcPr>
            <w:tcW w:w="2254" w:type="dxa"/>
          </w:tcPr>
          <w:p w14:paraId="62CB426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14:paraId="2ABEC54E"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two choices. Can be true and false is allowed.</w:t>
            </w:r>
          </w:p>
        </w:tc>
        <w:tc>
          <w:tcPr>
            <w:tcW w:w="2248" w:type="dxa"/>
          </w:tcPr>
          <w:p w14:paraId="73A4060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false</w:t>
            </w:r>
          </w:p>
          <w:p w14:paraId="7688C37D"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 true</w:t>
            </w:r>
          </w:p>
        </w:tc>
        <w:tc>
          <w:tcPr>
            <w:tcW w:w="2248" w:type="dxa"/>
          </w:tcPr>
          <w:p w14:paraId="77C07709" w14:textId="77777777" w:rsidR="00A526AC" w:rsidRPr="00A827EA" w:rsidRDefault="00A526AC" w:rsidP="00227AD4">
            <w:pPr>
              <w:rPr>
                <w:rFonts w:ascii="Times New Roman" w:hAnsi="Times New Roman" w:cs="Times New Roman"/>
                <w:sz w:val="24"/>
                <w:szCs w:val="24"/>
              </w:rPr>
            </w:pPr>
          </w:p>
        </w:tc>
      </w:tr>
      <w:tr w:rsidR="00A526AC" w:rsidRPr="00A827EA" w14:paraId="5A119ECB" w14:textId="77777777" w:rsidTr="00344883">
        <w:tc>
          <w:tcPr>
            <w:tcW w:w="2254" w:type="dxa"/>
          </w:tcPr>
          <w:p w14:paraId="77333B52" w14:textId="77777777" w:rsidR="00A526AC" w:rsidRPr="00A827EA" w:rsidRDefault="006E39B0" w:rsidP="00227AD4">
            <w:pPr>
              <w:rPr>
                <w:rFonts w:ascii="Times New Roman" w:hAnsi="Times New Roman" w:cs="Times New Roman"/>
                <w:sz w:val="24"/>
                <w:szCs w:val="24"/>
              </w:rPr>
            </w:pPr>
            <w:r>
              <w:rPr>
                <w:rFonts w:ascii="Times New Roman" w:hAnsi="Times New Roman" w:cs="Times New Roman"/>
                <w:sz w:val="24"/>
                <w:szCs w:val="24"/>
              </w:rPr>
              <w:t>solution</w:t>
            </w:r>
          </w:p>
        </w:tc>
        <w:tc>
          <w:tcPr>
            <w:tcW w:w="2266" w:type="dxa"/>
          </w:tcPr>
          <w:p w14:paraId="0377BFD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14:paraId="24064E5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14:paraId="20F7B619" w14:textId="77777777" w:rsidR="00A526AC" w:rsidRPr="00A827EA" w:rsidRDefault="00A526AC" w:rsidP="00227AD4">
            <w:pPr>
              <w:rPr>
                <w:rFonts w:ascii="Times New Roman" w:hAnsi="Times New Roman" w:cs="Times New Roman"/>
                <w:sz w:val="24"/>
                <w:szCs w:val="24"/>
              </w:rPr>
            </w:pPr>
          </w:p>
        </w:tc>
      </w:tr>
      <w:tr w:rsidR="00860DAB" w:rsidRPr="00A827EA" w14:paraId="6025F682" w14:textId="77777777" w:rsidTr="00344883">
        <w:tc>
          <w:tcPr>
            <w:tcW w:w="2254" w:type="dxa"/>
          </w:tcPr>
          <w:p w14:paraId="7105B70C"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14:paraId="034C3762"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14:paraId="1DF54CFF"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14:paraId="6697946D" w14:textId="77777777" w:rsidR="00860DAB" w:rsidRPr="00A827EA" w:rsidRDefault="00860DAB" w:rsidP="00860DAB">
            <w:pPr>
              <w:rPr>
                <w:rFonts w:ascii="Times New Roman" w:hAnsi="Times New Roman" w:cs="Times New Roman"/>
                <w:sz w:val="24"/>
                <w:szCs w:val="24"/>
              </w:rPr>
            </w:pPr>
          </w:p>
        </w:tc>
      </w:tr>
    </w:tbl>
    <w:p w14:paraId="2B6EBC0F" w14:textId="77777777" w:rsidR="00A526AC" w:rsidRPr="00A827EA" w:rsidRDefault="00A526AC" w:rsidP="00A526AC">
      <w:pPr>
        <w:rPr>
          <w:rFonts w:ascii="Times New Roman" w:hAnsi="Times New Roman" w:cs="Times New Roman"/>
          <w:sz w:val="24"/>
          <w:szCs w:val="24"/>
          <w:u w:val="single"/>
        </w:rPr>
      </w:pPr>
    </w:p>
    <w:p w14:paraId="52315554" w14:textId="77777777" w:rsidR="00A526AC" w:rsidRPr="00A827EA" w:rsidRDefault="00A526AC" w:rsidP="00A526AC">
      <w:pPr>
        <w:rPr>
          <w:rFonts w:ascii="Times New Roman" w:hAnsi="Times New Roman" w:cs="Times New Roman"/>
          <w:sz w:val="24"/>
          <w:szCs w:val="24"/>
          <w:u w:val="single"/>
        </w:rPr>
      </w:pPr>
    </w:p>
    <w:p w14:paraId="49A3551A" w14:textId="77777777" w:rsidR="00A526AC" w:rsidRDefault="00A526AC" w:rsidP="00A526AC">
      <w:pPr>
        <w:rPr>
          <w:rFonts w:ascii="Times New Roman" w:hAnsi="Times New Roman" w:cs="Times New Roman"/>
          <w:sz w:val="24"/>
          <w:szCs w:val="24"/>
          <w:u w:val="single"/>
        </w:rPr>
      </w:pPr>
    </w:p>
    <w:p w14:paraId="1A049B44" w14:textId="77777777" w:rsidR="00344883" w:rsidRDefault="00344883" w:rsidP="00A526AC">
      <w:pPr>
        <w:rPr>
          <w:rFonts w:ascii="Times New Roman" w:hAnsi="Times New Roman" w:cs="Times New Roman"/>
          <w:sz w:val="24"/>
          <w:szCs w:val="24"/>
          <w:u w:val="single"/>
        </w:rPr>
      </w:pPr>
    </w:p>
    <w:p w14:paraId="3DC54ADB" w14:textId="77777777" w:rsidR="00344883" w:rsidRDefault="00344883" w:rsidP="00A526AC">
      <w:pPr>
        <w:rPr>
          <w:rFonts w:ascii="Times New Roman" w:hAnsi="Times New Roman" w:cs="Times New Roman"/>
          <w:sz w:val="24"/>
          <w:szCs w:val="24"/>
          <w:u w:val="single"/>
        </w:rPr>
      </w:pPr>
    </w:p>
    <w:p w14:paraId="54D59484" w14:textId="77777777" w:rsidR="00344883" w:rsidRDefault="00344883" w:rsidP="00A526AC">
      <w:pPr>
        <w:rPr>
          <w:rFonts w:ascii="Times New Roman" w:hAnsi="Times New Roman" w:cs="Times New Roman"/>
          <w:sz w:val="24"/>
          <w:szCs w:val="24"/>
          <w:u w:val="single"/>
        </w:rPr>
      </w:pPr>
    </w:p>
    <w:p w14:paraId="20AF6771" w14:textId="77777777" w:rsidR="00344883" w:rsidRDefault="00344883" w:rsidP="00A526AC">
      <w:pPr>
        <w:rPr>
          <w:rFonts w:ascii="Times New Roman" w:hAnsi="Times New Roman" w:cs="Times New Roman"/>
          <w:sz w:val="24"/>
          <w:szCs w:val="24"/>
          <w:u w:val="single"/>
        </w:rPr>
      </w:pPr>
    </w:p>
    <w:p w14:paraId="04202B94" w14:textId="77777777" w:rsidR="00344883" w:rsidRDefault="00344883" w:rsidP="00A526AC">
      <w:pPr>
        <w:rPr>
          <w:rFonts w:ascii="Times New Roman" w:hAnsi="Times New Roman" w:cs="Times New Roman"/>
          <w:sz w:val="24"/>
          <w:szCs w:val="24"/>
          <w:u w:val="single"/>
        </w:rPr>
      </w:pPr>
    </w:p>
    <w:p w14:paraId="613471DA" w14:textId="77777777" w:rsidR="00344883" w:rsidRDefault="00344883" w:rsidP="00A526AC">
      <w:pPr>
        <w:rPr>
          <w:rFonts w:ascii="Times New Roman" w:hAnsi="Times New Roman" w:cs="Times New Roman"/>
          <w:sz w:val="24"/>
          <w:szCs w:val="24"/>
          <w:u w:val="single"/>
        </w:rPr>
      </w:pPr>
    </w:p>
    <w:p w14:paraId="3400B507" w14:textId="77777777" w:rsidR="00344883" w:rsidRDefault="00344883" w:rsidP="00A526AC">
      <w:pPr>
        <w:rPr>
          <w:rFonts w:ascii="Times New Roman" w:hAnsi="Times New Roman" w:cs="Times New Roman"/>
          <w:sz w:val="24"/>
          <w:szCs w:val="24"/>
          <w:u w:val="single"/>
        </w:rPr>
      </w:pPr>
    </w:p>
    <w:p w14:paraId="1A2D988C" w14:textId="77777777" w:rsidR="00344883" w:rsidRDefault="00344883" w:rsidP="00A526AC">
      <w:pPr>
        <w:rPr>
          <w:rFonts w:ascii="Times New Roman" w:hAnsi="Times New Roman" w:cs="Times New Roman"/>
          <w:sz w:val="24"/>
          <w:szCs w:val="24"/>
          <w:u w:val="single"/>
        </w:rPr>
      </w:pPr>
    </w:p>
    <w:p w14:paraId="624205E1" w14:textId="77777777" w:rsidR="00344883" w:rsidRPr="00A827EA" w:rsidRDefault="00344883" w:rsidP="00A526AC">
      <w:pPr>
        <w:rPr>
          <w:rFonts w:ascii="Times New Roman" w:hAnsi="Times New Roman" w:cs="Times New Roman"/>
          <w:sz w:val="24"/>
          <w:szCs w:val="24"/>
          <w:u w:val="single"/>
        </w:rPr>
      </w:pPr>
    </w:p>
    <w:p w14:paraId="19E86C78" w14:textId="77777777" w:rsidR="00A526AC" w:rsidRPr="00A827EA" w:rsidRDefault="00A526AC" w:rsidP="00A526AC">
      <w:pPr>
        <w:rPr>
          <w:rFonts w:ascii="Times New Roman" w:hAnsi="Times New Roman" w:cs="Times New Roman"/>
          <w:sz w:val="24"/>
          <w:szCs w:val="24"/>
          <w:u w:val="single"/>
        </w:rPr>
      </w:pPr>
    </w:p>
    <w:p w14:paraId="0496085F"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Short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2133FD17" w14:textId="77777777" w:rsidTr="00344883">
        <w:tc>
          <w:tcPr>
            <w:tcW w:w="2254" w:type="dxa"/>
          </w:tcPr>
          <w:p w14:paraId="0ACBD0A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4810234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2E25623C"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6B3667AB"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630093FD" w14:textId="77777777" w:rsidTr="00344883">
        <w:tc>
          <w:tcPr>
            <w:tcW w:w="2254" w:type="dxa"/>
          </w:tcPr>
          <w:p w14:paraId="6281197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14:paraId="0DBB00B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14:paraId="5A162F9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48" w:type="dxa"/>
          </w:tcPr>
          <w:p w14:paraId="202C6A8E" w14:textId="77777777" w:rsidR="00A526AC" w:rsidRPr="00A827EA" w:rsidRDefault="00A526AC" w:rsidP="00227AD4">
            <w:pPr>
              <w:rPr>
                <w:rFonts w:ascii="Times New Roman" w:hAnsi="Times New Roman" w:cs="Times New Roman"/>
                <w:sz w:val="24"/>
                <w:szCs w:val="24"/>
              </w:rPr>
            </w:pPr>
          </w:p>
        </w:tc>
      </w:tr>
      <w:tr w:rsidR="00A526AC" w:rsidRPr="00A827EA" w14:paraId="7BC37642" w14:textId="77777777" w:rsidTr="00344883">
        <w:tc>
          <w:tcPr>
            <w:tcW w:w="2254" w:type="dxa"/>
          </w:tcPr>
          <w:p w14:paraId="283A38E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14:paraId="5CA620F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14:paraId="6C4C0AF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 You must explain how to find the answer.</w:t>
            </w:r>
          </w:p>
        </w:tc>
        <w:tc>
          <w:tcPr>
            <w:tcW w:w="2248" w:type="dxa"/>
          </w:tcPr>
          <w:p w14:paraId="3C4D47AC" w14:textId="77777777" w:rsidR="00A526AC" w:rsidRPr="00A827EA" w:rsidRDefault="00A526AC" w:rsidP="00227AD4">
            <w:pPr>
              <w:rPr>
                <w:rFonts w:ascii="Times New Roman" w:hAnsi="Times New Roman" w:cs="Times New Roman"/>
                <w:sz w:val="24"/>
                <w:szCs w:val="24"/>
              </w:rPr>
            </w:pPr>
          </w:p>
        </w:tc>
      </w:tr>
      <w:tr w:rsidR="00860DAB" w:rsidRPr="00A827EA" w14:paraId="43D36D2F" w14:textId="77777777" w:rsidTr="00344883">
        <w:tc>
          <w:tcPr>
            <w:tcW w:w="2254" w:type="dxa"/>
          </w:tcPr>
          <w:p w14:paraId="149CCDF2"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question point</w:t>
            </w:r>
          </w:p>
        </w:tc>
        <w:tc>
          <w:tcPr>
            <w:tcW w:w="2266" w:type="dxa"/>
          </w:tcPr>
          <w:p w14:paraId="5E957C14"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8" w:type="dxa"/>
          </w:tcPr>
          <w:p w14:paraId="27C5E9D4" w14:textId="77777777" w:rsidR="00860DAB" w:rsidRPr="00A827EA" w:rsidRDefault="00860DAB" w:rsidP="00860DAB">
            <w:pPr>
              <w:rPr>
                <w:rFonts w:ascii="Times New Roman" w:hAnsi="Times New Roman" w:cs="Times New Roman"/>
                <w:sz w:val="24"/>
                <w:szCs w:val="24"/>
              </w:rPr>
            </w:pPr>
            <w:r>
              <w:rPr>
                <w:rFonts w:ascii="Times New Roman" w:hAnsi="Times New Roman" w:cs="Times New Roman"/>
                <w:sz w:val="24"/>
                <w:szCs w:val="24"/>
              </w:rPr>
              <w:t>1</w:t>
            </w:r>
          </w:p>
        </w:tc>
        <w:tc>
          <w:tcPr>
            <w:tcW w:w="2248" w:type="dxa"/>
          </w:tcPr>
          <w:p w14:paraId="6EA82655" w14:textId="77777777" w:rsidR="00860DAB" w:rsidRPr="00A827EA" w:rsidRDefault="00860DAB" w:rsidP="00860DAB">
            <w:pPr>
              <w:rPr>
                <w:rFonts w:ascii="Times New Roman" w:hAnsi="Times New Roman" w:cs="Times New Roman"/>
                <w:sz w:val="24"/>
                <w:szCs w:val="24"/>
              </w:rPr>
            </w:pPr>
          </w:p>
        </w:tc>
      </w:tr>
    </w:tbl>
    <w:p w14:paraId="211089E7" w14:textId="77777777" w:rsidR="00A526AC" w:rsidRPr="00A827EA" w:rsidRDefault="00A526AC" w:rsidP="00A526AC">
      <w:pPr>
        <w:rPr>
          <w:rFonts w:ascii="Times New Roman" w:hAnsi="Times New Roman" w:cs="Times New Roman"/>
          <w:sz w:val="24"/>
          <w:szCs w:val="24"/>
          <w:u w:val="single"/>
        </w:rPr>
      </w:pPr>
    </w:p>
    <w:p w14:paraId="128736FE" w14:textId="77777777" w:rsidR="00A526AC" w:rsidRPr="00A827EA" w:rsidRDefault="00A526AC" w:rsidP="00A526AC">
      <w:pPr>
        <w:rPr>
          <w:rFonts w:ascii="Times New Roman" w:hAnsi="Times New Roman" w:cs="Times New Roman"/>
          <w:sz w:val="24"/>
          <w:szCs w:val="24"/>
          <w:u w:val="single"/>
        </w:rPr>
      </w:pPr>
    </w:p>
    <w:p w14:paraId="68555A1B"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2D6EA19D" w14:textId="77777777"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 xml:space="preserve"> enters to </w:t>
      </w:r>
      <w:r w:rsidRPr="00A827EA">
        <w:rPr>
          <w:rFonts w:ascii="Times New Roman" w:hAnsi="Times New Roman" w:cs="Times New Roman"/>
          <w:sz w:val="24"/>
          <w:szCs w:val="24"/>
        </w:rPr>
        <w:t>Lecturer main page.</w:t>
      </w:r>
    </w:p>
    <w:p w14:paraId="083ADBC8" w14:textId="77777777"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550E2FAB" w14:textId="77777777"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1C478CD0" w14:textId="77777777"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r>
        <w:rPr>
          <w:rFonts w:ascii="Times New Roman" w:hAnsi="Times New Roman" w:cs="Times New Roman"/>
          <w:sz w:val="24"/>
          <w:szCs w:val="24"/>
        </w:rPr>
        <w:t>.</w:t>
      </w:r>
    </w:p>
    <w:p w14:paraId="7FF1CB4B" w14:textId="77777777"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r w:rsidRPr="00A827EA">
        <w:rPr>
          <w:rFonts w:ascii="Times New Roman" w:hAnsi="Times New Roman" w:cs="Times New Roman"/>
          <w:sz w:val="24"/>
          <w:szCs w:val="24"/>
        </w:rPr>
        <w:t>.</w:t>
      </w:r>
    </w:p>
    <w:p w14:paraId="7A11043D" w14:textId="77777777"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79DC8C12" w14:textId="77777777"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1CF68EBE" w14:textId="77777777"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edit.</w:t>
      </w:r>
    </w:p>
    <w:p w14:paraId="39CEE0C5" w14:textId="77777777"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submits edition</w:t>
      </w:r>
      <w:r w:rsidRPr="00A827EA">
        <w:rPr>
          <w:rFonts w:ascii="Times New Roman" w:hAnsi="Times New Roman" w:cs="Times New Roman"/>
          <w:sz w:val="24"/>
          <w:szCs w:val="24"/>
        </w:rPr>
        <w:t xml:space="preserve"> testing form.</w:t>
      </w:r>
    </w:p>
    <w:p w14:paraId="5091C5EC" w14:textId="77777777"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w:t>
      </w:r>
      <w:r w:rsidR="00B64E9B" w:rsidRPr="00B64E9B">
        <w:rPr>
          <w:rFonts w:ascii="Times New Roman" w:hAnsi="Times New Roman" w:cs="Times New Roman"/>
          <w:sz w:val="24"/>
          <w:szCs w:val="24"/>
        </w:rPr>
        <w:t xml:space="preserve"> </w:t>
      </w:r>
      <w:r w:rsidR="00B64E9B">
        <w:rPr>
          <w:rFonts w:ascii="Times New Roman" w:hAnsi="Times New Roman" w:cs="Times New Roman"/>
          <w:sz w:val="24"/>
          <w:szCs w:val="24"/>
        </w:rPr>
        <w:t>testing name,</w:t>
      </w:r>
      <w:r w:rsidRPr="00A827EA">
        <w:rPr>
          <w:rFonts w:ascii="Times New Roman" w:hAnsi="Times New Roman" w:cs="Times New Roman"/>
          <w:sz w:val="24"/>
          <w:szCs w:val="24"/>
        </w:rPr>
        <w:t xml:space="preserve"> type of testing, an amount of questions,</w:t>
      </w:r>
      <w:r w:rsidR="00860DAB">
        <w:rPr>
          <w:rFonts w:ascii="Times New Roman" w:hAnsi="Times New Roman" w:cs="Times New Roman"/>
          <w:sz w:val="24"/>
          <w:szCs w:val="24"/>
        </w:rPr>
        <w:t xml:space="preserve"> testing score,</w:t>
      </w:r>
      <w:r w:rsidRPr="00A827EA">
        <w:rPr>
          <w:rFonts w:ascii="Times New Roman" w:hAnsi="Times New Roman" w:cs="Times New Roman"/>
          <w:sz w:val="24"/>
          <w:szCs w:val="24"/>
        </w:rPr>
        <w:t xml:space="preserve"> student name, randomize order of the question status, and posting status into the testing page.</w:t>
      </w:r>
    </w:p>
    <w:p w14:paraId="0362DF35" w14:textId="77777777"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14:paraId="03199A06" w14:textId="77777777"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00F853E3">
        <w:rPr>
          <w:rFonts w:ascii="Times New Roman" w:hAnsi="Times New Roman" w:cs="Times New Roman"/>
          <w:sz w:val="24"/>
          <w:szCs w:val="24"/>
        </w:rPr>
        <w:t>Edition</w:t>
      </w:r>
      <w:r>
        <w:rPr>
          <w:rFonts w:ascii="Times New Roman" w:hAnsi="Times New Roman" w:cs="Times New Roman"/>
          <w:sz w:val="24"/>
          <w:szCs w:val="24"/>
        </w:rPr>
        <w:t xml:space="preserve"> a</w:t>
      </w:r>
      <w:r w:rsidRPr="00A827EA">
        <w:rPr>
          <w:rFonts w:ascii="Times New Roman" w:hAnsi="Times New Roman" w:cs="Times New Roman"/>
          <w:sz w:val="24"/>
          <w:szCs w:val="24"/>
        </w:rPr>
        <w:t>ssignment and quiz page</w:t>
      </w:r>
      <w:r w:rsidR="00B64E9B">
        <w:rPr>
          <w:rFonts w:ascii="Times New Roman" w:hAnsi="Times New Roman" w:cs="Times New Roman"/>
          <w:sz w:val="24"/>
          <w:szCs w:val="24"/>
        </w:rPr>
        <w:t xml:space="preserve"> on the mobile applicati</w:t>
      </w:r>
      <w:r>
        <w:rPr>
          <w:rFonts w:ascii="Times New Roman" w:hAnsi="Times New Roman" w:cs="Times New Roman"/>
          <w:sz w:val="24"/>
          <w:szCs w:val="24"/>
        </w:rPr>
        <w:t>on.</w:t>
      </w:r>
    </w:p>
    <w:p w14:paraId="08367A47" w14:textId="77777777"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lastRenderedPageBreak/>
        <w:t>Lecturer provides type of question (Multiple choices), question descr</w:t>
      </w:r>
      <w:r w:rsidR="00860DAB">
        <w:rPr>
          <w:rFonts w:ascii="Times New Roman" w:hAnsi="Times New Roman" w:cs="Times New Roman"/>
          <w:sz w:val="24"/>
          <w:szCs w:val="24"/>
        </w:rPr>
        <w:t xml:space="preserve">iption, choice description, </w:t>
      </w:r>
      <w:r w:rsidR="006E39B0">
        <w:rPr>
          <w:rFonts w:ascii="Times New Roman" w:hAnsi="Times New Roman" w:cs="Times New Roman"/>
          <w:sz w:val="24"/>
          <w:szCs w:val="24"/>
        </w:rPr>
        <w:t>a solution</w:t>
      </w:r>
      <w:r w:rsidR="00860DAB">
        <w:rPr>
          <w:rFonts w:ascii="Times New Roman" w:hAnsi="Times New Roman" w:cs="Times New Roman"/>
          <w:sz w:val="24"/>
          <w:szCs w:val="24"/>
        </w:rPr>
        <w:t>, and question point</w:t>
      </w:r>
      <w:r w:rsidRPr="00A827EA">
        <w:rPr>
          <w:rFonts w:ascii="Times New Roman" w:hAnsi="Times New Roman" w:cs="Times New Roman"/>
          <w:sz w:val="24"/>
          <w:szCs w:val="24"/>
        </w:rPr>
        <w:t>.</w:t>
      </w:r>
    </w:p>
    <w:p w14:paraId="2CFD9BB6" w14:textId="77777777"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14:paraId="184B5C25" w14:textId="77777777"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editing testing form.</w:t>
      </w:r>
    </w:p>
    <w:p w14:paraId="1E1AA32A" w14:textId="77777777" w:rsidR="00A526AC" w:rsidRDefault="00A526AC" w:rsidP="00860DAB">
      <w:pPr>
        <w:contextualSpacing/>
        <w:rPr>
          <w:rFonts w:ascii="Times New Roman" w:hAnsi="Times New Roman" w:cs="Times New Roman"/>
          <w:sz w:val="24"/>
          <w:szCs w:val="24"/>
        </w:rPr>
      </w:pPr>
    </w:p>
    <w:p w14:paraId="7EF2486D" w14:textId="77777777" w:rsidR="00A526AC" w:rsidRPr="00A827EA" w:rsidRDefault="00A526AC" w:rsidP="00A526AC">
      <w:pPr>
        <w:contextualSpacing/>
        <w:rPr>
          <w:rFonts w:ascii="Times New Roman" w:hAnsi="Times New Roman" w:cs="Times New Roman"/>
          <w:sz w:val="24"/>
          <w:szCs w:val="24"/>
        </w:rPr>
      </w:pPr>
    </w:p>
    <w:p w14:paraId="2FD16EB4" w14:textId="77777777"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14:paraId="1090BD3F"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11</w:t>
      </w:r>
      <w:r w:rsidRPr="00A827EA">
        <w:rPr>
          <w:rFonts w:ascii="Times New Roman" w:hAnsi="Times New Roman" w:cs="Times New Roman"/>
          <w:sz w:val="24"/>
          <w:szCs w:val="24"/>
        </w:rPr>
        <w:t xml:space="preserve">A. if Lecturer input data in the wrong format, the system should provide the error message as followed: </w:t>
      </w:r>
    </w:p>
    <w:p w14:paraId="1BB8C2CD" w14:textId="77777777"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amount of questions format: The error message is “Amount of questions must be number only”</w:t>
      </w:r>
    </w:p>
    <w:p w14:paraId="1A15ECB2" w14:textId="77777777" w:rsidR="00860DAB" w:rsidRDefault="00860DAB" w:rsidP="00860DAB">
      <w:pPr>
        <w:ind w:left="720"/>
        <w:contextualSpacing/>
        <w:rPr>
          <w:rFonts w:ascii="Times New Roman" w:hAnsi="Times New Roman" w:cs="Times New Roman"/>
          <w:sz w:val="24"/>
          <w:szCs w:val="24"/>
        </w:rPr>
      </w:pPr>
    </w:p>
    <w:p w14:paraId="5626214F" w14:textId="77777777" w:rsidR="00860DAB" w:rsidRPr="00A827EA" w:rsidRDefault="00860DAB" w:rsidP="00860DAB">
      <w:pPr>
        <w:ind w:left="720"/>
        <w:rPr>
          <w:rFonts w:ascii="Times New Roman" w:hAnsi="Times New Roman" w:cs="Times New Roman"/>
          <w:sz w:val="24"/>
          <w:szCs w:val="24"/>
        </w:rPr>
      </w:pPr>
      <w:r>
        <w:rPr>
          <w:rFonts w:ascii="Times New Roman" w:hAnsi="Times New Roman" w:cs="Times New Roman"/>
          <w:sz w:val="24"/>
          <w:szCs w:val="24"/>
        </w:rPr>
        <w:t>11B</w:t>
      </w:r>
      <w:r w:rsidRPr="00A827EA">
        <w:rPr>
          <w:rFonts w:ascii="Times New Roman" w:hAnsi="Times New Roman" w:cs="Times New Roman"/>
          <w:sz w:val="24"/>
          <w:szCs w:val="24"/>
        </w:rPr>
        <w:t xml:space="preserve">. if Lecturer input data in the wrong format, the system should provide the error message as followed: </w:t>
      </w:r>
    </w:p>
    <w:p w14:paraId="0FD8B9D4" w14:textId="77777777" w:rsidR="00860DAB" w:rsidRPr="00860DAB" w:rsidRDefault="00860DAB" w:rsidP="00860DAB">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format: The error message is “</w:t>
      </w:r>
      <w:r>
        <w:rPr>
          <w:rFonts w:ascii="Times New Roman" w:hAnsi="Times New Roman" w:cs="Times New Roman"/>
          <w:sz w:val="24"/>
          <w:szCs w:val="24"/>
        </w:rPr>
        <w:t xml:space="preserve">Testing score </w:t>
      </w:r>
      <w:r w:rsidRPr="00A827EA">
        <w:rPr>
          <w:rFonts w:ascii="Times New Roman" w:hAnsi="Times New Roman" w:cs="Times New Roman"/>
          <w:sz w:val="24"/>
          <w:szCs w:val="24"/>
        </w:rPr>
        <w:t>must be number only”</w:t>
      </w:r>
    </w:p>
    <w:p w14:paraId="085DC399" w14:textId="77777777" w:rsidR="00A526AC" w:rsidRPr="00A827EA" w:rsidRDefault="00A526AC" w:rsidP="00A526AC">
      <w:pPr>
        <w:ind w:firstLine="720"/>
        <w:rPr>
          <w:rFonts w:ascii="Times New Roman" w:hAnsi="Times New Roman"/>
          <w:sz w:val="24"/>
          <w:szCs w:val="24"/>
        </w:rPr>
      </w:pPr>
    </w:p>
    <w:p w14:paraId="1025864C" w14:textId="77777777"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13</w:t>
      </w:r>
      <w:r w:rsidRPr="00A827EA">
        <w:rPr>
          <w:rFonts w:ascii="Times New Roman" w:hAnsi="Times New Roman" w:cs="Times New Roman"/>
          <w:sz w:val="24"/>
          <w:szCs w:val="24"/>
        </w:rPr>
        <w:t xml:space="preserve">A. Lecturer provides type of question is true/false question. </w:t>
      </w:r>
    </w:p>
    <w:p w14:paraId="0A9DD08D" w14:textId="77777777" w:rsidR="00A526AC" w:rsidRPr="00860DAB" w:rsidRDefault="00A526AC" w:rsidP="00860DAB">
      <w:pPr>
        <w:numPr>
          <w:ilvl w:val="0"/>
          <w:numId w:val="33"/>
        </w:numPr>
        <w:rPr>
          <w:rFonts w:ascii="Times New Roman" w:hAnsi="Times New Roman" w:cs="Times New Roman"/>
          <w:sz w:val="24"/>
          <w:szCs w:val="24"/>
        </w:rPr>
      </w:pPr>
      <w:r w:rsidRPr="00860DAB">
        <w:rPr>
          <w:rFonts w:ascii="Times New Roman" w:hAnsi="Times New Roman" w:cs="Times New Roman"/>
          <w:sz w:val="24"/>
          <w:szCs w:val="24"/>
        </w:rPr>
        <w:t>Lecturer provides question desc</w:t>
      </w:r>
      <w:r w:rsidR="00860DAB" w:rsidRPr="00860DAB">
        <w:rPr>
          <w:rFonts w:ascii="Times New Roman" w:hAnsi="Times New Roman" w:cs="Times New Roman"/>
          <w:sz w:val="24"/>
          <w:szCs w:val="24"/>
        </w:rPr>
        <w:t>ription, choice description,</w:t>
      </w:r>
      <w:r w:rsidRPr="00860DAB">
        <w:rPr>
          <w:rFonts w:ascii="Times New Roman" w:hAnsi="Times New Roman" w:cs="Times New Roman"/>
          <w:sz w:val="24"/>
          <w:szCs w:val="24"/>
        </w:rPr>
        <w:t xml:space="preserve"> </w:t>
      </w:r>
      <w:r w:rsidR="006E39B0">
        <w:rPr>
          <w:rFonts w:ascii="Times New Roman" w:hAnsi="Times New Roman" w:cs="Times New Roman"/>
          <w:sz w:val="24"/>
          <w:szCs w:val="24"/>
        </w:rPr>
        <w:t>a solution</w:t>
      </w:r>
      <w:r w:rsidR="00860DAB" w:rsidRPr="00860DAB">
        <w:rPr>
          <w:rFonts w:ascii="Times New Roman" w:hAnsi="Times New Roman" w:cs="Times New Roman"/>
          <w:sz w:val="24"/>
          <w:szCs w:val="24"/>
        </w:rPr>
        <w:t>, and question point</w:t>
      </w:r>
      <w:r w:rsidRPr="00860DAB">
        <w:rPr>
          <w:rFonts w:ascii="Times New Roman" w:hAnsi="Times New Roman" w:cs="Times New Roman"/>
          <w:sz w:val="24"/>
          <w:szCs w:val="24"/>
        </w:rPr>
        <w:t>.</w:t>
      </w:r>
    </w:p>
    <w:p w14:paraId="63567AE0" w14:textId="77777777" w:rsidR="00A526AC" w:rsidRPr="00860DAB" w:rsidRDefault="00A526AC" w:rsidP="00860DAB">
      <w:pPr>
        <w:numPr>
          <w:ilvl w:val="0"/>
          <w:numId w:val="33"/>
        </w:numPr>
        <w:rPr>
          <w:rFonts w:ascii="Times New Roman" w:hAnsi="Times New Roman" w:cs="Times New Roman"/>
          <w:sz w:val="24"/>
          <w:szCs w:val="24"/>
        </w:rPr>
      </w:pPr>
      <w:r w:rsidRPr="00860DAB">
        <w:rPr>
          <w:rFonts w:ascii="Times New Roman" w:hAnsi="Times New Roman" w:cs="Times New Roman"/>
          <w:sz w:val="24"/>
          <w:szCs w:val="24"/>
        </w:rPr>
        <w:t>Lecturer submits assignment or quiz information into mobile application.</w:t>
      </w:r>
    </w:p>
    <w:p w14:paraId="07B4D26C" w14:textId="77777777" w:rsidR="00A526AC" w:rsidRPr="00860DAB" w:rsidRDefault="00A526AC" w:rsidP="00860DAB">
      <w:pPr>
        <w:numPr>
          <w:ilvl w:val="0"/>
          <w:numId w:val="33"/>
        </w:numPr>
        <w:rPr>
          <w:rFonts w:ascii="Times New Roman" w:hAnsi="Times New Roman" w:cs="Times New Roman"/>
          <w:sz w:val="24"/>
          <w:szCs w:val="24"/>
        </w:rPr>
      </w:pPr>
      <w:r w:rsidRPr="00860DAB">
        <w:rPr>
          <w:rFonts w:ascii="Times New Roman" w:hAnsi="Times New Roman" w:cs="Times New Roman"/>
          <w:sz w:val="24"/>
          <w:szCs w:val="24"/>
        </w:rPr>
        <w:t>Flow</w:t>
      </w:r>
      <w:r w:rsidR="00860DAB">
        <w:rPr>
          <w:rFonts w:ascii="Times New Roman" w:hAnsi="Times New Roman" w:cs="Times New Roman"/>
          <w:sz w:val="24"/>
          <w:szCs w:val="24"/>
        </w:rPr>
        <w:t xml:space="preserve"> of execution resumes to step 15</w:t>
      </w:r>
      <w:r w:rsidRPr="00860DAB">
        <w:rPr>
          <w:rFonts w:ascii="Times New Roman" w:hAnsi="Times New Roman" w:cs="Times New Roman"/>
          <w:sz w:val="24"/>
          <w:szCs w:val="24"/>
        </w:rPr>
        <w:t>.</w:t>
      </w:r>
    </w:p>
    <w:p w14:paraId="3EF9340E" w14:textId="77777777" w:rsidR="00A526AC" w:rsidRPr="00A827EA" w:rsidRDefault="00A526AC" w:rsidP="00A526AC">
      <w:pPr>
        <w:ind w:left="1800"/>
        <w:contextualSpacing/>
        <w:rPr>
          <w:rFonts w:ascii="Times New Roman" w:hAnsi="Times New Roman" w:cs="Times New Roman"/>
          <w:sz w:val="24"/>
          <w:szCs w:val="24"/>
        </w:rPr>
      </w:pPr>
    </w:p>
    <w:p w14:paraId="794EC71D" w14:textId="77777777"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13B</w:t>
      </w:r>
      <w:r w:rsidRPr="00A827EA">
        <w:rPr>
          <w:rFonts w:ascii="Times New Roman" w:hAnsi="Times New Roman" w:cs="Times New Roman"/>
          <w:sz w:val="24"/>
          <w:szCs w:val="24"/>
        </w:rPr>
        <w:t xml:space="preserve">. Lecturer provides type of question is short answer. </w:t>
      </w:r>
    </w:p>
    <w:p w14:paraId="5E398F0E" w14:textId="77777777" w:rsidR="00A526AC" w:rsidRPr="00860DAB" w:rsidRDefault="00A526AC" w:rsidP="00860DAB">
      <w:pPr>
        <w:numPr>
          <w:ilvl w:val="0"/>
          <w:numId w:val="34"/>
        </w:numPr>
        <w:rPr>
          <w:rFonts w:ascii="Times New Roman" w:hAnsi="Times New Roman" w:cs="Times New Roman"/>
          <w:sz w:val="24"/>
          <w:szCs w:val="24"/>
        </w:rPr>
      </w:pPr>
      <w:r w:rsidRPr="00860DAB">
        <w:rPr>
          <w:rFonts w:ascii="Times New Roman" w:hAnsi="Times New Roman" w:cs="Times New Roman"/>
          <w:sz w:val="24"/>
          <w:szCs w:val="24"/>
        </w:rPr>
        <w:t>Lecturer provides question description</w:t>
      </w:r>
      <w:r w:rsidR="00860DAB" w:rsidRPr="00860DAB">
        <w:rPr>
          <w:rFonts w:ascii="Times New Roman" w:hAnsi="Times New Roman" w:cs="Times New Roman"/>
          <w:sz w:val="24"/>
          <w:szCs w:val="24"/>
        </w:rPr>
        <w:t>, and question point</w:t>
      </w:r>
      <w:r w:rsidRPr="00860DAB">
        <w:rPr>
          <w:rFonts w:ascii="Times New Roman" w:hAnsi="Times New Roman" w:cs="Times New Roman"/>
          <w:sz w:val="24"/>
          <w:szCs w:val="24"/>
        </w:rPr>
        <w:t>.</w:t>
      </w:r>
    </w:p>
    <w:p w14:paraId="6131FF19" w14:textId="77777777" w:rsidR="00A526AC" w:rsidRPr="00860DAB" w:rsidRDefault="00A526AC" w:rsidP="00860DAB">
      <w:pPr>
        <w:numPr>
          <w:ilvl w:val="0"/>
          <w:numId w:val="34"/>
        </w:numPr>
        <w:rPr>
          <w:rFonts w:ascii="Times New Roman" w:hAnsi="Times New Roman" w:cs="Times New Roman"/>
          <w:sz w:val="24"/>
          <w:szCs w:val="24"/>
        </w:rPr>
      </w:pPr>
      <w:r w:rsidRPr="00860DAB">
        <w:rPr>
          <w:rFonts w:ascii="Times New Roman" w:hAnsi="Times New Roman" w:cs="Times New Roman"/>
          <w:sz w:val="24"/>
          <w:szCs w:val="24"/>
        </w:rPr>
        <w:t>Lecturer submits assignment or quiz information into mobile application.</w:t>
      </w:r>
    </w:p>
    <w:p w14:paraId="56145B51" w14:textId="77777777" w:rsidR="00A526AC" w:rsidRPr="00860DAB" w:rsidRDefault="00A526AC" w:rsidP="00860DAB">
      <w:pPr>
        <w:numPr>
          <w:ilvl w:val="0"/>
          <w:numId w:val="34"/>
        </w:numPr>
        <w:rPr>
          <w:rFonts w:ascii="Times New Roman" w:hAnsi="Times New Roman" w:cs="Times New Roman"/>
          <w:sz w:val="24"/>
          <w:szCs w:val="24"/>
        </w:rPr>
      </w:pPr>
      <w:r w:rsidRPr="00860DAB">
        <w:rPr>
          <w:rFonts w:ascii="Times New Roman" w:hAnsi="Times New Roman" w:cs="Times New Roman"/>
          <w:sz w:val="24"/>
          <w:szCs w:val="24"/>
        </w:rPr>
        <w:t>The system validates testing information from Lecturer.</w:t>
      </w:r>
    </w:p>
    <w:p w14:paraId="66000837" w14:textId="77777777" w:rsidR="00A526AC" w:rsidRPr="00860DAB" w:rsidRDefault="00A526AC" w:rsidP="00860DAB">
      <w:pPr>
        <w:numPr>
          <w:ilvl w:val="0"/>
          <w:numId w:val="34"/>
        </w:numPr>
        <w:rPr>
          <w:rFonts w:ascii="Times New Roman" w:hAnsi="Times New Roman" w:cs="Times New Roman"/>
          <w:sz w:val="24"/>
          <w:szCs w:val="24"/>
        </w:rPr>
      </w:pPr>
      <w:r w:rsidRPr="00860DAB">
        <w:rPr>
          <w:rFonts w:ascii="Times New Roman" w:hAnsi="Times New Roman" w:cs="Times New Roman"/>
          <w:sz w:val="24"/>
          <w:szCs w:val="24"/>
        </w:rPr>
        <w:t>Flow</w:t>
      </w:r>
      <w:r w:rsidR="00860DAB">
        <w:rPr>
          <w:rFonts w:ascii="Times New Roman" w:hAnsi="Times New Roman" w:cs="Times New Roman"/>
          <w:sz w:val="24"/>
          <w:szCs w:val="24"/>
        </w:rPr>
        <w:t xml:space="preserve"> of execution resumes to step 15</w:t>
      </w:r>
      <w:r w:rsidRPr="00860DAB">
        <w:rPr>
          <w:rFonts w:ascii="Times New Roman" w:hAnsi="Times New Roman" w:cs="Times New Roman"/>
          <w:sz w:val="24"/>
          <w:szCs w:val="24"/>
        </w:rPr>
        <w:t>.</w:t>
      </w:r>
    </w:p>
    <w:p w14:paraId="2A48255C" w14:textId="77777777" w:rsidR="00A526AC" w:rsidRPr="00A827EA" w:rsidRDefault="00A526AC" w:rsidP="00A526AC">
      <w:pPr>
        <w:rPr>
          <w:rFonts w:ascii="Times New Roman" w:hAnsi="Times New Roman" w:cs="Times New Roman"/>
          <w:sz w:val="24"/>
          <w:szCs w:val="24"/>
        </w:rPr>
      </w:pPr>
    </w:p>
    <w:p w14:paraId="2CCE0C2C"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14</w:t>
      </w:r>
      <w:r w:rsidRPr="00A827EA">
        <w:rPr>
          <w:rFonts w:ascii="Times New Roman" w:hAnsi="Times New Roman" w:cs="Times New Roman"/>
          <w:sz w:val="24"/>
          <w:szCs w:val="24"/>
        </w:rPr>
        <w:t>A if Lecturer input data in the wrong for</w:t>
      </w:r>
      <w:r>
        <w:rPr>
          <w:rFonts w:ascii="Times New Roman" w:hAnsi="Times New Roman" w:cs="Times New Roman"/>
          <w:sz w:val="24"/>
          <w:szCs w:val="24"/>
        </w:rPr>
        <w:t>mat in multiple choices answer</w:t>
      </w:r>
      <w:r w:rsidRPr="00A827EA">
        <w:rPr>
          <w:rFonts w:ascii="Times New Roman" w:hAnsi="Times New Roman" w:cs="Times New Roman"/>
          <w:sz w:val="24"/>
          <w:szCs w:val="24"/>
        </w:rPr>
        <w:t xml:space="preserve"> the system should provide the error message as followed: </w:t>
      </w:r>
    </w:p>
    <w:p w14:paraId="77B5ADFA" w14:textId="77777777"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is “Answer must be a, b, c, and d only”</w:t>
      </w:r>
    </w:p>
    <w:p w14:paraId="0FE0404A" w14:textId="77777777" w:rsidR="00A526AC" w:rsidRDefault="00A526AC" w:rsidP="00A526AC">
      <w:pPr>
        <w:ind w:left="1440"/>
        <w:contextualSpacing/>
        <w:rPr>
          <w:rFonts w:ascii="Times New Roman" w:hAnsi="Times New Roman" w:cs="Times New Roman"/>
          <w:sz w:val="24"/>
          <w:szCs w:val="24"/>
        </w:rPr>
      </w:pPr>
    </w:p>
    <w:p w14:paraId="290F2316"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lastRenderedPageBreak/>
        <w:t>14B</w:t>
      </w:r>
      <w:r w:rsidRPr="00A827EA">
        <w:rPr>
          <w:rFonts w:ascii="Times New Roman" w:hAnsi="Times New Roman" w:cs="Times New Roman"/>
          <w:sz w:val="24"/>
          <w:szCs w:val="24"/>
        </w:rPr>
        <w:t xml:space="preserve"> if Lecturer input data in the wrong for</w:t>
      </w:r>
      <w:r>
        <w:rPr>
          <w:rFonts w:ascii="Times New Roman" w:hAnsi="Times New Roman" w:cs="Times New Roman"/>
          <w:sz w:val="24"/>
          <w:szCs w:val="24"/>
        </w:rPr>
        <w:t>mat in true/false answer</w:t>
      </w:r>
      <w:r w:rsidRPr="00A827EA">
        <w:rPr>
          <w:rFonts w:ascii="Times New Roman" w:hAnsi="Times New Roman" w:cs="Times New Roman"/>
          <w:sz w:val="24"/>
          <w:szCs w:val="24"/>
        </w:rPr>
        <w:t xml:space="preserve"> the system should provide the error message as followed: </w:t>
      </w:r>
    </w:p>
    <w:p w14:paraId="44C1D26B" w14:textId="77777777"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w:t>
      </w:r>
      <w:r>
        <w:rPr>
          <w:rFonts w:ascii="Times New Roman" w:hAnsi="Times New Roman" w:cs="Times New Roman"/>
          <w:sz w:val="24"/>
          <w:szCs w:val="24"/>
        </w:rPr>
        <w:t>s “Answer must be a and b</w:t>
      </w:r>
      <w:r w:rsidRPr="00A827EA">
        <w:rPr>
          <w:rFonts w:ascii="Times New Roman" w:hAnsi="Times New Roman" w:cs="Times New Roman"/>
          <w:sz w:val="24"/>
          <w:szCs w:val="24"/>
        </w:rPr>
        <w:t xml:space="preserve"> only”</w:t>
      </w:r>
    </w:p>
    <w:p w14:paraId="5AB21B07" w14:textId="77777777" w:rsidR="00344883" w:rsidRDefault="00344883" w:rsidP="00A74832">
      <w:pPr>
        <w:numPr>
          <w:ilvl w:val="1"/>
          <w:numId w:val="1"/>
        </w:numPr>
        <w:contextualSpacing/>
        <w:rPr>
          <w:rFonts w:ascii="Times New Roman" w:hAnsi="Times New Roman" w:cs="Times New Roman"/>
          <w:sz w:val="24"/>
          <w:szCs w:val="24"/>
        </w:rPr>
      </w:pPr>
    </w:p>
    <w:p w14:paraId="7DC3B24E" w14:textId="77777777" w:rsidR="00AD58A9" w:rsidRDefault="00AD58A9" w:rsidP="00AD58A9">
      <w:pPr>
        <w:ind w:left="720"/>
        <w:contextualSpacing/>
        <w:rPr>
          <w:rFonts w:ascii="Times New Roman" w:hAnsi="Times New Roman" w:cs="Times New Roman"/>
          <w:sz w:val="24"/>
          <w:szCs w:val="24"/>
        </w:rPr>
      </w:pPr>
    </w:p>
    <w:p w14:paraId="579C6793" w14:textId="77777777" w:rsidR="00AD58A9" w:rsidRPr="00A827EA" w:rsidRDefault="00AD58A9" w:rsidP="00AD58A9">
      <w:pPr>
        <w:ind w:left="720"/>
        <w:rPr>
          <w:rFonts w:ascii="Times New Roman" w:hAnsi="Times New Roman" w:cs="Times New Roman"/>
          <w:sz w:val="24"/>
          <w:szCs w:val="24"/>
        </w:rPr>
      </w:pPr>
      <w:r>
        <w:rPr>
          <w:rFonts w:ascii="Times New Roman" w:hAnsi="Times New Roman" w:cs="Times New Roman"/>
          <w:sz w:val="24"/>
          <w:szCs w:val="24"/>
        </w:rPr>
        <w:t>14C</w:t>
      </w:r>
      <w:r w:rsidRPr="00A827EA">
        <w:rPr>
          <w:rFonts w:ascii="Times New Roman" w:hAnsi="Times New Roman" w:cs="Times New Roman"/>
          <w:sz w:val="24"/>
          <w:szCs w:val="24"/>
        </w:rPr>
        <w:t xml:space="preserve">. if Lecturer input data in the wrong format, the system should provide the error message as followed: </w:t>
      </w:r>
    </w:p>
    <w:p w14:paraId="263E5B61" w14:textId="77777777" w:rsidR="00AD58A9" w:rsidRPr="00C833C4" w:rsidRDefault="00AD58A9" w:rsidP="00AD58A9">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format: The error message is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w:t>
      </w:r>
    </w:p>
    <w:p w14:paraId="41445E12" w14:textId="77777777" w:rsidR="00AD58A9" w:rsidRPr="005F69A8" w:rsidRDefault="00AD58A9" w:rsidP="00AD58A9">
      <w:pPr>
        <w:ind w:left="720"/>
        <w:contextualSpacing/>
        <w:rPr>
          <w:rFonts w:ascii="Times New Roman" w:hAnsi="Times New Roman" w:cs="Times New Roman"/>
          <w:sz w:val="24"/>
          <w:szCs w:val="24"/>
        </w:rPr>
      </w:pPr>
    </w:p>
    <w:p w14:paraId="76D9BD77" w14:textId="77777777" w:rsidR="00A526AC" w:rsidRPr="00A827EA" w:rsidRDefault="00A526AC" w:rsidP="00A526AC">
      <w:pPr>
        <w:rPr>
          <w:rFonts w:ascii="Times New Roman" w:hAnsi="Times New Roman" w:cs="Times New Roman"/>
          <w:sz w:val="24"/>
          <w:szCs w:val="24"/>
        </w:rPr>
      </w:pPr>
    </w:p>
    <w:p w14:paraId="1A4671C6"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15</w:t>
      </w:r>
      <w:r w:rsidRPr="00A827EA">
        <w:rPr>
          <w:rFonts w:ascii="Times New Roman" w:hAnsi="Times New Roman" w:cs="Times New Roman"/>
          <w:sz w:val="24"/>
          <w:szCs w:val="24"/>
        </w:rPr>
        <w:t xml:space="preserve">A if Lecturer </w:t>
      </w:r>
      <w:r>
        <w:rPr>
          <w:rFonts w:ascii="Times New Roman" w:hAnsi="Times New Roman" w:cs="Times New Roman"/>
          <w:sz w:val="24"/>
          <w:szCs w:val="24"/>
        </w:rPr>
        <w:t>edits</w:t>
      </w:r>
      <w:r w:rsidRPr="00A827EA">
        <w:rPr>
          <w:rFonts w:ascii="Times New Roman" w:hAnsi="Times New Roman" w:cs="Times New Roman"/>
          <w:sz w:val="24"/>
          <w:szCs w:val="24"/>
        </w:rPr>
        <w:t xml:space="preserve"> a quiz is completed, the system should provide the Successful massage as followed:</w:t>
      </w:r>
    </w:p>
    <w:p w14:paraId="1B877001" w14:textId="77777777"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system display “Edi</w:t>
      </w:r>
      <w:r w:rsidRPr="00A827EA">
        <w:rPr>
          <w:rFonts w:ascii="Times New Roman" w:hAnsi="Times New Roman" w:cs="Times New Roman"/>
          <w:sz w:val="24"/>
          <w:szCs w:val="24"/>
        </w:rPr>
        <w:t>ting Quiz Successful” message.</w:t>
      </w:r>
    </w:p>
    <w:p w14:paraId="35E09D3F" w14:textId="77777777" w:rsidR="00A526AC" w:rsidRDefault="00A526AC" w:rsidP="00A526AC">
      <w:pPr>
        <w:ind w:left="1080"/>
        <w:contextualSpacing/>
        <w:rPr>
          <w:rFonts w:ascii="Times New Roman" w:hAnsi="Times New Roman" w:cs="Times New Roman"/>
          <w:sz w:val="24"/>
          <w:szCs w:val="24"/>
        </w:rPr>
      </w:pPr>
    </w:p>
    <w:p w14:paraId="04FD4D49" w14:textId="77777777"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 xml:space="preserve">15B if Lecturer edits an assignment </w:t>
      </w:r>
      <w:r w:rsidRPr="00A827EA">
        <w:rPr>
          <w:rFonts w:ascii="Times New Roman" w:hAnsi="Times New Roman" w:cs="Times New Roman"/>
          <w:sz w:val="24"/>
          <w:szCs w:val="24"/>
        </w:rPr>
        <w:t>is completed, the system should provide the Successful massage as followed:</w:t>
      </w:r>
    </w:p>
    <w:p w14:paraId="048AA35E" w14:textId="77777777" w:rsidR="00A526AC" w:rsidRPr="005F69A8"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system display “Edi</w:t>
      </w:r>
      <w:r w:rsidRPr="00A827EA">
        <w:rPr>
          <w:rFonts w:ascii="Times New Roman" w:hAnsi="Times New Roman" w:cs="Times New Roman"/>
          <w:sz w:val="24"/>
          <w:szCs w:val="24"/>
        </w:rPr>
        <w:t xml:space="preserve">ting </w:t>
      </w:r>
      <w:r>
        <w:rPr>
          <w:rFonts w:ascii="Times New Roman" w:hAnsi="Times New Roman" w:cs="Times New Roman"/>
          <w:sz w:val="24"/>
          <w:szCs w:val="24"/>
        </w:rPr>
        <w:t>Assignment</w:t>
      </w:r>
      <w:r w:rsidRPr="00A827EA">
        <w:rPr>
          <w:rFonts w:ascii="Times New Roman" w:hAnsi="Times New Roman" w:cs="Times New Roman"/>
          <w:sz w:val="24"/>
          <w:szCs w:val="24"/>
        </w:rPr>
        <w:t xml:space="preserve"> Successful” message.</w:t>
      </w:r>
    </w:p>
    <w:p w14:paraId="55AA0951" w14:textId="77777777" w:rsidR="00A526AC" w:rsidRPr="00A827EA" w:rsidRDefault="00A526AC" w:rsidP="00A526AC">
      <w:pPr>
        <w:rPr>
          <w:rFonts w:ascii="Times New Roman" w:hAnsi="Times New Roman" w:cs="Times New Roman"/>
          <w:sz w:val="24"/>
          <w:szCs w:val="24"/>
        </w:rPr>
      </w:pPr>
    </w:p>
    <w:p w14:paraId="77343CCB" w14:textId="77777777" w:rsidR="00A526AC" w:rsidRPr="00A827EA" w:rsidRDefault="00A526AC" w:rsidP="00A526AC">
      <w:pPr>
        <w:rPr>
          <w:rFonts w:ascii="Times New Roman" w:hAnsi="Times New Roman" w:cs="Times New Roman"/>
          <w:sz w:val="24"/>
          <w:szCs w:val="24"/>
        </w:rPr>
      </w:pPr>
    </w:p>
    <w:p w14:paraId="2A0D25D1" w14:textId="77777777" w:rsidR="00A526AC" w:rsidRDefault="00A526AC" w:rsidP="00A526AC">
      <w:pPr>
        <w:rPr>
          <w:rFonts w:ascii="Times New Roman" w:hAnsi="Times New Roman" w:cs="Times New Roman"/>
          <w:sz w:val="24"/>
          <w:szCs w:val="24"/>
        </w:rPr>
      </w:pPr>
    </w:p>
    <w:p w14:paraId="55709652" w14:textId="77777777" w:rsidR="00A526AC" w:rsidRDefault="00A526AC" w:rsidP="00A526AC">
      <w:pPr>
        <w:rPr>
          <w:rFonts w:ascii="Times New Roman" w:hAnsi="Times New Roman" w:cs="Times New Roman"/>
          <w:sz w:val="24"/>
          <w:szCs w:val="24"/>
        </w:rPr>
      </w:pPr>
    </w:p>
    <w:p w14:paraId="5B43A7FF" w14:textId="77777777" w:rsidR="00337FA7" w:rsidRDefault="00337FA7" w:rsidP="00337FA7">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w:t>
      </w:r>
      <w:r w:rsidR="003E3975">
        <w:rPr>
          <w:rFonts w:ascii="Times New Roman" w:hAnsi="Times New Roman" w:cs="Times New Roman"/>
          <w:b/>
          <w:bCs/>
          <w:sz w:val="29"/>
          <w:szCs w:val="29"/>
        </w:rPr>
        <w:t xml:space="preserve">rement Specification of URS </w:t>
      </w:r>
      <w:r>
        <w:rPr>
          <w:rFonts w:ascii="Times New Roman" w:hAnsi="Times New Roman" w:cs="Times New Roman"/>
          <w:b/>
          <w:bCs/>
          <w:sz w:val="29"/>
          <w:szCs w:val="29"/>
        </w:rPr>
        <w:t>10</w:t>
      </w:r>
      <w:r w:rsidR="003E3975">
        <w:rPr>
          <w:rFonts w:ascii="Times New Roman" w:hAnsi="Times New Roman" w:cs="Times New Roman"/>
          <w:b/>
          <w:bCs/>
          <w:sz w:val="29"/>
          <w:szCs w:val="29"/>
        </w:rPr>
        <w:t>.2</w:t>
      </w:r>
    </w:p>
    <w:p w14:paraId="4D90C42B" w14:textId="77777777" w:rsidR="00D045E3" w:rsidRPr="00CE3566" w:rsidRDefault="00D045E3" w:rsidP="00337FA7">
      <w:pPr>
        <w:ind w:firstLine="720"/>
        <w:rPr>
          <w:rFonts w:ascii="Times New Roman" w:hAnsi="Times New Roman" w:cs="Times New Roman"/>
          <w:b/>
          <w:bCs/>
          <w:sz w:val="29"/>
          <w:szCs w:val="29"/>
        </w:rPr>
      </w:pPr>
    </w:p>
    <w:p w14:paraId="45C279FE" w14:textId="77777777" w:rsidR="003E3975" w:rsidRPr="00E941D6"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50CECCFB"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289A8C81"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4C0D0A1A"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redirect </w:t>
      </w:r>
      <w:r w:rsidRPr="00A827EA">
        <w:rPr>
          <w:rFonts w:ascii="Times New Roman" w:hAnsi="Times New Roman" w:cs="Times New Roman"/>
          <w:sz w:val="24"/>
          <w:szCs w:val="24"/>
        </w:rPr>
        <w:t>to Course main page</w:t>
      </w:r>
      <w:r>
        <w:rPr>
          <w:rFonts w:ascii="Times New Roman" w:hAnsi="Times New Roman" w:cs="Times New Roman"/>
          <w:sz w:val="24"/>
          <w:szCs w:val="24"/>
        </w:rPr>
        <w:t xml:space="preserve"> on the mobile application.</w:t>
      </w:r>
    </w:p>
    <w:p w14:paraId="2B496E19"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3B118914"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14:paraId="2AC48F7F" w14:textId="77777777" w:rsidR="003E3975" w:rsidRDefault="003E3975" w:rsidP="003E3975">
      <w:pPr>
        <w:ind w:firstLine="720"/>
        <w:rPr>
          <w:rFonts w:ascii="Times New Roman" w:hAnsi="Times New Roman" w:cs="Times New Roman"/>
          <w:sz w:val="24"/>
          <w:szCs w:val="24"/>
        </w:rPr>
      </w:pPr>
      <w:r>
        <w:rPr>
          <w:rFonts w:ascii="Times New Roman" w:hAnsi="Times New Roman" w:cs="Times New Roman"/>
          <w:b/>
          <w:bCs/>
          <w:sz w:val="24"/>
          <w:szCs w:val="24"/>
        </w:rPr>
        <w:lastRenderedPageBreak/>
        <w:t>SRS 9-7.2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14:paraId="51C1BCB3"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“Amount of questions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amount of questions format</w:t>
      </w:r>
      <w:r>
        <w:rPr>
          <w:rFonts w:ascii="Times New Roman" w:hAnsi="Times New Roman" w:cs="Times New Roman"/>
          <w:sz w:val="24"/>
          <w:szCs w:val="24"/>
        </w:rPr>
        <w:t xml:space="preserve"> is wrong.</w:t>
      </w:r>
    </w:p>
    <w:p w14:paraId="1070F666"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 b, c, and d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multiple choices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58A95296"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w:t>
      </w:r>
      <w:r>
        <w:rPr>
          <w:rFonts w:ascii="Times New Roman" w:hAnsi="Times New Roman" w:cs="Times New Roman"/>
          <w:sz w:val="24"/>
          <w:szCs w:val="24"/>
        </w:rPr>
        <w:t xml:space="preserve"> and b</w:t>
      </w:r>
      <w:r w:rsidRPr="00A827EA">
        <w:rPr>
          <w:rFonts w:ascii="Times New Roman" w:hAnsi="Times New Roman" w:cs="Times New Roman"/>
          <w:sz w:val="24"/>
          <w:szCs w:val="24"/>
        </w:rPr>
        <w:t xml:space="preserve">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true/false</w:t>
      </w:r>
      <w:r w:rsidRPr="00A827EA">
        <w:rPr>
          <w:rFonts w:ascii="Times New Roman" w:hAnsi="Times New Roman" w:cs="Times New Roman"/>
          <w:sz w:val="24"/>
          <w:szCs w:val="24"/>
        </w:rPr>
        <w:t xml:space="preserve">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72D232C9"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testing score</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04F33140"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 xml:space="preserve">Question point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question point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00B50AD8"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14:paraId="3C6DA27D"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14:paraId="54FF5AB8"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information from the system to display on Edition testing page on the mobile application.</w:t>
      </w:r>
    </w:p>
    <w:p w14:paraId="63482AD2"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 to display on Edition assignment and quiz page on the mobile application.</w:t>
      </w:r>
    </w:p>
    <w:p w14:paraId="629F9C4B" w14:textId="77777777" w:rsidR="003E3975" w:rsidRDefault="003E3975" w:rsidP="00344883">
      <w:pPr>
        <w:ind w:left="720"/>
        <w:rPr>
          <w:rFonts w:ascii="Times New Roman" w:hAnsi="Times New Roman" w:cs="Times New Roman"/>
          <w:sz w:val="24"/>
          <w:szCs w:val="24"/>
        </w:rPr>
      </w:pPr>
      <w:r>
        <w:rPr>
          <w:rFonts w:ascii="Times New Roman" w:hAnsi="Times New Roman" w:cs="Times New Roman"/>
          <w:b/>
          <w:bCs/>
          <w:sz w:val="24"/>
          <w:szCs w:val="24"/>
        </w:rPr>
        <w:t>SRS 10-5.2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Edition testing page interface on the mobile application, including testing name, a type </w:t>
      </w:r>
      <w:r w:rsidRPr="00A827EA">
        <w:rPr>
          <w:rFonts w:ascii="Times New Roman" w:hAnsi="Times New Roman" w:cs="Times New Roman"/>
          <w:sz w:val="24"/>
          <w:szCs w:val="24"/>
        </w:rPr>
        <w:t>of testing, an amount of questions,</w:t>
      </w:r>
      <w:r>
        <w:rPr>
          <w:rFonts w:ascii="Times New Roman" w:hAnsi="Times New Roman" w:cs="Times New Roman"/>
          <w:sz w:val="24"/>
          <w:szCs w:val="24"/>
        </w:rPr>
        <w:t xml:space="preserve"> a score testing,</w:t>
      </w:r>
      <w:r w:rsidRPr="00A827EA">
        <w:rPr>
          <w:rFonts w:ascii="Times New Roman" w:hAnsi="Times New Roman" w:cs="Times New Roman"/>
          <w:sz w:val="24"/>
          <w:szCs w:val="24"/>
        </w:rPr>
        <w:t xml:space="preserve">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sidR="00344883">
        <w:rPr>
          <w:rFonts w:ascii="Times New Roman" w:hAnsi="Times New Roman" w:cs="Times New Roman"/>
          <w:sz w:val="24"/>
          <w:szCs w:val="24"/>
        </w:rPr>
        <w:t>.</w:t>
      </w:r>
    </w:p>
    <w:p w14:paraId="203BD991"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10-6.2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w:t>
      </w:r>
      <w:r>
        <w:rPr>
          <w:rFonts w:ascii="Times New Roman" w:hAnsi="Times New Roman" w:cs="Times New Roman"/>
          <w:sz w:val="24"/>
          <w:szCs w:val="24"/>
        </w:rPr>
        <w:t xml:space="preserve">iption, choice description, </w:t>
      </w:r>
      <w:r w:rsidRPr="00A827EA">
        <w:rPr>
          <w:rFonts w:ascii="Times New Roman" w:hAnsi="Times New Roman" w:cs="Times New Roman"/>
          <w:sz w:val="24"/>
          <w:szCs w:val="24"/>
        </w:rPr>
        <w:t>an answer</w:t>
      </w:r>
      <w:r>
        <w:rPr>
          <w:rFonts w:ascii="Times New Roman" w:hAnsi="Times New Roman" w:cs="Times New Roman"/>
          <w:sz w:val="24"/>
          <w:szCs w:val="24"/>
        </w:rPr>
        <w:t>, and a question point for Lecturer assigns assignments or quizzes into the system.</w:t>
      </w:r>
    </w:p>
    <w:p w14:paraId="33164DDE"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10-7.2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update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14:paraId="79B60E58"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10-8.2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update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14:paraId="585137DC"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10-9.2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when Lecturer edits an assignment is successful.</w:t>
      </w:r>
    </w:p>
    <w:p w14:paraId="3ED8D05C"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10-10.2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edits a quiz is successful.</w:t>
      </w:r>
    </w:p>
    <w:p w14:paraId="1EBE204E" w14:textId="77777777" w:rsidR="003E3975" w:rsidRPr="00D045E3" w:rsidRDefault="003E3975" w:rsidP="003E3975">
      <w:pPr>
        <w:ind w:left="540" w:firstLine="180"/>
        <w:contextualSpacing/>
        <w:rPr>
          <w:rFonts w:ascii="Times New Roman" w:hAnsi="Times New Roman" w:cs="Times New Roman"/>
          <w:sz w:val="24"/>
          <w:szCs w:val="24"/>
        </w:rPr>
      </w:pPr>
      <w:r>
        <w:rPr>
          <w:rFonts w:ascii="Times New Roman" w:hAnsi="Times New Roman" w:cs="Times New Roman"/>
          <w:b/>
          <w:bCs/>
          <w:sz w:val="24"/>
          <w:szCs w:val="24"/>
        </w:rPr>
        <w:lastRenderedPageBreak/>
        <w:t>SRS 10-11.2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Pr>
          <w:rFonts w:ascii="Times New Roman" w:hAnsi="Times New Roman" w:cs="Times New Roman"/>
          <w:sz w:val="24"/>
          <w:szCs w:val="24"/>
        </w:rPr>
        <w:t>The system shall redirect to confirm edition testing page.</w:t>
      </w:r>
    </w:p>
    <w:p w14:paraId="7EEA23BA" w14:textId="77777777" w:rsidR="00D045E3" w:rsidRDefault="00D045E3" w:rsidP="00670C86">
      <w:pPr>
        <w:ind w:left="720"/>
        <w:rPr>
          <w:rFonts w:ascii="Times New Roman" w:hAnsi="Times New Roman" w:cs="Times New Roman"/>
          <w:sz w:val="24"/>
          <w:szCs w:val="24"/>
        </w:rPr>
      </w:pPr>
    </w:p>
    <w:p w14:paraId="77699D23" w14:textId="77777777" w:rsidR="00A526AC" w:rsidRDefault="00A526AC" w:rsidP="00A526AC">
      <w:pPr>
        <w:ind w:left="720"/>
        <w:rPr>
          <w:rFonts w:ascii="Times New Roman" w:hAnsi="Times New Roman" w:cs="Times New Roman"/>
          <w:sz w:val="24"/>
          <w:szCs w:val="24"/>
        </w:rPr>
      </w:pPr>
    </w:p>
    <w:p w14:paraId="29BE509C" w14:textId="77777777" w:rsidR="00A526AC" w:rsidRDefault="00A526AC" w:rsidP="00A526AC">
      <w:pPr>
        <w:ind w:left="720"/>
        <w:rPr>
          <w:rFonts w:ascii="Times New Roman" w:hAnsi="Times New Roman" w:cs="Times New Roman"/>
          <w:sz w:val="24"/>
          <w:szCs w:val="24"/>
        </w:rPr>
      </w:pPr>
    </w:p>
    <w:p w14:paraId="0527451F" w14:textId="77777777" w:rsidR="00A526AC" w:rsidRDefault="00A526AC" w:rsidP="00AD58A9">
      <w:pPr>
        <w:rPr>
          <w:rFonts w:ascii="Times New Roman" w:hAnsi="Times New Roman" w:cs="Times New Roman"/>
          <w:sz w:val="24"/>
          <w:szCs w:val="24"/>
        </w:rPr>
      </w:pPr>
    </w:p>
    <w:p w14:paraId="4E935E93" w14:textId="77777777" w:rsidR="00D045E3" w:rsidRDefault="00D045E3" w:rsidP="00D045E3">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t>4.11 Lecturer</w:t>
      </w:r>
      <w:r w:rsidR="003E3975">
        <w:rPr>
          <w:rFonts w:ascii="Times New Roman" w:hAnsi="Times New Roman" w:cs="Times New Roman"/>
          <w:b/>
          <w:bCs/>
          <w:i w:val="0"/>
          <w:iCs w:val="0"/>
          <w:sz w:val="36"/>
          <w:szCs w:val="36"/>
        </w:rPr>
        <w:t xml:space="preserve"> deletes course information (UC </w:t>
      </w:r>
      <w:r>
        <w:rPr>
          <w:rFonts w:ascii="Times New Roman" w:hAnsi="Times New Roman" w:cs="Times New Roman"/>
          <w:b/>
          <w:bCs/>
          <w:i w:val="0"/>
          <w:iCs w:val="0"/>
          <w:sz w:val="36"/>
          <w:szCs w:val="36"/>
        </w:rPr>
        <w:t>11</w:t>
      </w:r>
      <w:r w:rsidR="003E3975">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069FFC9B" w14:textId="77777777" w:rsidR="00A526AC" w:rsidRDefault="00A526AC" w:rsidP="00A526AC">
      <w:pPr>
        <w:ind w:left="720"/>
        <w:rPr>
          <w:rFonts w:ascii="Times New Roman" w:hAnsi="Times New Roman" w:cs="Times New Roman"/>
          <w:sz w:val="24"/>
          <w:szCs w:val="24"/>
        </w:rPr>
      </w:pPr>
    </w:p>
    <w:p w14:paraId="42AA798F" w14:textId="77777777" w:rsidR="00A526AC" w:rsidRDefault="00A526AC" w:rsidP="00A526AC">
      <w:pPr>
        <w:ind w:left="720"/>
        <w:rPr>
          <w:rFonts w:ascii="Times New Roman" w:hAnsi="Times New Roman" w:cs="Times New Roman"/>
          <w:sz w:val="24"/>
          <w:szCs w:val="24"/>
        </w:rPr>
      </w:pPr>
    </w:p>
    <w:p w14:paraId="21064615" w14:textId="77777777" w:rsidR="00A526AC" w:rsidRDefault="00D045E3" w:rsidP="00A526AC">
      <w:pPr>
        <w:ind w:left="720"/>
        <w:rPr>
          <w:rFonts w:ascii="Times New Roman" w:hAnsi="Times New Roman" w:cs="Times New Roman"/>
          <w:sz w:val="24"/>
          <w:szCs w:val="24"/>
        </w:rPr>
      </w:pPr>
      <w:r>
        <w:rPr>
          <w:rFonts w:ascii="Times New Roman" w:hAnsi="Times New Roman" w:cs="Times New Roman"/>
          <w:noProof/>
          <w:sz w:val="24"/>
          <w:szCs w:val="24"/>
          <w:lang w:eastAsia="ko-KR"/>
        </w:rPr>
        <w:drawing>
          <wp:anchor distT="0" distB="0" distL="114300" distR="114300" simplePos="0" relativeHeight="251679744" behindDoc="1" locked="0" layoutInCell="1" allowOverlap="1" wp14:anchorId="54E6CE0F" wp14:editId="357C016C">
            <wp:simplePos x="0" y="0"/>
            <wp:positionH relativeFrom="margin">
              <wp:align>center</wp:align>
            </wp:positionH>
            <wp:positionV relativeFrom="paragraph">
              <wp:posOffset>5080</wp:posOffset>
            </wp:positionV>
            <wp:extent cx="4200525" cy="32458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11_DeleteQuiz-Mob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0525" cy="3245860"/>
                    </a:xfrm>
                    <a:prstGeom prst="rect">
                      <a:avLst/>
                    </a:prstGeom>
                  </pic:spPr>
                </pic:pic>
              </a:graphicData>
            </a:graphic>
            <wp14:sizeRelH relativeFrom="page">
              <wp14:pctWidth>0</wp14:pctWidth>
            </wp14:sizeRelH>
            <wp14:sizeRelV relativeFrom="page">
              <wp14:pctHeight>0</wp14:pctHeight>
            </wp14:sizeRelV>
          </wp:anchor>
        </w:drawing>
      </w:r>
    </w:p>
    <w:p w14:paraId="08BB5306" w14:textId="77777777" w:rsidR="00D045E3" w:rsidRDefault="00D045E3" w:rsidP="00A526AC">
      <w:pPr>
        <w:ind w:left="720"/>
        <w:rPr>
          <w:rFonts w:ascii="Times New Roman" w:hAnsi="Times New Roman" w:cs="Times New Roman"/>
          <w:sz w:val="24"/>
          <w:szCs w:val="24"/>
        </w:rPr>
      </w:pPr>
    </w:p>
    <w:p w14:paraId="156CB3EC" w14:textId="77777777" w:rsidR="00D045E3" w:rsidRDefault="00D045E3" w:rsidP="00A526AC">
      <w:pPr>
        <w:ind w:left="720"/>
        <w:rPr>
          <w:rFonts w:ascii="Times New Roman" w:hAnsi="Times New Roman" w:cs="Times New Roman"/>
          <w:sz w:val="24"/>
          <w:szCs w:val="24"/>
        </w:rPr>
      </w:pPr>
    </w:p>
    <w:p w14:paraId="063F14B1" w14:textId="77777777" w:rsidR="00D045E3" w:rsidRDefault="00D045E3" w:rsidP="00A526AC">
      <w:pPr>
        <w:ind w:left="720"/>
        <w:rPr>
          <w:rFonts w:ascii="Times New Roman" w:hAnsi="Times New Roman" w:cs="Times New Roman"/>
          <w:sz w:val="24"/>
          <w:szCs w:val="24"/>
        </w:rPr>
      </w:pPr>
    </w:p>
    <w:p w14:paraId="3D09875E" w14:textId="77777777" w:rsidR="00D045E3" w:rsidRDefault="00D045E3" w:rsidP="00A526AC">
      <w:pPr>
        <w:ind w:left="720"/>
        <w:rPr>
          <w:rFonts w:ascii="Times New Roman" w:hAnsi="Times New Roman" w:cs="Times New Roman"/>
          <w:sz w:val="24"/>
          <w:szCs w:val="24"/>
        </w:rPr>
      </w:pPr>
    </w:p>
    <w:p w14:paraId="319AFC6A" w14:textId="77777777" w:rsidR="00D045E3" w:rsidRDefault="00D045E3" w:rsidP="00A526AC">
      <w:pPr>
        <w:ind w:left="720"/>
        <w:rPr>
          <w:rFonts w:ascii="Times New Roman" w:hAnsi="Times New Roman" w:cs="Times New Roman"/>
          <w:sz w:val="24"/>
          <w:szCs w:val="24"/>
        </w:rPr>
      </w:pPr>
    </w:p>
    <w:p w14:paraId="21D22B21" w14:textId="77777777" w:rsidR="00D045E3" w:rsidRDefault="00D045E3" w:rsidP="00A526AC">
      <w:pPr>
        <w:ind w:left="720"/>
        <w:rPr>
          <w:rFonts w:ascii="Times New Roman" w:hAnsi="Times New Roman" w:cs="Times New Roman"/>
          <w:sz w:val="24"/>
          <w:szCs w:val="24"/>
        </w:rPr>
      </w:pPr>
    </w:p>
    <w:p w14:paraId="16CD4272" w14:textId="77777777" w:rsidR="00D045E3" w:rsidRDefault="00D045E3" w:rsidP="00A526AC">
      <w:pPr>
        <w:ind w:left="720"/>
        <w:rPr>
          <w:rFonts w:ascii="Times New Roman" w:hAnsi="Times New Roman" w:cs="Times New Roman"/>
          <w:sz w:val="24"/>
          <w:szCs w:val="24"/>
        </w:rPr>
      </w:pPr>
    </w:p>
    <w:p w14:paraId="5B7ABE65" w14:textId="77777777" w:rsidR="00D045E3" w:rsidRDefault="00D045E3" w:rsidP="00A526AC">
      <w:pPr>
        <w:ind w:left="720"/>
        <w:rPr>
          <w:rFonts w:ascii="Times New Roman" w:hAnsi="Times New Roman" w:cs="Times New Roman"/>
          <w:sz w:val="24"/>
          <w:szCs w:val="24"/>
        </w:rPr>
      </w:pPr>
    </w:p>
    <w:p w14:paraId="0EE6FE43" w14:textId="77777777" w:rsidR="00D045E3" w:rsidRDefault="00D045E3" w:rsidP="00A526AC">
      <w:pPr>
        <w:ind w:left="720"/>
        <w:rPr>
          <w:rFonts w:ascii="Times New Roman" w:hAnsi="Times New Roman" w:cs="Times New Roman"/>
          <w:sz w:val="24"/>
          <w:szCs w:val="24"/>
        </w:rPr>
      </w:pPr>
    </w:p>
    <w:p w14:paraId="4EB51473" w14:textId="77777777" w:rsidR="00D045E3" w:rsidRDefault="00D045E3" w:rsidP="00A526AC">
      <w:pPr>
        <w:ind w:left="720"/>
        <w:rPr>
          <w:rFonts w:ascii="Times New Roman" w:hAnsi="Times New Roman" w:cs="Times New Roman"/>
          <w:sz w:val="24"/>
          <w:szCs w:val="24"/>
        </w:rPr>
      </w:pPr>
    </w:p>
    <w:p w14:paraId="13DE5DE4" w14:textId="77777777" w:rsidR="00D045E3" w:rsidRDefault="00D045E3" w:rsidP="00A526AC">
      <w:pPr>
        <w:ind w:left="720"/>
        <w:rPr>
          <w:rFonts w:ascii="Times New Roman" w:hAnsi="Times New Roman" w:cs="Times New Roman"/>
          <w:sz w:val="24"/>
          <w:szCs w:val="24"/>
        </w:rPr>
      </w:pPr>
    </w:p>
    <w:p w14:paraId="54C4ACB3" w14:textId="77777777" w:rsidR="00D045E3" w:rsidRDefault="00D045E3" w:rsidP="00344883">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D045E3" w:rsidRPr="00227AD4" w14:paraId="1B79FEBA" w14:textId="77777777" w:rsidTr="00205631">
        <w:tc>
          <w:tcPr>
            <w:tcW w:w="1818" w:type="dxa"/>
            <w:tcBorders>
              <w:top w:val="single" w:sz="12" w:space="0" w:color="auto"/>
              <w:bottom w:val="single" w:sz="6" w:space="0" w:color="auto"/>
            </w:tcBorders>
            <w:shd w:val="clear" w:color="auto" w:fill="F2F2F2"/>
          </w:tcPr>
          <w:p w14:paraId="182223B3"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70C0473E" w14:textId="77777777" w:rsidR="00D045E3" w:rsidRPr="00227AD4" w:rsidRDefault="003E3975"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D045E3">
              <w:rPr>
                <w:rFonts w:ascii="Times New Roman" w:hAnsi="Times New Roman"/>
                <w:color w:val="000000" w:themeColor="text1"/>
                <w:sz w:val="24"/>
                <w:szCs w:val="24"/>
              </w:rPr>
              <w:t>11</w:t>
            </w:r>
            <w:r>
              <w:rPr>
                <w:rFonts w:ascii="Times New Roman" w:hAnsi="Times New Roman"/>
                <w:color w:val="000000" w:themeColor="text1"/>
                <w:sz w:val="24"/>
                <w:szCs w:val="24"/>
              </w:rPr>
              <w:t>.2</w:t>
            </w:r>
          </w:p>
        </w:tc>
      </w:tr>
      <w:tr w:rsidR="00D045E3" w:rsidRPr="00227AD4" w14:paraId="6C52C9FB" w14:textId="77777777" w:rsidTr="00205631">
        <w:tc>
          <w:tcPr>
            <w:tcW w:w="1818" w:type="dxa"/>
            <w:tcBorders>
              <w:top w:val="single" w:sz="6" w:space="0" w:color="auto"/>
              <w:bottom w:val="single" w:sz="6" w:space="0" w:color="auto"/>
            </w:tcBorders>
            <w:shd w:val="clear" w:color="auto" w:fill="F2F2F2"/>
          </w:tcPr>
          <w:p w14:paraId="322DD9F2"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240EF17B" w14:textId="77777777"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deletes assignments or quizzes.</w:t>
            </w:r>
          </w:p>
        </w:tc>
      </w:tr>
      <w:tr w:rsidR="00D045E3" w:rsidRPr="00227AD4" w14:paraId="1469CA8C" w14:textId="77777777" w:rsidTr="00205631">
        <w:tc>
          <w:tcPr>
            <w:tcW w:w="1818" w:type="dxa"/>
            <w:tcBorders>
              <w:top w:val="single" w:sz="6" w:space="0" w:color="auto"/>
              <w:bottom w:val="single" w:sz="6" w:space="0" w:color="auto"/>
            </w:tcBorders>
            <w:shd w:val="clear" w:color="auto" w:fill="F2F2F2"/>
          </w:tcPr>
          <w:p w14:paraId="3F1B9B45"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21206DED" w14:textId="77777777"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7425D7FD"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6ADBFC45" w14:textId="77777777"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D045E3" w:rsidRPr="00227AD4" w14:paraId="36FEA021" w14:textId="77777777" w:rsidTr="00205631">
        <w:tc>
          <w:tcPr>
            <w:tcW w:w="1818" w:type="dxa"/>
            <w:tcBorders>
              <w:top w:val="single" w:sz="6" w:space="0" w:color="auto"/>
              <w:bottom w:val="single" w:sz="6" w:space="0" w:color="auto"/>
            </w:tcBorders>
            <w:shd w:val="clear" w:color="auto" w:fill="F2F2F2"/>
          </w:tcPr>
          <w:p w14:paraId="398C0A7E"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4C7B4F00" w14:textId="77777777"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31929AED"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604E4D76" w14:textId="77777777"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D045E3" w:rsidRPr="00227AD4" w14:paraId="5DB15E75" w14:textId="77777777" w:rsidTr="00205631">
        <w:tc>
          <w:tcPr>
            <w:tcW w:w="2628" w:type="dxa"/>
            <w:gridSpan w:val="2"/>
            <w:tcBorders>
              <w:top w:val="single" w:sz="6" w:space="0" w:color="auto"/>
            </w:tcBorders>
          </w:tcPr>
          <w:p w14:paraId="6151D9EB"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1C21F499" w14:textId="77777777"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D045E3" w:rsidRPr="00227AD4" w14:paraId="260281A2" w14:textId="77777777" w:rsidTr="00205631">
        <w:tc>
          <w:tcPr>
            <w:tcW w:w="2628" w:type="dxa"/>
            <w:gridSpan w:val="2"/>
          </w:tcPr>
          <w:p w14:paraId="78819647"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Description:</w:t>
            </w:r>
          </w:p>
        </w:tc>
        <w:tc>
          <w:tcPr>
            <w:tcW w:w="7110" w:type="dxa"/>
            <w:gridSpan w:val="3"/>
          </w:tcPr>
          <w:p w14:paraId="1E6F1197" w14:textId="77777777" w:rsidR="00D045E3" w:rsidRPr="00227AD4" w:rsidRDefault="00D045E3"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deletes assignments or quizzes on the mobile application</w:t>
            </w:r>
            <w:r w:rsidRPr="00227AD4">
              <w:rPr>
                <w:rFonts w:ascii="Times New Roman" w:hAnsi="Times New Roman" w:cs="Times New Roman"/>
                <w:color w:val="000000" w:themeColor="text1"/>
                <w:sz w:val="24"/>
                <w:szCs w:val="24"/>
              </w:rPr>
              <w:t xml:space="preserve">. </w:t>
            </w:r>
          </w:p>
        </w:tc>
      </w:tr>
      <w:tr w:rsidR="00D045E3" w:rsidRPr="00227AD4" w14:paraId="2B846B13" w14:textId="77777777" w:rsidTr="00205631">
        <w:tc>
          <w:tcPr>
            <w:tcW w:w="2628" w:type="dxa"/>
            <w:gridSpan w:val="2"/>
          </w:tcPr>
          <w:p w14:paraId="4933EB09"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67CC812C" w14:textId="77777777" w:rsidR="00D045E3" w:rsidRPr="00AD64EA" w:rsidRDefault="00D045E3" w:rsidP="00205631">
            <w:pPr>
              <w:contextualSpacing/>
              <w:rPr>
                <w:rFonts w:ascii="Times New Roman" w:hAnsi="Times New Roman" w:cs="Times New Roman"/>
                <w:sz w:val="24"/>
                <w:szCs w:val="24"/>
              </w:rPr>
            </w:pPr>
            <w:r>
              <w:rPr>
                <w:rFonts w:ascii="Times New Roman" w:hAnsi="Times New Roman" w:cs="Times New Roman"/>
                <w:sz w:val="24"/>
                <w:szCs w:val="24"/>
              </w:rPr>
              <w:t>S</w:t>
            </w:r>
            <w:r w:rsidR="002C1C62">
              <w:rPr>
                <w:rFonts w:ascii="Times New Roman" w:hAnsi="Times New Roman" w:cs="Times New Roman"/>
                <w:sz w:val="24"/>
                <w:szCs w:val="24"/>
              </w:rPr>
              <w:t>ubmit dele</w:t>
            </w:r>
            <w:r w:rsidRPr="00A827EA">
              <w:rPr>
                <w:rFonts w:ascii="Times New Roman" w:hAnsi="Times New Roman" w:cs="Times New Roman"/>
                <w:sz w:val="24"/>
                <w:szCs w:val="24"/>
              </w:rPr>
              <w:t>ting testing form.</w:t>
            </w:r>
          </w:p>
        </w:tc>
      </w:tr>
      <w:tr w:rsidR="00D045E3" w:rsidRPr="00227AD4" w14:paraId="44A2BA2A" w14:textId="77777777" w:rsidTr="00205631">
        <w:trPr>
          <w:trHeight w:val="408"/>
        </w:trPr>
        <w:tc>
          <w:tcPr>
            <w:tcW w:w="2628" w:type="dxa"/>
            <w:gridSpan w:val="2"/>
          </w:tcPr>
          <w:p w14:paraId="120C7592"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03072853" w14:textId="77777777" w:rsidR="00D045E3" w:rsidRPr="00227AD4" w:rsidRDefault="003E3975" w:rsidP="00205631">
            <w:pPr>
              <w:pStyle w:val="Hints"/>
              <w:rPr>
                <w:rFonts w:ascii="Times New Roman" w:hAnsi="Times New Roman"/>
                <w:b/>
                <w:color w:val="000000" w:themeColor="text1"/>
                <w:sz w:val="24"/>
                <w:szCs w:val="24"/>
              </w:rPr>
            </w:pPr>
            <w:r w:rsidRPr="003E3975">
              <w:rPr>
                <w:rFonts w:ascii="Times New Roman" w:hAnsi="Times New Roman"/>
                <w:color w:val="000000" w:themeColor="text1"/>
                <w:sz w:val="24"/>
                <w:szCs w:val="24"/>
              </w:rPr>
              <w:t xml:space="preserve">Lecturer enters to Overall testing </w:t>
            </w:r>
            <w:commentRangeStart w:id="64"/>
            <w:r w:rsidRPr="003E3975">
              <w:rPr>
                <w:rFonts w:ascii="Times New Roman" w:hAnsi="Times New Roman"/>
                <w:color w:val="000000" w:themeColor="text1"/>
                <w:sz w:val="24"/>
                <w:szCs w:val="24"/>
              </w:rPr>
              <w:t>page</w:t>
            </w:r>
            <w:commentRangeEnd w:id="64"/>
            <w:r w:rsidR="001553DC">
              <w:rPr>
                <w:rStyle w:val="CommentReference"/>
                <w:rFonts w:asciiTheme="minorHAnsi" w:eastAsiaTheme="minorHAnsi" w:hAnsiTheme="minorHAnsi" w:cstheme="minorBidi"/>
                <w:color w:val="auto"/>
                <w:lang w:bidi="th-TH"/>
              </w:rPr>
              <w:commentReference w:id="64"/>
            </w:r>
            <w:r>
              <w:rPr>
                <w:rFonts w:ascii="Times New Roman" w:hAnsi="Times New Roman"/>
                <w:sz w:val="24"/>
                <w:szCs w:val="24"/>
              </w:rPr>
              <w:t>.</w:t>
            </w:r>
          </w:p>
        </w:tc>
      </w:tr>
      <w:tr w:rsidR="00D045E3" w:rsidRPr="00227AD4" w14:paraId="486A9D61" w14:textId="77777777" w:rsidTr="00205631">
        <w:tc>
          <w:tcPr>
            <w:tcW w:w="2628" w:type="dxa"/>
            <w:gridSpan w:val="2"/>
          </w:tcPr>
          <w:p w14:paraId="31CCB813"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15BE8114" w14:textId="77777777" w:rsidR="00D045E3" w:rsidRPr="003E3975" w:rsidRDefault="003E3975" w:rsidP="00205631">
            <w:p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on the mobile application.</w:t>
            </w:r>
          </w:p>
        </w:tc>
      </w:tr>
      <w:tr w:rsidR="00D045E3" w:rsidRPr="00227AD4" w14:paraId="39FDCAE9" w14:textId="77777777" w:rsidTr="00205631">
        <w:tc>
          <w:tcPr>
            <w:tcW w:w="2628" w:type="dxa"/>
            <w:gridSpan w:val="2"/>
          </w:tcPr>
          <w:p w14:paraId="3D246629"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Normal Flow:</w:t>
            </w:r>
          </w:p>
        </w:tc>
        <w:tc>
          <w:tcPr>
            <w:tcW w:w="7110" w:type="dxa"/>
            <w:gridSpan w:val="3"/>
          </w:tcPr>
          <w:p w14:paraId="386FF728" w14:textId="77777777"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14:paraId="3A697F37" w14:textId="77777777" w:rsidR="002C1C62" w:rsidRPr="00A827EA" w:rsidRDefault="002C1C62" w:rsidP="002C1C62">
            <w:pPr>
              <w:numPr>
                <w:ilvl w:val="0"/>
                <w:numId w:val="2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7C4237F8" w14:textId="77777777"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136A20E1" w14:textId="77777777" w:rsidR="002C1C62" w:rsidRDefault="002C1C62" w:rsidP="002C1C62">
            <w:pPr>
              <w:numPr>
                <w:ilvl w:val="0"/>
                <w:numId w:val="2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97C0DE9" w14:textId="77777777" w:rsidR="002C1C62" w:rsidRPr="00AD64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572E89FF" w14:textId="77777777"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2F70DA1F" w14:textId="77777777" w:rsidR="002C1C62" w:rsidRPr="00AD64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176CB2FA" w14:textId="77777777"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14:paraId="401AE0E2" w14:textId="77777777"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14:paraId="6232238D" w14:textId="77777777"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388AD62E" w14:textId="77777777"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41476326" w14:textId="77777777" w:rsidR="002C1C62" w:rsidRP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6AB38ABC" w14:textId="77777777"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delete.</w:t>
            </w:r>
          </w:p>
          <w:p w14:paraId="04DE37A6" w14:textId="77777777"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deleting testing form.</w:t>
            </w:r>
          </w:p>
          <w:p w14:paraId="5C099D9D" w14:textId="77777777"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deletes</w:t>
            </w:r>
            <w:r w:rsidRPr="00A827EA">
              <w:rPr>
                <w:rFonts w:ascii="Times New Roman" w:hAnsi="Times New Roman" w:cs="Times New Roman"/>
                <w:sz w:val="24"/>
                <w:szCs w:val="24"/>
              </w:rPr>
              <w:t xml:space="preserve"> </w:t>
            </w:r>
            <w:r>
              <w:rPr>
                <w:rFonts w:ascii="Times New Roman" w:hAnsi="Times New Roman" w:cs="Times New Roman"/>
                <w:sz w:val="24"/>
                <w:szCs w:val="24"/>
              </w:rPr>
              <w:t>the testing information from the system.</w:t>
            </w:r>
          </w:p>
          <w:p w14:paraId="77F086B8" w14:textId="77777777"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deletes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 information from the system.</w:t>
            </w:r>
          </w:p>
          <w:p w14:paraId="616D3641" w14:textId="77777777"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on the mobile application</w:t>
            </w:r>
          </w:p>
          <w:p w14:paraId="35C74DBB" w14:textId="77777777" w:rsidR="00D045E3" w:rsidRPr="00F853E3" w:rsidRDefault="00D045E3" w:rsidP="002C1C62">
            <w:pPr>
              <w:ind w:left="540"/>
              <w:contextualSpacing/>
              <w:rPr>
                <w:rFonts w:ascii="Times New Roman" w:hAnsi="Times New Roman" w:cs="Times New Roman"/>
                <w:sz w:val="24"/>
                <w:szCs w:val="24"/>
              </w:rPr>
            </w:pPr>
          </w:p>
        </w:tc>
      </w:tr>
      <w:tr w:rsidR="00D045E3" w:rsidRPr="00227AD4" w14:paraId="0A9D3703" w14:textId="77777777" w:rsidTr="00205631">
        <w:tc>
          <w:tcPr>
            <w:tcW w:w="2628" w:type="dxa"/>
            <w:gridSpan w:val="2"/>
          </w:tcPr>
          <w:p w14:paraId="585E2D87" w14:textId="77777777" w:rsidR="00D045E3" w:rsidRPr="006A6F08" w:rsidRDefault="00D045E3"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14:paraId="30056890" w14:textId="77777777" w:rsidR="00D045E3" w:rsidRPr="006A6F08" w:rsidRDefault="00D045E3" w:rsidP="00205631">
            <w:pPr>
              <w:jc w:val="right"/>
              <w:rPr>
                <w:rFonts w:ascii="Times New Roman" w:hAnsi="Times New Roman" w:cs="Times New Roman"/>
                <w:b/>
                <w:color w:val="000000" w:themeColor="text1"/>
                <w:sz w:val="24"/>
                <w:szCs w:val="24"/>
              </w:rPr>
            </w:pPr>
          </w:p>
        </w:tc>
        <w:tc>
          <w:tcPr>
            <w:tcW w:w="7110" w:type="dxa"/>
            <w:gridSpan w:val="3"/>
          </w:tcPr>
          <w:p w14:paraId="5A8931F4" w14:textId="77777777" w:rsidR="002C1C62" w:rsidRDefault="002C1C62" w:rsidP="002C1C62">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17A if Lecturer deletes a quiz</w:t>
            </w:r>
            <w:r>
              <w:rPr>
                <w:rFonts w:ascii="Times New Roman" w:hAnsi="Times New Roman"/>
                <w:color w:val="000000" w:themeColor="text1"/>
                <w:sz w:val="24"/>
                <w:szCs w:val="24"/>
              </w:rPr>
              <w:t xml:space="preserve">, </w:t>
            </w:r>
            <w:r>
              <w:rPr>
                <w:rFonts w:ascii="Times New Roman" w:hAnsi="Times New Roman" w:cs="Times New Roman"/>
                <w:sz w:val="24"/>
                <w:szCs w:val="24"/>
              </w:rPr>
              <w:t xml:space="preserve">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14:paraId="5C4E4F15" w14:textId="77777777" w:rsidR="00D045E3" w:rsidRDefault="002C1C62" w:rsidP="002C1C62">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“Deleting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14:paraId="433CB29E" w14:textId="77777777" w:rsidR="002C1C62" w:rsidRPr="002C1C62" w:rsidRDefault="002C1C62" w:rsidP="002C1C62">
            <w:pPr>
              <w:rPr>
                <w:rFonts w:ascii="Times New Roman" w:hAnsi="Times New Roman" w:cs="Times New Roman"/>
                <w:sz w:val="24"/>
                <w:szCs w:val="24"/>
              </w:rPr>
            </w:pPr>
          </w:p>
        </w:tc>
      </w:tr>
      <w:tr w:rsidR="00D045E3" w:rsidRPr="00227AD4" w14:paraId="48F1F968" w14:textId="77777777" w:rsidTr="00205631">
        <w:tc>
          <w:tcPr>
            <w:tcW w:w="2628" w:type="dxa"/>
            <w:gridSpan w:val="2"/>
          </w:tcPr>
          <w:p w14:paraId="4C5418E0"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514B1859" w14:textId="77777777"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D045E3" w:rsidRPr="00227AD4" w14:paraId="231D3319" w14:textId="77777777" w:rsidTr="00205631">
        <w:tc>
          <w:tcPr>
            <w:tcW w:w="2628" w:type="dxa"/>
            <w:gridSpan w:val="2"/>
          </w:tcPr>
          <w:p w14:paraId="05F9D3EA"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5C437646" w14:textId="77777777" w:rsidR="00D045E3" w:rsidRPr="00227AD4" w:rsidRDefault="00D045E3"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D045E3" w:rsidRPr="00227AD4" w14:paraId="1B971812" w14:textId="77777777" w:rsidTr="00205631">
        <w:tc>
          <w:tcPr>
            <w:tcW w:w="2628" w:type="dxa"/>
            <w:gridSpan w:val="2"/>
          </w:tcPr>
          <w:p w14:paraId="323E0D7D"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Frequency of Use:</w:t>
            </w:r>
          </w:p>
        </w:tc>
        <w:tc>
          <w:tcPr>
            <w:tcW w:w="7110" w:type="dxa"/>
            <w:gridSpan w:val="3"/>
          </w:tcPr>
          <w:p w14:paraId="11985239" w14:textId="77777777"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D045E3" w:rsidRPr="00227AD4" w14:paraId="0C748782" w14:textId="77777777" w:rsidTr="00205631">
        <w:tc>
          <w:tcPr>
            <w:tcW w:w="2628" w:type="dxa"/>
            <w:gridSpan w:val="2"/>
          </w:tcPr>
          <w:p w14:paraId="0E832955"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58D55D98" w14:textId="77777777"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D045E3" w:rsidRPr="00227AD4" w14:paraId="35D325BB" w14:textId="77777777" w:rsidTr="00205631">
        <w:tc>
          <w:tcPr>
            <w:tcW w:w="2628" w:type="dxa"/>
            <w:gridSpan w:val="2"/>
          </w:tcPr>
          <w:p w14:paraId="6D7F404B" w14:textId="77777777" w:rsidR="00D045E3" w:rsidRPr="00227AD4" w:rsidRDefault="00D045E3"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45D274AF" w14:textId="77777777" w:rsidR="00D045E3" w:rsidRPr="00227AD4" w:rsidRDefault="00D045E3"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005B4DB4" w14:textId="77777777" w:rsidR="00D045E3" w:rsidRPr="00A827EA" w:rsidRDefault="00D045E3" w:rsidP="00A526AC">
      <w:pPr>
        <w:ind w:left="720"/>
        <w:rPr>
          <w:rFonts w:ascii="Times New Roman" w:hAnsi="Times New Roman" w:cs="Times New Roman"/>
          <w:sz w:val="24"/>
          <w:szCs w:val="24"/>
        </w:rPr>
      </w:pPr>
    </w:p>
    <w:p w14:paraId="49C0B2E7" w14:textId="77777777" w:rsidR="00A526AC" w:rsidRPr="00CE3566" w:rsidRDefault="003E3975"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B13768">
        <w:rPr>
          <w:rFonts w:ascii="Times New Roman" w:hAnsi="Times New Roman" w:cs="Times New Roman"/>
          <w:b/>
          <w:bCs/>
          <w:sz w:val="29"/>
          <w:szCs w:val="29"/>
        </w:rPr>
        <w:t>11</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delete assignments or quizzes which are multiple choices question, true/false question, and short answers. </w:t>
      </w:r>
    </w:p>
    <w:p w14:paraId="009C30D3" w14:textId="77777777"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Lecturer can delete assignments or quizzes into the mobile application.</w:t>
      </w:r>
    </w:p>
    <w:p w14:paraId="0309B58B"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14:paraId="26865364"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14:paraId="0A39E3A8"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14:paraId="69DF5153" w14:textId="77777777"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14:paraId="373FC292"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24181BEE" w14:textId="77777777"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14:paraId="4BF4387A" w14:textId="77777777"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ente</w:t>
      </w:r>
      <w:r>
        <w:rPr>
          <w:rFonts w:ascii="Times New Roman" w:hAnsi="Times New Roman" w:cs="Times New Roman"/>
          <w:sz w:val="24"/>
          <w:szCs w:val="24"/>
        </w:rPr>
        <w:t>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732770F1" w14:textId="77777777"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4B24B879" w14:textId="77777777" w:rsidR="00A526AC"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5AC5DB96" w14:textId="77777777"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14:paraId="7385FD54" w14:textId="77777777" w:rsidR="00A526AC"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r>
        <w:rPr>
          <w:rFonts w:ascii="Times New Roman" w:hAnsi="Times New Roman" w:cs="Times New Roman"/>
          <w:sz w:val="24"/>
          <w:szCs w:val="24"/>
        </w:rPr>
        <w:t>.</w:t>
      </w:r>
    </w:p>
    <w:p w14:paraId="765478AC" w14:textId="77777777"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r w:rsidRPr="00A827EA">
        <w:rPr>
          <w:rFonts w:ascii="Times New Roman" w:hAnsi="Times New Roman" w:cs="Times New Roman"/>
          <w:sz w:val="24"/>
          <w:szCs w:val="24"/>
        </w:rPr>
        <w:t>.</w:t>
      </w:r>
    </w:p>
    <w:p w14:paraId="21A653C0" w14:textId="77777777"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delete.</w:t>
      </w:r>
    </w:p>
    <w:p w14:paraId="04E7AA92" w14:textId="77777777"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deleting testing form.</w:t>
      </w:r>
    </w:p>
    <w:p w14:paraId="468750E5" w14:textId="77777777" w:rsidR="00A526AC" w:rsidRDefault="00A526AC" w:rsidP="00A526AC">
      <w:pPr>
        <w:ind w:left="720"/>
        <w:rPr>
          <w:rFonts w:ascii="Times New Roman" w:hAnsi="Times New Roman" w:cs="Times New Roman"/>
          <w:sz w:val="24"/>
          <w:szCs w:val="24"/>
        </w:rPr>
      </w:pPr>
    </w:p>
    <w:p w14:paraId="50374153" w14:textId="77777777" w:rsidR="00A526AC" w:rsidRDefault="00A526AC" w:rsidP="00A526AC">
      <w:pPr>
        <w:ind w:left="720"/>
        <w:rPr>
          <w:rFonts w:ascii="Times New Roman" w:hAnsi="Times New Roman" w:cs="Times New Roman"/>
          <w:sz w:val="24"/>
          <w:szCs w:val="24"/>
        </w:rPr>
      </w:pPr>
    </w:p>
    <w:p w14:paraId="72D1E8B6" w14:textId="77777777" w:rsidR="00344883" w:rsidRDefault="00344883" w:rsidP="00A526AC">
      <w:pPr>
        <w:ind w:left="720"/>
        <w:rPr>
          <w:rFonts w:ascii="Times New Roman" w:hAnsi="Times New Roman" w:cs="Times New Roman"/>
          <w:sz w:val="24"/>
          <w:szCs w:val="24"/>
        </w:rPr>
      </w:pPr>
    </w:p>
    <w:p w14:paraId="79D98CF8" w14:textId="77777777" w:rsidR="00344883" w:rsidRDefault="00344883" w:rsidP="00A526AC">
      <w:pPr>
        <w:ind w:left="720"/>
        <w:rPr>
          <w:rFonts w:ascii="Times New Roman" w:hAnsi="Times New Roman" w:cs="Times New Roman"/>
          <w:sz w:val="24"/>
          <w:szCs w:val="24"/>
        </w:rPr>
      </w:pPr>
    </w:p>
    <w:p w14:paraId="2A01F3DE" w14:textId="77777777" w:rsidR="00344883" w:rsidRDefault="00344883" w:rsidP="00A526AC">
      <w:pPr>
        <w:ind w:left="720"/>
        <w:rPr>
          <w:rFonts w:ascii="Times New Roman" w:hAnsi="Times New Roman" w:cs="Times New Roman"/>
          <w:sz w:val="24"/>
          <w:szCs w:val="24"/>
        </w:rPr>
      </w:pPr>
    </w:p>
    <w:p w14:paraId="27F5432C" w14:textId="77777777" w:rsidR="00344883" w:rsidRDefault="00344883" w:rsidP="00A526AC">
      <w:pPr>
        <w:ind w:left="720"/>
        <w:rPr>
          <w:rFonts w:ascii="Times New Roman" w:hAnsi="Times New Roman" w:cs="Times New Roman"/>
          <w:sz w:val="24"/>
          <w:szCs w:val="24"/>
        </w:rPr>
      </w:pPr>
    </w:p>
    <w:p w14:paraId="071EB951" w14:textId="77777777" w:rsidR="00344883" w:rsidRDefault="00344883" w:rsidP="00A526AC">
      <w:pPr>
        <w:ind w:left="720"/>
        <w:rPr>
          <w:rFonts w:ascii="Times New Roman" w:hAnsi="Times New Roman" w:cs="Times New Roman"/>
          <w:sz w:val="24"/>
          <w:szCs w:val="24"/>
        </w:rPr>
      </w:pPr>
    </w:p>
    <w:p w14:paraId="40B81318" w14:textId="77777777" w:rsidR="00344883" w:rsidRDefault="00344883" w:rsidP="00A526AC">
      <w:pPr>
        <w:ind w:left="720"/>
        <w:rPr>
          <w:rFonts w:ascii="Times New Roman" w:hAnsi="Times New Roman" w:cs="Times New Roman"/>
          <w:sz w:val="24"/>
          <w:szCs w:val="24"/>
        </w:rPr>
      </w:pPr>
    </w:p>
    <w:p w14:paraId="70C1622C" w14:textId="77777777" w:rsidR="00344883" w:rsidRDefault="00344883" w:rsidP="00A526AC">
      <w:pPr>
        <w:ind w:left="720"/>
        <w:rPr>
          <w:rFonts w:ascii="Times New Roman" w:hAnsi="Times New Roman" w:cs="Times New Roman"/>
          <w:sz w:val="24"/>
          <w:szCs w:val="24"/>
        </w:rPr>
      </w:pPr>
    </w:p>
    <w:p w14:paraId="45E025C0" w14:textId="77777777" w:rsidR="00344883" w:rsidRDefault="00344883" w:rsidP="00A526AC">
      <w:pPr>
        <w:ind w:left="720"/>
        <w:rPr>
          <w:rFonts w:ascii="Times New Roman" w:hAnsi="Times New Roman" w:cs="Times New Roman"/>
          <w:sz w:val="24"/>
          <w:szCs w:val="24"/>
        </w:rPr>
      </w:pPr>
    </w:p>
    <w:p w14:paraId="431502A7" w14:textId="77777777" w:rsidR="00344883" w:rsidRDefault="00344883" w:rsidP="00A526AC">
      <w:pPr>
        <w:ind w:left="720"/>
        <w:rPr>
          <w:rFonts w:ascii="Times New Roman" w:hAnsi="Times New Roman" w:cs="Times New Roman"/>
          <w:sz w:val="24"/>
          <w:szCs w:val="24"/>
        </w:rPr>
      </w:pPr>
    </w:p>
    <w:p w14:paraId="18139A96" w14:textId="77777777" w:rsidR="00344883" w:rsidRDefault="00344883" w:rsidP="00A526AC">
      <w:pPr>
        <w:ind w:left="720"/>
        <w:rPr>
          <w:rFonts w:ascii="Times New Roman" w:hAnsi="Times New Roman" w:cs="Times New Roman"/>
          <w:sz w:val="24"/>
          <w:szCs w:val="24"/>
        </w:rPr>
      </w:pPr>
    </w:p>
    <w:p w14:paraId="431E1EC5" w14:textId="77777777" w:rsidR="00344883" w:rsidRDefault="00344883" w:rsidP="00A526AC">
      <w:pPr>
        <w:ind w:left="720"/>
        <w:rPr>
          <w:rFonts w:ascii="Times New Roman" w:hAnsi="Times New Roman" w:cs="Times New Roman"/>
          <w:sz w:val="24"/>
          <w:szCs w:val="24"/>
        </w:rPr>
      </w:pPr>
    </w:p>
    <w:p w14:paraId="758F40D5" w14:textId="77777777" w:rsidR="00344883" w:rsidRDefault="00344883" w:rsidP="00A526AC">
      <w:pPr>
        <w:ind w:left="720"/>
        <w:rPr>
          <w:rFonts w:ascii="Times New Roman" w:hAnsi="Times New Roman" w:cs="Times New Roman"/>
          <w:sz w:val="24"/>
          <w:szCs w:val="24"/>
        </w:rPr>
      </w:pPr>
    </w:p>
    <w:p w14:paraId="13B72058" w14:textId="77777777" w:rsidR="00344883" w:rsidRPr="00A827EA" w:rsidRDefault="00344883" w:rsidP="00A526AC">
      <w:pPr>
        <w:ind w:left="720"/>
        <w:rPr>
          <w:rFonts w:ascii="Times New Roman" w:hAnsi="Times New Roman" w:cs="Times New Roman"/>
          <w:sz w:val="24"/>
          <w:szCs w:val="24"/>
        </w:rPr>
      </w:pPr>
    </w:p>
    <w:p w14:paraId="73609846" w14:textId="77777777"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w:t>
      </w:r>
      <w:r w:rsidR="003E3975">
        <w:rPr>
          <w:rFonts w:ascii="Times New Roman" w:hAnsi="Times New Roman" w:cs="Times New Roman"/>
          <w:b/>
          <w:bCs/>
          <w:sz w:val="29"/>
          <w:szCs w:val="29"/>
        </w:rPr>
        <w:t xml:space="preserve">irement Specification of URS </w:t>
      </w:r>
      <w:r w:rsidR="00B13768">
        <w:rPr>
          <w:rFonts w:ascii="Times New Roman" w:hAnsi="Times New Roman" w:cs="Times New Roman"/>
          <w:b/>
          <w:bCs/>
          <w:sz w:val="29"/>
          <w:szCs w:val="29"/>
        </w:rPr>
        <w:t>11</w:t>
      </w:r>
      <w:r w:rsidR="003E3975">
        <w:rPr>
          <w:rFonts w:ascii="Times New Roman" w:hAnsi="Times New Roman" w:cs="Times New Roman"/>
          <w:b/>
          <w:bCs/>
          <w:sz w:val="29"/>
          <w:szCs w:val="29"/>
        </w:rPr>
        <w:t>.2</w:t>
      </w:r>
    </w:p>
    <w:p w14:paraId="5BBE9A22" w14:textId="77777777" w:rsidR="00A526AC" w:rsidRPr="000B5927" w:rsidRDefault="00A526AC" w:rsidP="00A526AC"/>
    <w:p w14:paraId="3A2BE8FD" w14:textId="77777777" w:rsidR="003E3975" w:rsidRPr="00E941D6"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4195F532"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30EC5D5A"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76C60588"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14:paraId="25CF2952"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1770EC75"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deletes</w:t>
      </w:r>
      <w:r w:rsidRPr="00A827EA">
        <w:rPr>
          <w:rFonts w:ascii="Times New Roman" w:hAnsi="Times New Roman" w:cs="Times New Roman"/>
          <w:sz w:val="24"/>
          <w:szCs w:val="24"/>
        </w:rPr>
        <w:t xml:space="preserve"> </w:t>
      </w:r>
      <w:r>
        <w:rPr>
          <w:rFonts w:ascii="Times New Roman" w:hAnsi="Times New Roman" w:cs="Times New Roman"/>
          <w:sz w:val="24"/>
          <w:szCs w:val="24"/>
        </w:rPr>
        <w:t>the testing information from the system.</w:t>
      </w:r>
    </w:p>
    <w:p w14:paraId="622C0AC9"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deletes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 information from the system.</w:t>
      </w:r>
    </w:p>
    <w:p w14:paraId="4EA6A965"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11-3.2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when Lecturer deletes an assignment is successful.</w:t>
      </w:r>
    </w:p>
    <w:p w14:paraId="6ABD6281" w14:textId="77777777" w:rsidR="003E3975" w:rsidRDefault="003E3975" w:rsidP="003E3975">
      <w:pPr>
        <w:ind w:left="720"/>
        <w:rPr>
          <w:rFonts w:ascii="Times New Roman" w:hAnsi="Times New Roman" w:cs="Times New Roman"/>
          <w:sz w:val="24"/>
          <w:szCs w:val="24"/>
        </w:rPr>
      </w:pPr>
      <w:r>
        <w:rPr>
          <w:rFonts w:ascii="Times New Roman" w:hAnsi="Times New Roman" w:cs="Times New Roman"/>
          <w:b/>
          <w:bCs/>
          <w:sz w:val="24"/>
          <w:szCs w:val="24"/>
        </w:rPr>
        <w:t>SRS 11-4.2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“Deleting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deletes a quiz is successful.</w:t>
      </w:r>
    </w:p>
    <w:p w14:paraId="7E78CE65" w14:textId="77777777" w:rsidR="00344883" w:rsidRDefault="00344883" w:rsidP="003E3975">
      <w:pPr>
        <w:ind w:left="720"/>
        <w:rPr>
          <w:rFonts w:ascii="Times New Roman" w:hAnsi="Times New Roman" w:cs="Times New Roman"/>
          <w:sz w:val="24"/>
          <w:szCs w:val="24"/>
        </w:rPr>
      </w:pPr>
    </w:p>
    <w:p w14:paraId="7B92E93B" w14:textId="77777777" w:rsidR="00344883" w:rsidRDefault="00344883" w:rsidP="003E3975">
      <w:pPr>
        <w:ind w:left="720"/>
        <w:rPr>
          <w:rFonts w:ascii="Times New Roman" w:hAnsi="Times New Roman" w:cs="Times New Roman"/>
          <w:sz w:val="24"/>
          <w:szCs w:val="24"/>
        </w:rPr>
      </w:pPr>
    </w:p>
    <w:p w14:paraId="4E0A760B" w14:textId="77777777" w:rsidR="00344883" w:rsidRDefault="00344883" w:rsidP="003E3975">
      <w:pPr>
        <w:ind w:left="720"/>
        <w:rPr>
          <w:rFonts w:ascii="Times New Roman" w:hAnsi="Times New Roman" w:cs="Times New Roman"/>
          <w:sz w:val="24"/>
          <w:szCs w:val="24"/>
        </w:rPr>
      </w:pPr>
    </w:p>
    <w:p w14:paraId="025F5659" w14:textId="77777777" w:rsidR="00344883" w:rsidRDefault="00344883" w:rsidP="003E3975">
      <w:pPr>
        <w:ind w:left="720"/>
        <w:rPr>
          <w:rFonts w:ascii="Times New Roman" w:hAnsi="Times New Roman" w:cs="Times New Roman"/>
          <w:sz w:val="24"/>
          <w:szCs w:val="24"/>
        </w:rPr>
      </w:pPr>
    </w:p>
    <w:p w14:paraId="1E803959" w14:textId="77777777" w:rsidR="00344883" w:rsidRDefault="00344883" w:rsidP="003E3975">
      <w:pPr>
        <w:ind w:left="720"/>
        <w:rPr>
          <w:rFonts w:ascii="Times New Roman" w:hAnsi="Times New Roman" w:cs="Times New Roman"/>
          <w:sz w:val="24"/>
          <w:szCs w:val="24"/>
        </w:rPr>
      </w:pPr>
    </w:p>
    <w:p w14:paraId="3824DAD6" w14:textId="77777777" w:rsidR="00344883" w:rsidRDefault="00344883" w:rsidP="003E3975">
      <w:pPr>
        <w:ind w:left="720"/>
        <w:rPr>
          <w:rFonts w:ascii="Times New Roman" w:hAnsi="Times New Roman" w:cs="Times New Roman"/>
          <w:sz w:val="24"/>
          <w:szCs w:val="24"/>
        </w:rPr>
      </w:pPr>
    </w:p>
    <w:p w14:paraId="78EC0381" w14:textId="77777777" w:rsidR="00344883" w:rsidRDefault="00344883" w:rsidP="003E3975">
      <w:pPr>
        <w:ind w:left="720"/>
        <w:rPr>
          <w:rFonts w:ascii="Times New Roman" w:hAnsi="Times New Roman" w:cs="Times New Roman"/>
          <w:sz w:val="24"/>
          <w:szCs w:val="24"/>
        </w:rPr>
      </w:pPr>
    </w:p>
    <w:p w14:paraId="114F5BCF" w14:textId="77777777" w:rsidR="00344883" w:rsidRDefault="00344883" w:rsidP="003E3975">
      <w:pPr>
        <w:ind w:left="720"/>
        <w:rPr>
          <w:rFonts w:ascii="Times New Roman" w:hAnsi="Times New Roman" w:cs="Times New Roman"/>
          <w:sz w:val="24"/>
          <w:szCs w:val="24"/>
        </w:rPr>
      </w:pPr>
    </w:p>
    <w:p w14:paraId="2C81D610" w14:textId="77777777" w:rsidR="00344883" w:rsidRDefault="00344883" w:rsidP="003E3975">
      <w:pPr>
        <w:ind w:left="720"/>
        <w:rPr>
          <w:rFonts w:ascii="Times New Roman" w:hAnsi="Times New Roman" w:cs="Times New Roman"/>
          <w:sz w:val="24"/>
          <w:szCs w:val="24"/>
        </w:rPr>
      </w:pPr>
    </w:p>
    <w:p w14:paraId="0BFDF0B1" w14:textId="77777777" w:rsidR="00344883" w:rsidRDefault="00344883" w:rsidP="003E3975">
      <w:pPr>
        <w:ind w:left="720"/>
        <w:rPr>
          <w:rFonts w:ascii="Times New Roman" w:hAnsi="Times New Roman" w:cs="Times New Roman"/>
          <w:sz w:val="24"/>
          <w:szCs w:val="24"/>
        </w:rPr>
      </w:pPr>
    </w:p>
    <w:p w14:paraId="280777B7" w14:textId="77777777" w:rsidR="00344883" w:rsidRDefault="00344883" w:rsidP="003E3975">
      <w:pPr>
        <w:ind w:left="720"/>
        <w:rPr>
          <w:rFonts w:ascii="Times New Roman" w:hAnsi="Times New Roman" w:cs="Times New Roman"/>
          <w:sz w:val="24"/>
          <w:szCs w:val="24"/>
        </w:rPr>
      </w:pPr>
    </w:p>
    <w:p w14:paraId="418870E9" w14:textId="77777777" w:rsidR="00344883" w:rsidRDefault="00344883" w:rsidP="003E3975">
      <w:pPr>
        <w:ind w:left="720"/>
        <w:rPr>
          <w:rFonts w:ascii="Times New Roman" w:hAnsi="Times New Roman" w:cs="Times New Roman"/>
          <w:sz w:val="24"/>
          <w:szCs w:val="24"/>
        </w:rPr>
      </w:pPr>
    </w:p>
    <w:p w14:paraId="2A6074C9" w14:textId="77777777" w:rsidR="00344883" w:rsidRDefault="00344883" w:rsidP="003E3975">
      <w:pPr>
        <w:ind w:left="720"/>
        <w:rPr>
          <w:rFonts w:ascii="Times New Roman" w:hAnsi="Times New Roman" w:cs="Times New Roman"/>
          <w:sz w:val="24"/>
          <w:szCs w:val="24"/>
        </w:rPr>
      </w:pPr>
    </w:p>
    <w:p w14:paraId="516D0A33" w14:textId="77777777" w:rsidR="00BF6DB5" w:rsidRDefault="00BF6DB5" w:rsidP="00BF6DB5">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t xml:space="preserve">4.12 Lecturer marks the point for </w:t>
      </w:r>
      <w:r w:rsidR="00F77D2A">
        <w:rPr>
          <w:rFonts w:ascii="Times New Roman" w:hAnsi="Times New Roman" w:cs="Times New Roman"/>
          <w:b/>
          <w:bCs/>
          <w:i w:val="0"/>
          <w:iCs w:val="0"/>
          <w:sz w:val="36"/>
          <w:szCs w:val="36"/>
        </w:rPr>
        <w:t>student’s short answer</w:t>
      </w:r>
      <w:r w:rsidR="00344883">
        <w:rPr>
          <w:rFonts w:ascii="Times New Roman" w:hAnsi="Times New Roman" w:cs="Times New Roman"/>
          <w:b/>
          <w:bCs/>
          <w:i w:val="0"/>
          <w:iCs w:val="0"/>
          <w:sz w:val="36"/>
          <w:szCs w:val="36"/>
        </w:rPr>
        <w:t xml:space="preserve">. (UC </w:t>
      </w:r>
      <w:r>
        <w:rPr>
          <w:rFonts w:ascii="Times New Roman" w:hAnsi="Times New Roman" w:cs="Times New Roman"/>
          <w:b/>
          <w:bCs/>
          <w:i w:val="0"/>
          <w:iCs w:val="0"/>
          <w:sz w:val="36"/>
          <w:szCs w:val="36"/>
        </w:rPr>
        <w:t>12</w:t>
      </w:r>
      <w:r w:rsidR="00344883">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5F2D35CB" w14:textId="77777777" w:rsidR="00AB371D" w:rsidRDefault="00AB371D" w:rsidP="00AB371D"/>
    <w:p w14:paraId="6475A2D5" w14:textId="77777777" w:rsidR="00AB371D" w:rsidRDefault="00344883" w:rsidP="00AB371D">
      <w:r>
        <w:rPr>
          <w:noProof/>
          <w:lang w:eastAsia="ko-KR"/>
        </w:rPr>
        <w:drawing>
          <wp:anchor distT="0" distB="0" distL="114300" distR="114300" simplePos="0" relativeHeight="251685888" behindDoc="1" locked="0" layoutInCell="1" allowOverlap="1" wp14:anchorId="714F5C41" wp14:editId="0C932985">
            <wp:simplePos x="0" y="0"/>
            <wp:positionH relativeFrom="column">
              <wp:posOffset>691062</wp:posOffset>
            </wp:positionH>
            <wp:positionV relativeFrom="paragraph">
              <wp:posOffset>13970</wp:posOffset>
            </wp:positionV>
            <wp:extent cx="4705350" cy="339269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C-12_MarkPoint-Mob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5350" cy="3392698"/>
                    </a:xfrm>
                    <a:prstGeom prst="rect">
                      <a:avLst/>
                    </a:prstGeom>
                  </pic:spPr>
                </pic:pic>
              </a:graphicData>
            </a:graphic>
            <wp14:sizeRelH relativeFrom="page">
              <wp14:pctWidth>0</wp14:pctWidth>
            </wp14:sizeRelH>
            <wp14:sizeRelV relativeFrom="page">
              <wp14:pctHeight>0</wp14:pctHeight>
            </wp14:sizeRelV>
          </wp:anchor>
        </w:drawing>
      </w:r>
    </w:p>
    <w:p w14:paraId="0FF4A969" w14:textId="77777777" w:rsidR="00AB371D" w:rsidRPr="00AB371D" w:rsidRDefault="00AB371D" w:rsidP="00AB371D"/>
    <w:p w14:paraId="3813E76E" w14:textId="77777777" w:rsidR="00F77D2A" w:rsidRDefault="00F77D2A" w:rsidP="00F77D2A"/>
    <w:p w14:paraId="6EA228F8" w14:textId="77777777" w:rsidR="00AB371D" w:rsidRDefault="00AB371D" w:rsidP="00F77D2A"/>
    <w:p w14:paraId="5E0AB345" w14:textId="77777777" w:rsidR="00AB371D" w:rsidRDefault="00AB371D" w:rsidP="00F77D2A"/>
    <w:p w14:paraId="5B8C3D99" w14:textId="77777777" w:rsidR="00AB371D" w:rsidRDefault="00AB371D" w:rsidP="00F77D2A"/>
    <w:p w14:paraId="2E240720" w14:textId="77777777" w:rsidR="00AB371D" w:rsidRDefault="00AB371D" w:rsidP="00F77D2A"/>
    <w:p w14:paraId="373229B9" w14:textId="77777777" w:rsidR="00AB371D" w:rsidRDefault="00AB371D" w:rsidP="00F77D2A"/>
    <w:p w14:paraId="1A77628B" w14:textId="77777777" w:rsidR="00AB371D" w:rsidRDefault="00AB371D" w:rsidP="00F77D2A"/>
    <w:p w14:paraId="710C3B25" w14:textId="77777777" w:rsidR="00AB371D" w:rsidRDefault="00AB371D" w:rsidP="00F77D2A"/>
    <w:p w14:paraId="7D45F3AC" w14:textId="77777777" w:rsidR="00AB371D" w:rsidRDefault="00AB371D" w:rsidP="00F77D2A"/>
    <w:p w14:paraId="7FA209C9" w14:textId="77777777" w:rsidR="00AB371D" w:rsidRDefault="00AB371D" w:rsidP="00F77D2A"/>
    <w:p w14:paraId="065E716A" w14:textId="77777777" w:rsidR="00AB371D" w:rsidRDefault="00AB371D" w:rsidP="00F77D2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AB371D" w:rsidRPr="00227AD4" w14:paraId="2E0A4671" w14:textId="77777777" w:rsidTr="00542D64">
        <w:tc>
          <w:tcPr>
            <w:tcW w:w="1818" w:type="dxa"/>
            <w:tcBorders>
              <w:top w:val="single" w:sz="12" w:space="0" w:color="auto"/>
              <w:bottom w:val="single" w:sz="6" w:space="0" w:color="auto"/>
            </w:tcBorders>
            <w:shd w:val="clear" w:color="auto" w:fill="F2F2F2"/>
          </w:tcPr>
          <w:p w14:paraId="703199B1"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39E1FF41" w14:textId="77777777" w:rsidR="00AB371D" w:rsidRPr="00227AD4" w:rsidRDefault="00381F67"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AB371D">
              <w:rPr>
                <w:rFonts w:ascii="Times New Roman" w:hAnsi="Times New Roman"/>
                <w:color w:val="000000" w:themeColor="text1"/>
                <w:sz w:val="24"/>
                <w:szCs w:val="24"/>
              </w:rPr>
              <w:t>12</w:t>
            </w:r>
            <w:r>
              <w:rPr>
                <w:rFonts w:ascii="Times New Roman" w:hAnsi="Times New Roman"/>
                <w:color w:val="000000" w:themeColor="text1"/>
                <w:sz w:val="24"/>
                <w:szCs w:val="24"/>
              </w:rPr>
              <w:t>.2</w:t>
            </w:r>
          </w:p>
        </w:tc>
      </w:tr>
      <w:tr w:rsidR="00AB371D" w:rsidRPr="00227AD4" w14:paraId="6759204E" w14:textId="77777777" w:rsidTr="00542D64">
        <w:tc>
          <w:tcPr>
            <w:tcW w:w="1818" w:type="dxa"/>
            <w:tcBorders>
              <w:top w:val="single" w:sz="6" w:space="0" w:color="auto"/>
              <w:bottom w:val="single" w:sz="6" w:space="0" w:color="auto"/>
            </w:tcBorders>
            <w:shd w:val="clear" w:color="auto" w:fill="F2F2F2"/>
          </w:tcPr>
          <w:p w14:paraId="5B3D311E"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55924475" w14:textId="77777777" w:rsidR="00AB371D" w:rsidRPr="00227AD4" w:rsidRDefault="00AB371D" w:rsidP="00AB371D">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marks the point for student’s short answer.</w:t>
            </w:r>
          </w:p>
        </w:tc>
      </w:tr>
      <w:tr w:rsidR="00AB371D" w:rsidRPr="00227AD4" w14:paraId="1C31E6E7" w14:textId="77777777" w:rsidTr="00542D64">
        <w:tc>
          <w:tcPr>
            <w:tcW w:w="1818" w:type="dxa"/>
            <w:tcBorders>
              <w:top w:val="single" w:sz="6" w:space="0" w:color="auto"/>
              <w:bottom w:val="single" w:sz="6" w:space="0" w:color="auto"/>
            </w:tcBorders>
            <w:shd w:val="clear" w:color="auto" w:fill="F2F2F2"/>
          </w:tcPr>
          <w:p w14:paraId="61394E70"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6E83136C" w14:textId="77777777"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358D164A"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009CD8B2" w14:textId="77777777"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AB371D" w:rsidRPr="00227AD4" w14:paraId="5883DD14" w14:textId="77777777" w:rsidTr="00542D64">
        <w:tc>
          <w:tcPr>
            <w:tcW w:w="1818" w:type="dxa"/>
            <w:tcBorders>
              <w:top w:val="single" w:sz="6" w:space="0" w:color="auto"/>
              <w:bottom w:val="single" w:sz="6" w:space="0" w:color="auto"/>
            </w:tcBorders>
            <w:shd w:val="clear" w:color="auto" w:fill="F2F2F2"/>
          </w:tcPr>
          <w:p w14:paraId="4173F546"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18955D1B" w14:textId="77777777"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3521885C"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62790A0F" w14:textId="77777777"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AB371D" w:rsidRPr="00227AD4" w14:paraId="2080FF7F" w14:textId="77777777" w:rsidTr="00542D64">
        <w:tc>
          <w:tcPr>
            <w:tcW w:w="2628" w:type="dxa"/>
            <w:gridSpan w:val="2"/>
            <w:tcBorders>
              <w:top w:val="single" w:sz="6" w:space="0" w:color="auto"/>
            </w:tcBorders>
          </w:tcPr>
          <w:p w14:paraId="55C53D3A"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0ACAC8AB" w14:textId="77777777" w:rsidR="00AB371D" w:rsidRPr="00227AD4" w:rsidRDefault="00AB371D"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AB371D" w:rsidRPr="00227AD4" w14:paraId="73DCF821" w14:textId="77777777" w:rsidTr="00542D64">
        <w:tc>
          <w:tcPr>
            <w:tcW w:w="2628" w:type="dxa"/>
            <w:gridSpan w:val="2"/>
          </w:tcPr>
          <w:p w14:paraId="0FD66788"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2F4E8F52" w14:textId="77777777" w:rsidR="00AB371D" w:rsidRPr="00227AD4" w:rsidRDefault="00AB371D" w:rsidP="00542D64">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marks the point for student’s short answer.</w:t>
            </w:r>
          </w:p>
        </w:tc>
      </w:tr>
      <w:tr w:rsidR="00AB371D" w:rsidRPr="00227AD4" w14:paraId="478ED22A" w14:textId="77777777" w:rsidTr="00542D64">
        <w:tc>
          <w:tcPr>
            <w:tcW w:w="2628" w:type="dxa"/>
            <w:gridSpan w:val="2"/>
          </w:tcPr>
          <w:p w14:paraId="7F2804CB"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Trigger:</w:t>
            </w:r>
          </w:p>
        </w:tc>
        <w:tc>
          <w:tcPr>
            <w:tcW w:w="7110" w:type="dxa"/>
            <w:gridSpan w:val="3"/>
          </w:tcPr>
          <w:p w14:paraId="3D4CD4DC" w14:textId="77777777" w:rsidR="00AB371D" w:rsidRPr="00AD64EA" w:rsidRDefault="00381F67" w:rsidP="00542D64">
            <w:pPr>
              <w:contextualSpacing/>
              <w:rPr>
                <w:rFonts w:ascii="Times New Roman" w:hAnsi="Times New Roman" w:cs="Times New Roman"/>
                <w:sz w:val="24"/>
                <w:szCs w:val="24"/>
              </w:rPr>
            </w:pPr>
            <w:r>
              <w:rPr>
                <w:rFonts w:ascii="Times New Roman" w:hAnsi="Times New Roman" w:cs="Times New Roman"/>
                <w:sz w:val="24"/>
                <w:szCs w:val="24"/>
              </w:rPr>
              <w:t>Submit</w:t>
            </w:r>
            <w:r w:rsidRPr="00A827EA">
              <w:rPr>
                <w:rFonts w:ascii="Times New Roman" w:hAnsi="Times New Roman" w:cs="Times New Roman"/>
                <w:sz w:val="24"/>
                <w:szCs w:val="24"/>
              </w:rPr>
              <w:t xml:space="preserve"> </w:t>
            </w:r>
            <w:r>
              <w:rPr>
                <w:rFonts w:ascii="Times New Roman" w:hAnsi="Times New Roman" w:cs="Times New Roman"/>
                <w:sz w:val="24"/>
                <w:szCs w:val="24"/>
              </w:rPr>
              <w:t>marking point</w:t>
            </w:r>
            <w:r w:rsidRPr="00A827EA">
              <w:rPr>
                <w:rFonts w:ascii="Times New Roman" w:hAnsi="Times New Roman" w:cs="Times New Roman"/>
                <w:sz w:val="24"/>
                <w:szCs w:val="24"/>
              </w:rPr>
              <w:t xml:space="preserve"> form.</w:t>
            </w:r>
          </w:p>
        </w:tc>
      </w:tr>
      <w:tr w:rsidR="00AB371D" w:rsidRPr="00227AD4" w14:paraId="0861B6AE" w14:textId="77777777" w:rsidTr="00542D64">
        <w:trPr>
          <w:trHeight w:val="408"/>
        </w:trPr>
        <w:tc>
          <w:tcPr>
            <w:tcW w:w="2628" w:type="dxa"/>
            <w:gridSpan w:val="2"/>
          </w:tcPr>
          <w:p w14:paraId="4D2171B8"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17147F3B" w14:textId="77777777" w:rsidR="00AB371D" w:rsidRPr="00381F67" w:rsidRDefault="00381F67" w:rsidP="00381F67">
            <w:pPr>
              <w:contextualSpacing/>
              <w:rPr>
                <w:rFonts w:ascii="Times New Roman" w:hAnsi="Times New Roman" w:cs="Times New Roman"/>
                <w:sz w:val="24"/>
                <w:szCs w:val="24"/>
              </w:rPr>
            </w:pPr>
            <w:r>
              <w:rPr>
                <w:rFonts w:ascii="Times New Roman" w:hAnsi="Times New Roman" w:cs="Times New Roman"/>
                <w:sz w:val="24"/>
                <w:szCs w:val="24"/>
              </w:rPr>
              <w:t xml:space="preserve">Lecturer enters to Overall testing </w:t>
            </w:r>
            <w:commentRangeStart w:id="65"/>
            <w:r>
              <w:rPr>
                <w:rFonts w:ascii="Times New Roman" w:hAnsi="Times New Roman" w:cs="Times New Roman"/>
                <w:sz w:val="24"/>
                <w:szCs w:val="24"/>
              </w:rPr>
              <w:t>page</w:t>
            </w:r>
            <w:commentRangeEnd w:id="65"/>
            <w:r w:rsidR="00AC34BD">
              <w:rPr>
                <w:rStyle w:val="CommentReference"/>
              </w:rPr>
              <w:commentReference w:id="65"/>
            </w:r>
            <w:r>
              <w:rPr>
                <w:rFonts w:ascii="Times New Roman" w:hAnsi="Times New Roman" w:cs="Times New Roman"/>
                <w:sz w:val="24"/>
                <w:szCs w:val="24"/>
              </w:rPr>
              <w:t>.</w:t>
            </w:r>
          </w:p>
        </w:tc>
      </w:tr>
      <w:tr w:rsidR="00AB371D" w:rsidRPr="00227AD4" w14:paraId="14DF50E1" w14:textId="77777777" w:rsidTr="00542D64">
        <w:tc>
          <w:tcPr>
            <w:tcW w:w="2628" w:type="dxa"/>
            <w:gridSpan w:val="2"/>
          </w:tcPr>
          <w:p w14:paraId="27A9E630"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3BF08306" w14:textId="77777777" w:rsidR="00AB371D" w:rsidRPr="00227AD4" w:rsidRDefault="00381F67" w:rsidP="00542D64">
            <w:pPr>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displays “Marking point is successful” message on the mobile application.</w:t>
            </w:r>
          </w:p>
        </w:tc>
      </w:tr>
      <w:tr w:rsidR="00AB371D" w:rsidRPr="00227AD4" w14:paraId="71436954" w14:textId="77777777" w:rsidTr="00542D64">
        <w:tc>
          <w:tcPr>
            <w:tcW w:w="2628" w:type="dxa"/>
            <w:gridSpan w:val="2"/>
          </w:tcPr>
          <w:p w14:paraId="562E7718"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Normal Flow:</w:t>
            </w:r>
          </w:p>
        </w:tc>
        <w:tc>
          <w:tcPr>
            <w:tcW w:w="7110" w:type="dxa"/>
            <w:gridSpan w:val="3"/>
          </w:tcPr>
          <w:p w14:paraId="4F9BA5C4" w14:textId="77777777"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14:paraId="21332613" w14:textId="77777777" w:rsidR="00AB371D" w:rsidRPr="00A827EA" w:rsidRDefault="00AB371D" w:rsidP="00855670">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42486086" w14:textId="77777777"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6DABC24E" w14:textId="77777777" w:rsidR="00AB371D" w:rsidRDefault="00AB371D" w:rsidP="00855670">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714A0B11" w14:textId="77777777" w:rsidR="00AB371D" w:rsidRPr="00AD64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40977832" w14:textId="77777777" w:rsidR="00AB371D" w:rsidRPr="00A827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0DEAFB19" w14:textId="77777777" w:rsidR="00AB371D" w:rsidRPr="00AD64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0AAF94E6" w14:textId="77777777"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14:paraId="0CEFF27B" w14:textId="77777777" w:rsidR="00AB371D" w:rsidRPr="00A827EA"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14:paraId="6C3611A0" w14:textId="77777777" w:rsidR="00AB371D"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714F291F" w14:textId="77777777" w:rsidR="00AB371D" w:rsidRDefault="00AB371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04E9902A" w14:textId="77777777" w:rsidR="00AB371D" w:rsidRPr="002C1C62" w:rsidRDefault="00AB371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0F4C3F27" w14:textId="77777777" w:rsidR="001C288D" w:rsidRDefault="001C288D"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w:t>
            </w:r>
            <w:r>
              <w:rPr>
                <w:rFonts w:ascii="Times New Roman" w:hAnsi="Times New Roman" w:cs="Times New Roman"/>
                <w:sz w:val="24"/>
                <w:szCs w:val="24"/>
              </w:rPr>
              <w:t>mark the point for student’s short answer</w:t>
            </w:r>
            <w:r w:rsidRPr="00A827EA">
              <w:rPr>
                <w:rFonts w:ascii="Times New Roman" w:hAnsi="Times New Roman" w:cs="Times New Roman"/>
                <w:sz w:val="24"/>
                <w:szCs w:val="24"/>
              </w:rPr>
              <w:t>.</w:t>
            </w:r>
          </w:p>
          <w:p w14:paraId="7B1F6EDD" w14:textId="77777777" w:rsidR="001C288D" w:rsidRDefault="001C288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submits Marking the point page form.</w:t>
            </w:r>
          </w:p>
          <w:p w14:paraId="7FED2139" w14:textId="77777777" w:rsidR="001C288D" w:rsidRDefault="001C288D"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Marking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w:t>
            </w:r>
          </w:p>
          <w:p w14:paraId="47207B2C" w14:textId="77777777" w:rsidR="001C288D" w:rsidRDefault="00855670"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Marking the point for student’s short answer</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44221D60" w14:textId="77777777" w:rsidR="00855670" w:rsidRDefault="00855670"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w:t>
            </w:r>
            <w:r w:rsidRPr="007A2153">
              <w:rPr>
                <w:rFonts w:ascii="Times New Roman" w:eastAsia="Pontano Sans" w:hAnsi="Times New Roman" w:cs="Times New Roman"/>
                <w:sz w:val="24"/>
                <w:szCs w:val="24"/>
              </w:rPr>
              <w:t>fetch</w:t>
            </w:r>
            <w:r>
              <w:rPr>
                <w:rFonts w:ascii="Times New Roman" w:hAnsi="Times New Roman" w:cs="Times New Roman"/>
                <w:sz w:val="24"/>
                <w:szCs w:val="24"/>
              </w:rPr>
              <w:t>es short answer question and student’s short answer from the system.</w:t>
            </w:r>
          </w:p>
          <w:p w14:paraId="6BCDD645" w14:textId="77777777"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displays short answer question and student’s short answer in Marking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14:paraId="52A21292" w14:textId="77777777" w:rsidR="00855670" w:rsidRPr="00A827EA" w:rsidRDefault="00855670" w:rsidP="00855670">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marks points of student in each short answer question.</w:t>
            </w:r>
          </w:p>
          <w:p w14:paraId="2EAF4E78" w14:textId="77777777" w:rsidR="00855670" w:rsidRPr="00903F09" w:rsidRDefault="00855670" w:rsidP="00855670">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Pr>
                <w:rFonts w:ascii="Times New Roman" w:hAnsi="Times New Roman" w:cs="Times New Roman"/>
                <w:sz w:val="24"/>
                <w:szCs w:val="24"/>
              </w:rPr>
              <w:t>marking point</w:t>
            </w:r>
            <w:r w:rsidRPr="00A827EA">
              <w:rPr>
                <w:rFonts w:ascii="Times New Roman" w:hAnsi="Times New Roman" w:cs="Times New Roman"/>
                <w:sz w:val="24"/>
                <w:szCs w:val="24"/>
              </w:rPr>
              <w:t xml:space="preserve"> form.</w:t>
            </w:r>
          </w:p>
          <w:p w14:paraId="16622CDC" w14:textId="77777777"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 question point format from Lecturer</w:t>
            </w:r>
          </w:p>
          <w:p w14:paraId="4F5FB08A" w14:textId="77777777"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stores </w:t>
            </w:r>
            <w:r w:rsidR="00FE3E21">
              <w:rPr>
                <w:rFonts w:ascii="Times New Roman" w:hAnsi="Times New Roman" w:cs="Times New Roman"/>
                <w:sz w:val="24"/>
                <w:szCs w:val="24"/>
              </w:rPr>
              <w:t>point of student</w:t>
            </w:r>
            <w:r>
              <w:rPr>
                <w:rFonts w:ascii="Times New Roman" w:hAnsi="Times New Roman" w:cs="Times New Roman"/>
                <w:sz w:val="24"/>
                <w:szCs w:val="24"/>
              </w:rPr>
              <w:t xml:space="preserve"> into the system.</w:t>
            </w:r>
          </w:p>
          <w:p w14:paraId="250475F3" w14:textId="77777777" w:rsidR="00855670" w:rsidRDefault="00855670" w:rsidP="00855670">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displays “Marking point is successful” message in Marking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14:paraId="372DC09F" w14:textId="77777777" w:rsidR="00AB371D" w:rsidRPr="00F853E3" w:rsidRDefault="00AB371D" w:rsidP="00AB371D">
            <w:pPr>
              <w:ind w:left="540"/>
              <w:contextualSpacing/>
              <w:rPr>
                <w:rFonts w:ascii="Times New Roman" w:hAnsi="Times New Roman" w:cs="Times New Roman"/>
                <w:sz w:val="24"/>
                <w:szCs w:val="24"/>
              </w:rPr>
            </w:pPr>
          </w:p>
        </w:tc>
      </w:tr>
      <w:tr w:rsidR="00AB371D" w:rsidRPr="00227AD4" w14:paraId="3A78EF1C" w14:textId="77777777" w:rsidTr="00542D64">
        <w:tc>
          <w:tcPr>
            <w:tcW w:w="2628" w:type="dxa"/>
            <w:gridSpan w:val="2"/>
          </w:tcPr>
          <w:p w14:paraId="422CA5FD" w14:textId="77777777" w:rsidR="00AB371D" w:rsidRPr="006A6F08" w:rsidRDefault="00AB371D" w:rsidP="00542D64">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14:paraId="45E8B918" w14:textId="77777777" w:rsidR="00AB371D" w:rsidRPr="006A6F08" w:rsidRDefault="00AB371D" w:rsidP="00542D64">
            <w:pPr>
              <w:jc w:val="right"/>
              <w:rPr>
                <w:rFonts w:ascii="Times New Roman" w:hAnsi="Times New Roman" w:cs="Times New Roman"/>
                <w:b/>
                <w:color w:val="000000" w:themeColor="text1"/>
                <w:sz w:val="24"/>
                <w:szCs w:val="24"/>
              </w:rPr>
            </w:pPr>
          </w:p>
        </w:tc>
        <w:tc>
          <w:tcPr>
            <w:tcW w:w="7110" w:type="dxa"/>
            <w:gridSpan w:val="3"/>
          </w:tcPr>
          <w:p w14:paraId="0C11B3ED" w14:textId="77777777" w:rsidR="00AB371D" w:rsidRDefault="00FE3E21" w:rsidP="00542D64">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21A when the point of student format is wrong</w:t>
            </w:r>
            <w:r w:rsidR="00AB371D">
              <w:rPr>
                <w:rFonts w:ascii="Times New Roman" w:hAnsi="Times New Roman"/>
                <w:color w:val="000000" w:themeColor="text1"/>
                <w:sz w:val="24"/>
                <w:szCs w:val="24"/>
              </w:rPr>
              <w:t xml:space="preserve">, </w:t>
            </w:r>
            <w:r w:rsidR="00AB371D">
              <w:rPr>
                <w:rFonts w:ascii="Times New Roman" w:hAnsi="Times New Roman" w:cs="Times New Roman"/>
                <w:sz w:val="24"/>
                <w:szCs w:val="24"/>
              </w:rPr>
              <w:t xml:space="preserve">the system </w:t>
            </w:r>
            <w:r w:rsidR="00AB371D" w:rsidRPr="00A827EA">
              <w:rPr>
                <w:rFonts w:ascii="Times New Roman" w:hAnsi="Times New Roman" w:cs="Times New Roman"/>
                <w:sz w:val="24"/>
                <w:szCs w:val="24"/>
              </w:rPr>
              <w:t>provide</w:t>
            </w:r>
            <w:r w:rsidR="00AB371D">
              <w:rPr>
                <w:rFonts w:ascii="Times New Roman" w:hAnsi="Times New Roman" w:cs="Times New Roman"/>
                <w:sz w:val="24"/>
                <w:szCs w:val="24"/>
              </w:rPr>
              <w:t>s</w:t>
            </w:r>
            <w:r w:rsidR="00AB371D" w:rsidRPr="00A827EA">
              <w:rPr>
                <w:rFonts w:ascii="Times New Roman" w:hAnsi="Times New Roman" w:cs="Times New Roman"/>
                <w:sz w:val="24"/>
                <w:szCs w:val="24"/>
              </w:rPr>
              <w:t xml:space="preserve"> the error message as followed: </w:t>
            </w:r>
          </w:p>
          <w:p w14:paraId="1E303549" w14:textId="77777777" w:rsidR="00AB371D" w:rsidRPr="002C1C62" w:rsidRDefault="00AB371D" w:rsidP="00542D64">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sidR="00FE3E21" w:rsidRPr="00A827EA">
              <w:rPr>
                <w:rFonts w:ascii="Times New Roman" w:hAnsi="Times New Roman" w:cs="Times New Roman"/>
                <w:sz w:val="24"/>
                <w:szCs w:val="24"/>
              </w:rPr>
              <w:t>“</w:t>
            </w:r>
            <w:r w:rsidR="00FE3E21">
              <w:rPr>
                <w:rFonts w:ascii="Times New Roman" w:hAnsi="Times New Roman" w:cs="Times New Roman"/>
                <w:sz w:val="24"/>
                <w:szCs w:val="24"/>
              </w:rPr>
              <w:t xml:space="preserve">Point of student </w:t>
            </w:r>
            <w:r w:rsidR="00FE3E21" w:rsidRPr="00A827EA">
              <w:rPr>
                <w:rFonts w:ascii="Times New Roman" w:hAnsi="Times New Roman" w:cs="Times New Roman"/>
                <w:sz w:val="24"/>
                <w:szCs w:val="24"/>
              </w:rPr>
              <w:t xml:space="preserve">must be number only” </w:t>
            </w:r>
            <w:r w:rsidRPr="00A827EA">
              <w:rPr>
                <w:rFonts w:ascii="Times New Roman" w:hAnsi="Times New Roman" w:cs="Times New Roman"/>
                <w:sz w:val="24"/>
                <w:szCs w:val="24"/>
              </w:rPr>
              <w:t>message</w:t>
            </w:r>
            <w:r>
              <w:rPr>
                <w:rFonts w:ascii="Times New Roman" w:hAnsi="Times New Roman" w:cs="Times New Roman"/>
                <w:sz w:val="24"/>
                <w:szCs w:val="24"/>
              </w:rPr>
              <w:t xml:space="preserve"> on the mobile application</w:t>
            </w:r>
          </w:p>
        </w:tc>
      </w:tr>
      <w:tr w:rsidR="00AB371D" w:rsidRPr="00227AD4" w14:paraId="5CDC37F4" w14:textId="77777777" w:rsidTr="00542D64">
        <w:tc>
          <w:tcPr>
            <w:tcW w:w="2628" w:type="dxa"/>
            <w:gridSpan w:val="2"/>
          </w:tcPr>
          <w:p w14:paraId="4C79EAD9"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7C337353" w14:textId="77777777"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AB371D" w:rsidRPr="00227AD4" w14:paraId="1E6353E5" w14:textId="77777777" w:rsidTr="00542D64">
        <w:tc>
          <w:tcPr>
            <w:tcW w:w="2628" w:type="dxa"/>
            <w:gridSpan w:val="2"/>
          </w:tcPr>
          <w:p w14:paraId="075B6EC6"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59B56151" w14:textId="77777777" w:rsidR="00AB371D" w:rsidRPr="00227AD4" w:rsidRDefault="00AB371D" w:rsidP="00542D6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AB371D" w:rsidRPr="00227AD4" w14:paraId="11A1A447" w14:textId="77777777" w:rsidTr="00542D64">
        <w:tc>
          <w:tcPr>
            <w:tcW w:w="2628" w:type="dxa"/>
            <w:gridSpan w:val="2"/>
          </w:tcPr>
          <w:p w14:paraId="63962825"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128EF6E0" w14:textId="77777777" w:rsidR="00AB371D" w:rsidRPr="00227AD4" w:rsidRDefault="00AB371D"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AB371D" w:rsidRPr="00227AD4" w14:paraId="25E7ADB7" w14:textId="77777777" w:rsidTr="00542D64">
        <w:tc>
          <w:tcPr>
            <w:tcW w:w="2628" w:type="dxa"/>
            <w:gridSpan w:val="2"/>
          </w:tcPr>
          <w:p w14:paraId="0127F46A"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74D837F5" w14:textId="77777777" w:rsidR="00AB371D" w:rsidRPr="00227AD4" w:rsidRDefault="00AB371D"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AB371D" w:rsidRPr="00227AD4" w14:paraId="735B6F85" w14:textId="77777777" w:rsidTr="00542D64">
        <w:tc>
          <w:tcPr>
            <w:tcW w:w="2628" w:type="dxa"/>
            <w:gridSpan w:val="2"/>
          </w:tcPr>
          <w:p w14:paraId="4400004D" w14:textId="77777777" w:rsidR="00AB371D" w:rsidRPr="00227AD4" w:rsidRDefault="00AB371D" w:rsidP="00542D6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4F185400" w14:textId="77777777" w:rsidR="00AB371D" w:rsidRPr="00227AD4" w:rsidRDefault="00AB371D" w:rsidP="00542D64">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15D23442" w14:textId="77777777" w:rsidR="00AB371D" w:rsidRDefault="00AB371D" w:rsidP="00F77D2A"/>
    <w:p w14:paraId="3C2B9408" w14:textId="77777777" w:rsidR="00FE3E21" w:rsidRDefault="00FE3E21" w:rsidP="00F77D2A"/>
    <w:p w14:paraId="6EDAB864" w14:textId="77777777" w:rsidR="00344883" w:rsidRDefault="00344883" w:rsidP="00F77D2A"/>
    <w:p w14:paraId="57E0CB17" w14:textId="77777777" w:rsidR="00344883" w:rsidRDefault="00344883" w:rsidP="00F77D2A"/>
    <w:p w14:paraId="65DC0772" w14:textId="77777777" w:rsidR="00344883" w:rsidRDefault="00344883" w:rsidP="00F77D2A"/>
    <w:p w14:paraId="4516954D" w14:textId="77777777" w:rsidR="00344883" w:rsidRDefault="00344883" w:rsidP="00F77D2A"/>
    <w:p w14:paraId="0E6A929A" w14:textId="77777777" w:rsidR="00344883" w:rsidRDefault="00344883" w:rsidP="00F77D2A"/>
    <w:p w14:paraId="2986D971" w14:textId="77777777" w:rsidR="00344883" w:rsidRDefault="00344883" w:rsidP="00F77D2A"/>
    <w:p w14:paraId="35508012" w14:textId="77777777" w:rsidR="00344883" w:rsidRDefault="00344883" w:rsidP="00F77D2A"/>
    <w:p w14:paraId="6C4DF8F8" w14:textId="77777777" w:rsidR="00344883" w:rsidRDefault="00344883" w:rsidP="00F77D2A"/>
    <w:p w14:paraId="06553869" w14:textId="77777777" w:rsidR="00344883" w:rsidRDefault="00344883" w:rsidP="00F77D2A"/>
    <w:p w14:paraId="0E61C06E" w14:textId="77777777" w:rsidR="00344883" w:rsidRDefault="00344883" w:rsidP="00F77D2A"/>
    <w:p w14:paraId="571FFCD9" w14:textId="77777777" w:rsidR="00344883" w:rsidRDefault="00344883" w:rsidP="00F77D2A"/>
    <w:p w14:paraId="0133F637" w14:textId="77777777" w:rsidR="00344883" w:rsidRDefault="00344883" w:rsidP="00F77D2A"/>
    <w:p w14:paraId="4179463E" w14:textId="77777777" w:rsidR="00344883" w:rsidRDefault="00344883" w:rsidP="00F77D2A"/>
    <w:p w14:paraId="64887D15" w14:textId="77777777" w:rsidR="00344883" w:rsidRDefault="00344883" w:rsidP="00F77D2A"/>
    <w:p w14:paraId="63337BA6" w14:textId="77777777" w:rsidR="00344883" w:rsidRDefault="00344883" w:rsidP="00F77D2A"/>
    <w:p w14:paraId="491B7428" w14:textId="77777777" w:rsidR="00344883" w:rsidRDefault="00344883" w:rsidP="00F77D2A"/>
    <w:p w14:paraId="3D440F1A" w14:textId="77777777" w:rsidR="00344883" w:rsidRDefault="00344883" w:rsidP="00F77D2A"/>
    <w:p w14:paraId="770439D9" w14:textId="77777777" w:rsidR="00344883" w:rsidRDefault="00344883" w:rsidP="00F77D2A"/>
    <w:p w14:paraId="782C3F20" w14:textId="77777777" w:rsidR="00344883" w:rsidRDefault="00344883" w:rsidP="00F77D2A"/>
    <w:p w14:paraId="547EB439" w14:textId="77777777" w:rsidR="00344883" w:rsidRDefault="00344883" w:rsidP="00F77D2A"/>
    <w:p w14:paraId="1BD4C374" w14:textId="77777777" w:rsidR="00344883" w:rsidRDefault="00344883" w:rsidP="00F77D2A"/>
    <w:p w14:paraId="4C5AFD53" w14:textId="77777777" w:rsidR="00344883" w:rsidRDefault="00344883" w:rsidP="00F77D2A"/>
    <w:p w14:paraId="59B53E3B" w14:textId="77777777" w:rsidR="00F77D2A" w:rsidRPr="00CE3566" w:rsidRDefault="00381F67" w:rsidP="00F77D2A">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F77D2A">
        <w:rPr>
          <w:rFonts w:ascii="Times New Roman" w:hAnsi="Times New Roman" w:cs="Times New Roman"/>
          <w:b/>
          <w:bCs/>
          <w:sz w:val="29"/>
          <w:szCs w:val="29"/>
        </w:rPr>
        <w:t>12</w:t>
      </w:r>
      <w:r w:rsidR="00F77D2A" w:rsidRPr="00CE3566">
        <w:rPr>
          <w:rFonts w:ascii="Times New Roman" w:hAnsi="Times New Roman" w:cs="Times New Roman"/>
          <w:b/>
          <w:bCs/>
          <w:sz w:val="29"/>
          <w:szCs w:val="29"/>
        </w:rPr>
        <w:t>.</w:t>
      </w:r>
      <w:r>
        <w:rPr>
          <w:rFonts w:ascii="Times New Roman" w:hAnsi="Times New Roman" w:cs="Times New Roman"/>
          <w:b/>
          <w:bCs/>
          <w:sz w:val="29"/>
          <w:szCs w:val="29"/>
        </w:rPr>
        <w:t>2</w:t>
      </w:r>
      <w:r w:rsidR="00F77D2A" w:rsidRPr="00CE3566">
        <w:rPr>
          <w:rFonts w:ascii="Times New Roman" w:hAnsi="Times New Roman" w:cs="Times New Roman"/>
          <w:b/>
          <w:bCs/>
          <w:sz w:val="29"/>
          <w:szCs w:val="29"/>
        </w:rPr>
        <w:t xml:space="preserve"> </w:t>
      </w:r>
      <w:r w:rsidR="00F77D2A">
        <w:rPr>
          <w:rFonts w:ascii="Times New Roman" w:hAnsi="Times New Roman" w:cs="Times New Roman"/>
          <w:b/>
          <w:bCs/>
          <w:sz w:val="29"/>
          <w:szCs w:val="29"/>
        </w:rPr>
        <w:t>Lecturer marks the point for student’s short answer</w:t>
      </w:r>
      <w:r w:rsidR="00F77D2A" w:rsidRPr="00CE3566">
        <w:rPr>
          <w:rFonts w:ascii="Times New Roman" w:hAnsi="Times New Roman" w:cs="Times New Roman"/>
          <w:b/>
          <w:bCs/>
          <w:sz w:val="29"/>
          <w:szCs w:val="29"/>
        </w:rPr>
        <w:t xml:space="preserve">. </w:t>
      </w:r>
    </w:p>
    <w:p w14:paraId="1921388D" w14:textId="77777777" w:rsidR="00F77D2A" w:rsidRPr="00A827EA" w:rsidRDefault="00F77D2A" w:rsidP="00F77D2A">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 xml:space="preserve">Lecturer can </w:t>
      </w:r>
      <w:r>
        <w:rPr>
          <w:rFonts w:ascii="Times New Roman" w:hAnsi="Times New Roman" w:cs="Times New Roman"/>
          <w:sz w:val="24"/>
          <w:szCs w:val="24"/>
        </w:rPr>
        <w:t>mark</w:t>
      </w:r>
      <w:r w:rsidRPr="00A827EA">
        <w:rPr>
          <w:rFonts w:ascii="Times New Roman" w:hAnsi="Times New Roman" w:cs="Times New Roman"/>
          <w:sz w:val="24"/>
          <w:szCs w:val="24"/>
        </w:rPr>
        <w:t xml:space="preserve"> </w:t>
      </w:r>
      <w:r>
        <w:rPr>
          <w:rFonts w:ascii="Times New Roman" w:hAnsi="Times New Roman" w:cs="Times New Roman"/>
          <w:sz w:val="24"/>
          <w:szCs w:val="24"/>
        </w:rPr>
        <w:t>the point for student’s short answer in each assignment or quiz.</w:t>
      </w:r>
    </w:p>
    <w:p w14:paraId="2A8327E8" w14:textId="77777777" w:rsidR="00F77D2A" w:rsidRPr="00A827EA" w:rsidRDefault="00F77D2A" w:rsidP="00F77D2A">
      <w:pPr>
        <w:rPr>
          <w:rFonts w:ascii="Times New Roman" w:hAnsi="Times New Roman" w:cs="Times New Roman"/>
          <w:sz w:val="24"/>
          <w:szCs w:val="24"/>
        </w:rPr>
      </w:pPr>
      <w:r w:rsidRPr="00A827EA">
        <w:rPr>
          <w:rFonts w:ascii="Times New Roman" w:hAnsi="Times New Roman" w:cs="Times New Roman"/>
          <w:sz w:val="24"/>
          <w:szCs w:val="24"/>
        </w:rPr>
        <w:tab/>
      </w:r>
    </w:p>
    <w:p w14:paraId="049EA8FB" w14:textId="77777777" w:rsidR="00F77D2A" w:rsidRPr="00A827EA" w:rsidRDefault="00F77D2A" w:rsidP="00F77D2A">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14:paraId="55C5536A" w14:textId="77777777" w:rsidR="00F77D2A" w:rsidRPr="00A827EA" w:rsidRDefault="00F77D2A" w:rsidP="00F77D2A">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14:paraId="0E1DE61F" w14:textId="77777777" w:rsidR="00F77D2A" w:rsidRDefault="00F77D2A" w:rsidP="00F77D2A">
      <w:pPr>
        <w:rPr>
          <w:rFonts w:ascii="Times New Roman" w:hAnsi="Times New Roman" w:cs="Times New Roman"/>
          <w:sz w:val="24"/>
          <w:szCs w:val="24"/>
        </w:rPr>
      </w:pPr>
      <w:r w:rsidRPr="000B5927">
        <w:rPr>
          <w:rFonts w:ascii="Times New Roman" w:hAnsi="Times New Roman" w:cs="Times New Roman"/>
          <w:b/>
          <w:bCs/>
          <w:i/>
          <w:iCs/>
          <w:sz w:val="24"/>
          <w:szCs w:val="24"/>
        </w:rPr>
        <w:t>Input:</w:t>
      </w:r>
      <w:r w:rsidR="00270738">
        <w:rPr>
          <w:rFonts w:ascii="Times New Roman" w:hAnsi="Times New Roman" w:cs="Times New Roman"/>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2"/>
        <w:gridCol w:w="2266"/>
        <w:gridCol w:w="2249"/>
        <w:gridCol w:w="2249"/>
      </w:tblGrid>
      <w:tr w:rsidR="00270738" w:rsidRPr="00A827EA" w14:paraId="784275EF" w14:textId="77777777" w:rsidTr="00344883">
        <w:tc>
          <w:tcPr>
            <w:tcW w:w="2252" w:type="dxa"/>
          </w:tcPr>
          <w:p w14:paraId="2C11FA38" w14:textId="77777777" w:rsidR="00270738" w:rsidRPr="00A827EA" w:rsidRDefault="00270738" w:rsidP="00542D6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48B910B5" w14:textId="77777777" w:rsidR="00270738" w:rsidRPr="00A827EA" w:rsidRDefault="00270738" w:rsidP="00542D6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9" w:type="dxa"/>
          </w:tcPr>
          <w:p w14:paraId="7EC2CBD6" w14:textId="77777777" w:rsidR="00270738" w:rsidRPr="00A827EA" w:rsidRDefault="00270738" w:rsidP="00542D6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9" w:type="dxa"/>
          </w:tcPr>
          <w:p w14:paraId="1212DA04" w14:textId="77777777" w:rsidR="00270738" w:rsidRPr="00A827EA" w:rsidRDefault="00270738" w:rsidP="00542D6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6E39B0" w:rsidRPr="00A827EA" w14:paraId="528F99FA" w14:textId="77777777" w:rsidTr="00344883">
        <w:tc>
          <w:tcPr>
            <w:tcW w:w="2252" w:type="dxa"/>
          </w:tcPr>
          <w:p w14:paraId="28B351A7" w14:textId="77777777" w:rsidR="006E39B0" w:rsidRPr="00A827EA" w:rsidRDefault="00855670" w:rsidP="006E39B0">
            <w:pPr>
              <w:rPr>
                <w:rFonts w:ascii="Times New Roman" w:hAnsi="Times New Roman" w:cs="Times New Roman"/>
                <w:sz w:val="24"/>
                <w:szCs w:val="24"/>
              </w:rPr>
            </w:pPr>
            <w:r>
              <w:rPr>
                <w:rFonts w:ascii="Times New Roman" w:hAnsi="Times New Roman" w:cs="Times New Roman"/>
                <w:sz w:val="24"/>
                <w:szCs w:val="24"/>
              </w:rPr>
              <w:t>point of student</w:t>
            </w:r>
          </w:p>
        </w:tc>
        <w:tc>
          <w:tcPr>
            <w:tcW w:w="2266" w:type="dxa"/>
          </w:tcPr>
          <w:p w14:paraId="02504904" w14:textId="77777777"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Only number is allowed</w:t>
            </w:r>
          </w:p>
        </w:tc>
        <w:tc>
          <w:tcPr>
            <w:tcW w:w="2249" w:type="dxa"/>
          </w:tcPr>
          <w:p w14:paraId="5D0DCDA8" w14:textId="77777777"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1</w:t>
            </w:r>
          </w:p>
        </w:tc>
        <w:tc>
          <w:tcPr>
            <w:tcW w:w="2249" w:type="dxa"/>
          </w:tcPr>
          <w:p w14:paraId="75979081" w14:textId="77777777" w:rsidR="006E39B0" w:rsidRPr="00A827EA" w:rsidRDefault="006E39B0" w:rsidP="006E39B0">
            <w:pPr>
              <w:rPr>
                <w:rFonts w:ascii="Times New Roman" w:hAnsi="Times New Roman" w:cs="Times New Roman"/>
                <w:sz w:val="24"/>
                <w:szCs w:val="24"/>
              </w:rPr>
            </w:pPr>
            <w:r>
              <w:rPr>
                <w:rFonts w:ascii="Times New Roman" w:hAnsi="Times New Roman" w:cs="Times New Roman"/>
                <w:sz w:val="24"/>
                <w:szCs w:val="24"/>
              </w:rPr>
              <w:t>question point</w:t>
            </w:r>
          </w:p>
        </w:tc>
      </w:tr>
    </w:tbl>
    <w:p w14:paraId="6A12E20F" w14:textId="77777777" w:rsidR="00270738" w:rsidRPr="000B5927" w:rsidRDefault="00270738" w:rsidP="00F77D2A">
      <w:pPr>
        <w:rPr>
          <w:rFonts w:ascii="Times New Roman" w:hAnsi="Times New Roman" w:cs="Times New Roman"/>
          <w:sz w:val="24"/>
          <w:szCs w:val="24"/>
        </w:rPr>
      </w:pPr>
    </w:p>
    <w:p w14:paraId="71775C45" w14:textId="77777777" w:rsidR="00F77D2A" w:rsidRPr="000B5927" w:rsidRDefault="00F77D2A" w:rsidP="00F77D2A">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0B1BC8D1" w14:textId="77777777"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14:paraId="43F3B63E" w14:textId="77777777"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Course management page.</w:t>
      </w:r>
    </w:p>
    <w:p w14:paraId="77A34AD4" w14:textId="77777777" w:rsidR="00F77D2A" w:rsidRPr="00A827E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4E7A8CD8" w14:textId="77777777"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4E7A0E9D" w14:textId="77777777"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14:paraId="3B8F7633" w14:textId="77777777"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09B66237" w14:textId="77777777" w:rsidR="00F77D2A" w:rsidRPr="00A827EA" w:rsidRDefault="00F77D2A"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34E289BC" w14:textId="77777777" w:rsidR="00F77D2A"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sidR="001C288D">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w:t>
      </w:r>
      <w:r w:rsidR="00B645EB">
        <w:rPr>
          <w:rFonts w:ascii="Times New Roman" w:hAnsi="Times New Roman" w:cs="Times New Roman"/>
          <w:sz w:val="24"/>
          <w:szCs w:val="24"/>
        </w:rPr>
        <w:t>mark the point for student’s short answer</w:t>
      </w:r>
      <w:r w:rsidRPr="00A827EA">
        <w:rPr>
          <w:rFonts w:ascii="Times New Roman" w:hAnsi="Times New Roman" w:cs="Times New Roman"/>
          <w:sz w:val="24"/>
          <w:szCs w:val="24"/>
        </w:rPr>
        <w:t>.</w:t>
      </w:r>
    </w:p>
    <w:p w14:paraId="71CABC26" w14:textId="77777777" w:rsidR="001C288D" w:rsidRDefault="001C288D"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submits Marking the point page form.</w:t>
      </w:r>
    </w:p>
    <w:p w14:paraId="09A0E941" w14:textId="77777777" w:rsidR="001C288D" w:rsidRDefault="001C288D"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Marking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w:t>
      </w:r>
    </w:p>
    <w:p w14:paraId="7D21285E" w14:textId="77777777" w:rsidR="00F84D55" w:rsidRPr="00A827EA" w:rsidRDefault="00F84D55" w:rsidP="00F77D2A">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marks </w:t>
      </w:r>
      <w:r w:rsidR="00855670">
        <w:rPr>
          <w:rFonts w:ascii="Times New Roman" w:hAnsi="Times New Roman" w:cs="Times New Roman"/>
          <w:sz w:val="24"/>
          <w:szCs w:val="24"/>
        </w:rPr>
        <w:t xml:space="preserve">point of student </w:t>
      </w:r>
      <w:r>
        <w:rPr>
          <w:rFonts w:ascii="Times New Roman" w:hAnsi="Times New Roman" w:cs="Times New Roman"/>
          <w:sz w:val="24"/>
          <w:szCs w:val="24"/>
        </w:rPr>
        <w:t>in each short answer question.</w:t>
      </w:r>
    </w:p>
    <w:p w14:paraId="7C16A278" w14:textId="77777777" w:rsidR="00F77D2A" w:rsidRPr="00903F09" w:rsidRDefault="00F77D2A" w:rsidP="00F77D2A">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sidR="00F84D55">
        <w:rPr>
          <w:rFonts w:ascii="Times New Roman" w:hAnsi="Times New Roman" w:cs="Times New Roman"/>
          <w:sz w:val="24"/>
          <w:szCs w:val="24"/>
        </w:rPr>
        <w:t>marking point</w:t>
      </w:r>
      <w:r w:rsidRPr="00A827EA">
        <w:rPr>
          <w:rFonts w:ascii="Times New Roman" w:hAnsi="Times New Roman" w:cs="Times New Roman"/>
          <w:sz w:val="24"/>
          <w:szCs w:val="24"/>
        </w:rPr>
        <w:t xml:space="preserve"> form.</w:t>
      </w:r>
    </w:p>
    <w:p w14:paraId="0B63CD68" w14:textId="77777777" w:rsidR="00F77D2A" w:rsidRDefault="00F77D2A" w:rsidP="00F77D2A">
      <w:pPr>
        <w:ind w:left="360"/>
        <w:rPr>
          <w:rFonts w:ascii="Times New Roman" w:hAnsi="Times New Roman" w:cs="Times New Roman"/>
          <w:sz w:val="24"/>
          <w:szCs w:val="24"/>
        </w:rPr>
      </w:pPr>
    </w:p>
    <w:p w14:paraId="0ECBD358" w14:textId="77777777" w:rsidR="00855670" w:rsidRPr="00A827EA" w:rsidRDefault="00855670" w:rsidP="00855670">
      <w:pPr>
        <w:rPr>
          <w:rFonts w:ascii="Times New Roman" w:hAnsi="Times New Roman" w:cs="Times New Roman"/>
          <w:sz w:val="24"/>
          <w:szCs w:val="24"/>
        </w:rPr>
      </w:pPr>
    </w:p>
    <w:p w14:paraId="3C77922A" w14:textId="77777777" w:rsidR="00855670" w:rsidRPr="00A827EA" w:rsidRDefault="00855670" w:rsidP="00855670">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14:paraId="522F1BC4" w14:textId="77777777" w:rsidR="00855670" w:rsidRPr="00A827EA" w:rsidRDefault="00855670" w:rsidP="00855670">
      <w:pPr>
        <w:ind w:left="720"/>
        <w:rPr>
          <w:rFonts w:ascii="Times New Roman" w:hAnsi="Times New Roman" w:cs="Times New Roman"/>
          <w:sz w:val="24"/>
          <w:szCs w:val="24"/>
        </w:rPr>
      </w:pPr>
      <w:r>
        <w:rPr>
          <w:rFonts w:ascii="Times New Roman" w:hAnsi="Times New Roman" w:cs="Times New Roman"/>
          <w:sz w:val="24"/>
          <w:szCs w:val="24"/>
        </w:rPr>
        <w:t>21A</w:t>
      </w:r>
      <w:r w:rsidRPr="00A827EA">
        <w:rPr>
          <w:rFonts w:ascii="Times New Roman" w:hAnsi="Times New Roman" w:cs="Times New Roman"/>
          <w:sz w:val="24"/>
          <w:szCs w:val="24"/>
        </w:rPr>
        <w:t xml:space="preserve">. if Lecturer input data in the wrong format, the system should provide the error message as followed: </w:t>
      </w:r>
    </w:p>
    <w:p w14:paraId="7449051E" w14:textId="77777777" w:rsidR="00855670" w:rsidRPr="00FE3E21" w:rsidRDefault="00855670" w:rsidP="00855670">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 xml:space="preserve">The wrong point of student </w:t>
      </w:r>
      <w:r w:rsidRPr="00A827EA">
        <w:rPr>
          <w:rFonts w:ascii="Times New Roman" w:hAnsi="Times New Roman" w:cs="Times New Roman"/>
          <w:sz w:val="24"/>
          <w:szCs w:val="24"/>
        </w:rPr>
        <w:t>format: The error message is “</w:t>
      </w:r>
      <w:r>
        <w:rPr>
          <w:rFonts w:ascii="Times New Roman" w:hAnsi="Times New Roman" w:cs="Times New Roman"/>
          <w:sz w:val="24"/>
          <w:szCs w:val="24"/>
        </w:rPr>
        <w:t xml:space="preserve">Point of student </w:t>
      </w:r>
      <w:r w:rsidR="00FE3E21">
        <w:rPr>
          <w:rFonts w:ascii="Times New Roman" w:hAnsi="Times New Roman" w:cs="Times New Roman"/>
          <w:sz w:val="24"/>
          <w:szCs w:val="24"/>
        </w:rPr>
        <w:t>must be number only</w:t>
      </w:r>
    </w:p>
    <w:p w14:paraId="305644B7" w14:textId="77777777" w:rsidR="00344883" w:rsidRDefault="00344883" w:rsidP="00F77D2A">
      <w:pPr>
        <w:ind w:firstLine="720"/>
        <w:rPr>
          <w:rFonts w:ascii="Times New Roman" w:hAnsi="Times New Roman" w:cs="Times New Roman"/>
          <w:b/>
          <w:bCs/>
          <w:sz w:val="29"/>
          <w:szCs w:val="29"/>
        </w:rPr>
      </w:pPr>
    </w:p>
    <w:p w14:paraId="7896DAD9" w14:textId="77777777" w:rsidR="00344883" w:rsidRDefault="00344883" w:rsidP="00F77D2A">
      <w:pPr>
        <w:ind w:firstLine="720"/>
        <w:rPr>
          <w:rFonts w:ascii="Times New Roman" w:hAnsi="Times New Roman" w:cs="Times New Roman"/>
          <w:b/>
          <w:bCs/>
          <w:sz w:val="29"/>
          <w:szCs w:val="29"/>
        </w:rPr>
      </w:pPr>
    </w:p>
    <w:p w14:paraId="4E56A3C7" w14:textId="77777777" w:rsidR="00344883" w:rsidRDefault="00344883" w:rsidP="00F77D2A">
      <w:pPr>
        <w:ind w:firstLine="720"/>
        <w:rPr>
          <w:rFonts w:ascii="Times New Roman" w:hAnsi="Times New Roman" w:cs="Times New Roman"/>
          <w:b/>
          <w:bCs/>
          <w:sz w:val="29"/>
          <w:szCs w:val="29"/>
        </w:rPr>
      </w:pPr>
    </w:p>
    <w:p w14:paraId="6CD5E753" w14:textId="77777777" w:rsidR="00F77D2A" w:rsidRPr="00CE3566" w:rsidRDefault="00F77D2A" w:rsidP="00F77D2A">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w:t>
      </w:r>
      <w:r w:rsidR="00381F67">
        <w:rPr>
          <w:rFonts w:ascii="Times New Roman" w:hAnsi="Times New Roman" w:cs="Times New Roman"/>
          <w:b/>
          <w:bCs/>
          <w:sz w:val="29"/>
          <w:szCs w:val="29"/>
        </w:rPr>
        <w:t xml:space="preserve">rement Specification of URS </w:t>
      </w:r>
      <w:r>
        <w:rPr>
          <w:rFonts w:ascii="Times New Roman" w:hAnsi="Times New Roman" w:cs="Times New Roman"/>
          <w:b/>
          <w:bCs/>
          <w:sz w:val="29"/>
          <w:szCs w:val="29"/>
        </w:rPr>
        <w:t>12</w:t>
      </w:r>
      <w:r w:rsidR="00381F67">
        <w:rPr>
          <w:rFonts w:ascii="Times New Roman" w:hAnsi="Times New Roman" w:cs="Times New Roman"/>
          <w:b/>
          <w:bCs/>
          <w:sz w:val="29"/>
          <w:szCs w:val="29"/>
        </w:rPr>
        <w:t>.2</w:t>
      </w:r>
    </w:p>
    <w:p w14:paraId="651859C7" w14:textId="77777777" w:rsidR="00F77D2A" w:rsidRPr="000B5927" w:rsidRDefault="00F77D2A" w:rsidP="00F77D2A"/>
    <w:p w14:paraId="72392698" w14:textId="77777777" w:rsidR="00381F67" w:rsidRPr="00E941D6"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158A865D" w14:textId="77777777"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7E515C0C" w14:textId="77777777"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12453664" w14:textId="77777777"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14:paraId="044461E3" w14:textId="77777777"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4E6C06D9"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12-1.2</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Marking the point for student’s short answer</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214F9451"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short answer question and student’s short answer from the system.</w:t>
      </w:r>
    </w:p>
    <w:p w14:paraId="04F9A6F8"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short answer question and student’s short answer in Marking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14:paraId="78872CC4"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12-4.2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validate question point format from Lecturer.</w:t>
      </w:r>
    </w:p>
    <w:p w14:paraId="74CD4FA4" w14:textId="77777777" w:rsidR="00381F67" w:rsidRPr="001C288D"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12-5.2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store point of student into the system.</w:t>
      </w:r>
    </w:p>
    <w:p w14:paraId="03752AE9"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12-6.2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“Marking point is successful” message in Marking the point for student’s short answer </w:t>
      </w:r>
      <w:r w:rsidRPr="00A827EA">
        <w:rPr>
          <w:rFonts w:ascii="Times New Roman" w:hAnsi="Times New Roman" w:cs="Times New Roman"/>
          <w:sz w:val="24"/>
          <w:szCs w:val="24"/>
        </w:rPr>
        <w:t>page</w:t>
      </w:r>
      <w:r>
        <w:rPr>
          <w:rFonts w:ascii="Times New Roman" w:hAnsi="Times New Roman" w:cs="Times New Roman"/>
          <w:sz w:val="24"/>
          <w:szCs w:val="24"/>
        </w:rPr>
        <w:t xml:space="preserve"> on the mobile application.</w:t>
      </w:r>
    </w:p>
    <w:p w14:paraId="40FBE883"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12-7.2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Pr="00A827EA">
        <w:rPr>
          <w:rFonts w:ascii="Times New Roman" w:hAnsi="Times New Roman" w:cs="Times New Roman"/>
          <w:sz w:val="24"/>
          <w:szCs w:val="24"/>
        </w:rPr>
        <w:t>“</w:t>
      </w:r>
      <w:r>
        <w:rPr>
          <w:rFonts w:ascii="Times New Roman" w:hAnsi="Times New Roman" w:cs="Times New Roman"/>
          <w:sz w:val="24"/>
          <w:szCs w:val="24"/>
        </w:rPr>
        <w:t xml:space="preserve">Point of student </w:t>
      </w:r>
      <w:r w:rsidRPr="00A827EA">
        <w:rPr>
          <w:rFonts w:ascii="Times New Roman" w:hAnsi="Times New Roman" w:cs="Times New Roman"/>
          <w:sz w:val="24"/>
          <w:szCs w:val="24"/>
        </w:rPr>
        <w:t>must be number only” message</w:t>
      </w:r>
      <w:r>
        <w:rPr>
          <w:rFonts w:ascii="Times New Roman" w:hAnsi="Times New Roman" w:cs="Times New Roman"/>
          <w:sz w:val="24"/>
          <w:szCs w:val="24"/>
        </w:rPr>
        <w:t xml:space="preserve"> when the point of student</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14:paraId="1B13C874" w14:textId="77777777" w:rsidR="00855670" w:rsidRPr="001C288D" w:rsidRDefault="00855670" w:rsidP="001C288D">
      <w:pPr>
        <w:ind w:left="720"/>
        <w:rPr>
          <w:rFonts w:ascii="Times New Roman" w:hAnsi="Times New Roman" w:cs="Times New Roman"/>
          <w:sz w:val="24"/>
          <w:szCs w:val="24"/>
        </w:rPr>
      </w:pPr>
    </w:p>
    <w:p w14:paraId="60FDBBF7" w14:textId="77777777" w:rsidR="001C288D" w:rsidRPr="001C288D" w:rsidRDefault="001C288D" w:rsidP="001C288D">
      <w:pPr>
        <w:ind w:left="720"/>
        <w:rPr>
          <w:rFonts w:ascii="Times New Roman" w:hAnsi="Times New Roman" w:cs="Times New Roman"/>
          <w:sz w:val="24"/>
          <w:szCs w:val="24"/>
        </w:rPr>
      </w:pPr>
    </w:p>
    <w:p w14:paraId="0120EAEB" w14:textId="77777777" w:rsidR="00BF6DB5" w:rsidRDefault="00BF6DB5" w:rsidP="00A526AC">
      <w:pPr>
        <w:ind w:left="720"/>
        <w:rPr>
          <w:rFonts w:ascii="Times New Roman" w:hAnsi="Times New Roman" w:cs="Times New Roman"/>
          <w:sz w:val="24"/>
          <w:szCs w:val="24"/>
        </w:rPr>
      </w:pPr>
    </w:p>
    <w:p w14:paraId="66E0FA55" w14:textId="77777777" w:rsidR="00FE3E21" w:rsidRDefault="00FE3E21" w:rsidP="00A526AC">
      <w:pPr>
        <w:ind w:left="720"/>
        <w:rPr>
          <w:rFonts w:ascii="Times New Roman" w:hAnsi="Times New Roman" w:cs="Times New Roman"/>
          <w:sz w:val="24"/>
          <w:szCs w:val="24"/>
        </w:rPr>
      </w:pPr>
    </w:p>
    <w:p w14:paraId="5FF07B3A" w14:textId="77777777" w:rsidR="00FE3E21" w:rsidRDefault="00FE3E21" w:rsidP="00A526AC">
      <w:pPr>
        <w:ind w:left="720"/>
        <w:rPr>
          <w:rFonts w:ascii="Times New Roman" w:hAnsi="Times New Roman" w:cs="Times New Roman"/>
          <w:sz w:val="24"/>
          <w:szCs w:val="24"/>
        </w:rPr>
      </w:pPr>
    </w:p>
    <w:p w14:paraId="27B4380A" w14:textId="77777777" w:rsidR="00FE3E21" w:rsidRDefault="00FE3E21" w:rsidP="00A526AC">
      <w:pPr>
        <w:ind w:left="720"/>
        <w:rPr>
          <w:rFonts w:ascii="Times New Roman" w:hAnsi="Times New Roman" w:cs="Times New Roman"/>
          <w:sz w:val="24"/>
          <w:szCs w:val="24"/>
        </w:rPr>
      </w:pPr>
    </w:p>
    <w:p w14:paraId="47D6948D" w14:textId="77777777" w:rsidR="00FE3E21" w:rsidRDefault="00FE3E21" w:rsidP="00A526AC">
      <w:pPr>
        <w:ind w:left="720"/>
        <w:rPr>
          <w:rFonts w:ascii="Times New Roman" w:hAnsi="Times New Roman" w:cs="Times New Roman"/>
          <w:sz w:val="24"/>
          <w:szCs w:val="24"/>
        </w:rPr>
      </w:pPr>
    </w:p>
    <w:p w14:paraId="0E0DB28D" w14:textId="77777777" w:rsidR="00FE3E21" w:rsidRDefault="00FE3E21" w:rsidP="00A526AC">
      <w:pPr>
        <w:ind w:left="720"/>
        <w:rPr>
          <w:rFonts w:ascii="Times New Roman" w:hAnsi="Times New Roman" w:cs="Times New Roman"/>
          <w:sz w:val="24"/>
          <w:szCs w:val="24"/>
        </w:rPr>
      </w:pPr>
    </w:p>
    <w:p w14:paraId="3E879015" w14:textId="77777777" w:rsidR="007C4CF2" w:rsidRDefault="00F84D55" w:rsidP="007C4CF2">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t>4.13</w:t>
      </w:r>
      <w:r w:rsidR="007C4CF2">
        <w:rPr>
          <w:rFonts w:ascii="Times New Roman" w:hAnsi="Times New Roman" w:cs="Times New Roman"/>
          <w:b/>
          <w:bCs/>
          <w:i w:val="0"/>
          <w:iCs w:val="0"/>
          <w:sz w:val="36"/>
          <w:szCs w:val="36"/>
        </w:rPr>
        <w:t xml:space="preserve"> Lecturer reviews </w:t>
      </w:r>
      <w:r w:rsidR="00381F67">
        <w:rPr>
          <w:rFonts w:ascii="Times New Roman" w:hAnsi="Times New Roman" w:cs="Times New Roman"/>
          <w:b/>
          <w:bCs/>
          <w:i w:val="0"/>
          <w:iCs w:val="0"/>
          <w:sz w:val="36"/>
          <w:szCs w:val="36"/>
        </w:rPr>
        <w:t xml:space="preserve">student’s answer in chart (UC </w:t>
      </w:r>
      <w:r>
        <w:rPr>
          <w:rFonts w:ascii="Times New Roman" w:hAnsi="Times New Roman" w:cs="Times New Roman"/>
          <w:b/>
          <w:bCs/>
          <w:i w:val="0"/>
          <w:iCs w:val="0"/>
          <w:sz w:val="36"/>
          <w:szCs w:val="36"/>
        </w:rPr>
        <w:t>13</w:t>
      </w:r>
      <w:r w:rsidR="00381F67">
        <w:rPr>
          <w:rFonts w:ascii="Times New Roman" w:hAnsi="Times New Roman" w:cs="Times New Roman"/>
          <w:b/>
          <w:bCs/>
          <w:i w:val="0"/>
          <w:iCs w:val="0"/>
          <w:sz w:val="36"/>
          <w:szCs w:val="36"/>
        </w:rPr>
        <w:t>.2</w:t>
      </w:r>
      <w:r w:rsidR="007C4CF2" w:rsidRPr="00565BEE">
        <w:rPr>
          <w:rFonts w:ascii="Times New Roman" w:hAnsi="Times New Roman" w:cs="Times New Roman"/>
          <w:b/>
          <w:bCs/>
          <w:i w:val="0"/>
          <w:iCs w:val="0"/>
          <w:sz w:val="36"/>
          <w:szCs w:val="36"/>
        </w:rPr>
        <w:t>)</w:t>
      </w:r>
    </w:p>
    <w:p w14:paraId="71AF4CB1" w14:textId="77777777" w:rsidR="00A526AC" w:rsidRDefault="00A526AC" w:rsidP="00A526AC">
      <w:pPr>
        <w:rPr>
          <w:rFonts w:ascii="Times New Roman" w:hAnsi="Times New Roman" w:cs="Times New Roman"/>
          <w:sz w:val="24"/>
          <w:szCs w:val="24"/>
        </w:rPr>
      </w:pPr>
    </w:p>
    <w:p w14:paraId="6D1E250C" w14:textId="77777777" w:rsidR="007C4CF2" w:rsidRDefault="00344883" w:rsidP="00A526AC">
      <w:pPr>
        <w:rPr>
          <w:rFonts w:ascii="Times New Roman" w:hAnsi="Times New Roman" w:cs="Times New Roman"/>
          <w:sz w:val="24"/>
          <w:szCs w:val="24"/>
        </w:rPr>
      </w:pPr>
      <w:r>
        <w:rPr>
          <w:rFonts w:ascii="Times New Roman" w:hAnsi="Times New Roman" w:cs="Times New Roman"/>
          <w:noProof/>
          <w:sz w:val="24"/>
          <w:szCs w:val="24"/>
          <w:lang w:eastAsia="ko-KR"/>
        </w:rPr>
        <w:drawing>
          <wp:anchor distT="0" distB="0" distL="114300" distR="114300" simplePos="0" relativeHeight="251680768" behindDoc="1" locked="0" layoutInCell="1" allowOverlap="1" wp14:anchorId="04AC8932" wp14:editId="6A17E747">
            <wp:simplePos x="0" y="0"/>
            <wp:positionH relativeFrom="margin">
              <wp:posOffset>626745</wp:posOffset>
            </wp:positionH>
            <wp:positionV relativeFrom="paragraph">
              <wp:posOffset>83820</wp:posOffset>
            </wp:positionV>
            <wp:extent cx="4640580" cy="333375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12_Student'sAnswer-Mob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0580" cy="3333750"/>
                    </a:xfrm>
                    <a:prstGeom prst="rect">
                      <a:avLst/>
                    </a:prstGeom>
                  </pic:spPr>
                </pic:pic>
              </a:graphicData>
            </a:graphic>
            <wp14:sizeRelH relativeFrom="page">
              <wp14:pctWidth>0</wp14:pctWidth>
            </wp14:sizeRelH>
            <wp14:sizeRelV relativeFrom="page">
              <wp14:pctHeight>0</wp14:pctHeight>
            </wp14:sizeRelV>
          </wp:anchor>
        </w:drawing>
      </w:r>
    </w:p>
    <w:p w14:paraId="38803C37" w14:textId="77777777" w:rsidR="007C4CF2" w:rsidRDefault="007C4CF2" w:rsidP="00A526AC">
      <w:pPr>
        <w:rPr>
          <w:rFonts w:ascii="Times New Roman" w:hAnsi="Times New Roman" w:cs="Times New Roman"/>
          <w:sz w:val="24"/>
          <w:szCs w:val="24"/>
        </w:rPr>
      </w:pPr>
    </w:p>
    <w:p w14:paraId="2A92D164" w14:textId="77777777" w:rsidR="007C4CF2" w:rsidRDefault="007C4CF2" w:rsidP="00A526AC">
      <w:pPr>
        <w:rPr>
          <w:rFonts w:ascii="Times New Roman" w:hAnsi="Times New Roman" w:cs="Times New Roman"/>
          <w:sz w:val="24"/>
          <w:szCs w:val="24"/>
        </w:rPr>
      </w:pPr>
    </w:p>
    <w:p w14:paraId="5D77A0C6" w14:textId="77777777" w:rsidR="007C4CF2" w:rsidRDefault="007C4CF2" w:rsidP="00A526AC">
      <w:pPr>
        <w:rPr>
          <w:rFonts w:ascii="Times New Roman" w:hAnsi="Times New Roman" w:cs="Times New Roman"/>
          <w:sz w:val="24"/>
          <w:szCs w:val="24"/>
        </w:rPr>
      </w:pPr>
    </w:p>
    <w:p w14:paraId="515FB5A7" w14:textId="77777777" w:rsidR="007C4CF2" w:rsidRDefault="007C4CF2" w:rsidP="00A526AC">
      <w:pPr>
        <w:rPr>
          <w:rFonts w:ascii="Times New Roman" w:hAnsi="Times New Roman" w:cs="Times New Roman"/>
          <w:sz w:val="24"/>
          <w:szCs w:val="24"/>
        </w:rPr>
      </w:pPr>
    </w:p>
    <w:p w14:paraId="5FC8ACD2" w14:textId="77777777" w:rsidR="007C4CF2" w:rsidRDefault="007C4CF2" w:rsidP="00A526AC">
      <w:pPr>
        <w:rPr>
          <w:rFonts w:ascii="Times New Roman" w:hAnsi="Times New Roman" w:cs="Times New Roman"/>
          <w:sz w:val="24"/>
          <w:szCs w:val="24"/>
        </w:rPr>
      </w:pPr>
    </w:p>
    <w:p w14:paraId="309AD65F" w14:textId="77777777" w:rsidR="007C4CF2" w:rsidRDefault="007C4CF2" w:rsidP="00A526AC">
      <w:pPr>
        <w:rPr>
          <w:rFonts w:ascii="Times New Roman" w:hAnsi="Times New Roman" w:cs="Times New Roman"/>
          <w:sz w:val="24"/>
          <w:szCs w:val="24"/>
        </w:rPr>
      </w:pPr>
    </w:p>
    <w:p w14:paraId="3F1ECB6F" w14:textId="77777777" w:rsidR="007C4CF2" w:rsidRDefault="007C4CF2" w:rsidP="00A526AC">
      <w:pPr>
        <w:rPr>
          <w:rFonts w:ascii="Times New Roman" w:hAnsi="Times New Roman" w:cs="Times New Roman"/>
          <w:sz w:val="24"/>
          <w:szCs w:val="24"/>
        </w:rPr>
      </w:pPr>
    </w:p>
    <w:p w14:paraId="1B6F41C2" w14:textId="77777777" w:rsidR="007C4CF2" w:rsidRDefault="007C4CF2" w:rsidP="00A526AC">
      <w:pPr>
        <w:rPr>
          <w:rFonts w:ascii="Times New Roman" w:hAnsi="Times New Roman" w:cs="Times New Roman"/>
          <w:sz w:val="24"/>
          <w:szCs w:val="24"/>
        </w:rPr>
      </w:pPr>
    </w:p>
    <w:p w14:paraId="163A808D" w14:textId="77777777" w:rsidR="007C4CF2" w:rsidRDefault="007C4CF2" w:rsidP="00A526AC">
      <w:pPr>
        <w:rPr>
          <w:rFonts w:ascii="Times New Roman" w:hAnsi="Times New Roman" w:cs="Times New Roman"/>
          <w:sz w:val="24"/>
          <w:szCs w:val="24"/>
        </w:rPr>
      </w:pPr>
    </w:p>
    <w:p w14:paraId="5D62693A" w14:textId="77777777" w:rsidR="007C4CF2" w:rsidRDefault="007C4CF2" w:rsidP="00A526AC">
      <w:pPr>
        <w:rPr>
          <w:rFonts w:ascii="Times New Roman" w:hAnsi="Times New Roman" w:cs="Times New Roman"/>
          <w:sz w:val="24"/>
          <w:szCs w:val="24"/>
        </w:rPr>
      </w:pPr>
    </w:p>
    <w:p w14:paraId="236BC544" w14:textId="77777777" w:rsidR="007C4CF2" w:rsidRDefault="007C4CF2" w:rsidP="00A526AC">
      <w:pPr>
        <w:rPr>
          <w:rFonts w:ascii="Times New Roman" w:hAnsi="Times New Roman" w:cs="Times New Roman"/>
          <w:sz w:val="24"/>
          <w:szCs w:val="24"/>
        </w:rPr>
      </w:pPr>
    </w:p>
    <w:p w14:paraId="787B8A75" w14:textId="77777777" w:rsidR="007C4CF2" w:rsidRDefault="007C4CF2"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7C4CF2" w:rsidRPr="00227AD4" w14:paraId="09BB2ED4" w14:textId="77777777" w:rsidTr="00205631">
        <w:tc>
          <w:tcPr>
            <w:tcW w:w="1818" w:type="dxa"/>
            <w:tcBorders>
              <w:top w:val="single" w:sz="12" w:space="0" w:color="auto"/>
              <w:bottom w:val="single" w:sz="6" w:space="0" w:color="auto"/>
            </w:tcBorders>
            <w:shd w:val="clear" w:color="auto" w:fill="F2F2F2"/>
          </w:tcPr>
          <w:p w14:paraId="367B92A8"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3DB5FD17" w14:textId="77777777" w:rsidR="007C4CF2" w:rsidRPr="00227AD4" w:rsidRDefault="00381F67"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F84D55">
              <w:rPr>
                <w:rFonts w:ascii="Times New Roman" w:hAnsi="Times New Roman"/>
                <w:color w:val="000000" w:themeColor="text1"/>
                <w:sz w:val="24"/>
                <w:szCs w:val="24"/>
              </w:rPr>
              <w:t>13</w:t>
            </w:r>
            <w:r>
              <w:rPr>
                <w:rFonts w:ascii="Times New Roman" w:hAnsi="Times New Roman"/>
                <w:color w:val="000000" w:themeColor="text1"/>
                <w:sz w:val="24"/>
                <w:szCs w:val="24"/>
              </w:rPr>
              <w:t>.2</w:t>
            </w:r>
          </w:p>
        </w:tc>
      </w:tr>
      <w:tr w:rsidR="007C4CF2" w:rsidRPr="00227AD4" w14:paraId="6043B457" w14:textId="77777777" w:rsidTr="00205631">
        <w:tc>
          <w:tcPr>
            <w:tcW w:w="1818" w:type="dxa"/>
            <w:tcBorders>
              <w:top w:val="single" w:sz="6" w:space="0" w:color="auto"/>
              <w:bottom w:val="single" w:sz="6" w:space="0" w:color="auto"/>
            </w:tcBorders>
            <w:shd w:val="clear" w:color="auto" w:fill="F2F2F2"/>
          </w:tcPr>
          <w:p w14:paraId="6D003BD4"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3D04126D" w14:textId="77777777" w:rsidR="007C4CF2" w:rsidRPr="00227AD4" w:rsidRDefault="007C4CF2" w:rsidP="007C4CF2">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reviews student’s answers in chart</w:t>
            </w:r>
          </w:p>
        </w:tc>
      </w:tr>
      <w:tr w:rsidR="007C4CF2" w:rsidRPr="00227AD4" w14:paraId="77331C0D" w14:textId="77777777" w:rsidTr="00205631">
        <w:tc>
          <w:tcPr>
            <w:tcW w:w="1818" w:type="dxa"/>
            <w:tcBorders>
              <w:top w:val="single" w:sz="6" w:space="0" w:color="auto"/>
              <w:bottom w:val="single" w:sz="6" w:space="0" w:color="auto"/>
            </w:tcBorders>
            <w:shd w:val="clear" w:color="auto" w:fill="F2F2F2"/>
          </w:tcPr>
          <w:p w14:paraId="206A5828"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2AC4B53F" w14:textId="77777777"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576A0D00"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1A818E0C" w14:textId="77777777"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7C4CF2" w:rsidRPr="00227AD4" w14:paraId="53DEBF73" w14:textId="77777777" w:rsidTr="00205631">
        <w:tc>
          <w:tcPr>
            <w:tcW w:w="1818" w:type="dxa"/>
            <w:tcBorders>
              <w:top w:val="single" w:sz="6" w:space="0" w:color="auto"/>
              <w:bottom w:val="single" w:sz="6" w:space="0" w:color="auto"/>
            </w:tcBorders>
            <w:shd w:val="clear" w:color="auto" w:fill="F2F2F2"/>
          </w:tcPr>
          <w:p w14:paraId="7EC819AD"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5D8E04E5" w14:textId="77777777"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2C5EB98E"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490159CC" w14:textId="77777777"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7C4CF2" w:rsidRPr="00227AD4" w14:paraId="2A97944B" w14:textId="77777777" w:rsidTr="00205631">
        <w:tc>
          <w:tcPr>
            <w:tcW w:w="2628" w:type="dxa"/>
            <w:gridSpan w:val="2"/>
            <w:tcBorders>
              <w:top w:val="single" w:sz="6" w:space="0" w:color="auto"/>
            </w:tcBorders>
          </w:tcPr>
          <w:p w14:paraId="23637E8A"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3AFA2CDB" w14:textId="77777777"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7C4CF2" w:rsidRPr="00227AD4" w14:paraId="1DF94CE4" w14:textId="77777777" w:rsidTr="00205631">
        <w:tc>
          <w:tcPr>
            <w:tcW w:w="2628" w:type="dxa"/>
            <w:gridSpan w:val="2"/>
          </w:tcPr>
          <w:p w14:paraId="1420C6B5"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4873CFD7" w14:textId="77777777" w:rsidR="007C4CF2" w:rsidRPr="00227AD4" w:rsidRDefault="007C4CF2"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reviews student’s answers in chart</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7C4CF2" w:rsidRPr="00227AD4" w14:paraId="32F7D9D3" w14:textId="77777777" w:rsidTr="00205631">
        <w:tc>
          <w:tcPr>
            <w:tcW w:w="2628" w:type="dxa"/>
            <w:gridSpan w:val="2"/>
          </w:tcPr>
          <w:p w14:paraId="00077BE2"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3A28314B" w14:textId="77777777" w:rsidR="007C4CF2" w:rsidRPr="00AD64EA" w:rsidRDefault="007C4CF2" w:rsidP="00205631">
            <w:pPr>
              <w:contextualSpacing/>
              <w:rPr>
                <w:rFonts w:ascii="Times New Roman" w:hAnsi="Times New Roman" w:cs="Times New Roman"/>
                <w:sz w:val="24"/>
                <w:szCs w:val="24"/>
              </w:rPr>
            </w:pPr>
            <w:r>
              <w:rPr>
                <w:rFonts w:ascii="Times New Roman" w:hAnsi="Times New Roman" w:cs="Times New Roman"/>
                <w:sz w:val="24"/>
                <w:szCs w:val="24"/>
              </w:rPr>
              <w:t xml:space="preserve">Submit </w:t>
            </w:r>
            <w:r w:rsidR="00381F67" w:rsidRPr="00A827EA">
              <w:rPr>
                <w:rFonts w:ascii="Times New Roman" w:hAnsi="Times New Roman" w:cs="Times New Roman"/>
                <w:sz w:val="24"/>
                <w:szCs w:val="24"/>
              </w:rPr>
              <w:t>chart format of student’s answer form.</w:t>
            </w:r>
          </w:p>
        </w:tc>
      </w:tr>
      <w:tr w:rsidR="007C4CF2" w:rsidRPr="00227AD4" w14:paraId="27903C5A" w14:textId="77777777" w:rsidTr="00205631">
        <w:trPr>
          <w:trHeight w:val="408"/>
        </w:trPr>
        <w:tc>
          <w:tcPr>
            <w:tcW w:w="2628" w:type="dxa"/>
            <w:gridSpan w:val="2"/>
          </w:tcPr>
          <w:p w14:paraId="696C3104"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Preconditions:</w:t>
            </w:r>
          </w:p>
        </w:tc>
        <w:tc>
          <w:tcPr>
            <w:tcW w:w="7110" w:type="dxa"/>
            <w:gridSpan w:val="3"/>
          </w:tcPr>
          <w:p w14:paraId="76A15D96" w14:textId="77777777" w:rsidR="007C4CF2" w:rsidRPr="00381F67" w:rsidRDefault="00381F67" w:rsidP="00381F67">
            <w:pPr>
              <w:contextualSpacing/>
              <w:rPr>
                <w:rFonts w:ascii="Times New Roman" w:hAnsi="Times New Roman" w:cs="Times New Roman"/>
                <w:sz w:val="24"/>
                <w:szCs w:val="24"/>
              </w:rPr>
            </w:pPr>
            <w:r>
              <w:rPr>
                <w:rFonts w:ascii="Times New Roman" w:hAnsi="Times New Roman" w:cs="Times New Roman"/>
                <w:sz w:val="24"/>
                <w:szCs w:val="24"/>
              </w:rPr>
              <w:t xml:space="preserve">Lecturer enters to Overall testing </w:t>
            </w:r>
            <w:commentRangeStart w:id="66"/>
            <w:r>
              <w:rPr>
                <w:rFonts w:ascii="Times New Roman" w:hAnsi="Times New Roman" w:cs="Times New Roman"/>
                <w:sz w:val="24"/>
                <w:szCs w:val="24"/>
              </w:rPr>
              <w:t>page</w:t>
            </w:r>
            <w:commentRangeEnd w:id="66"/>
            <w:r w:rsidR="00AC34BD">
              <w:rPr>
                <w:rStyle w:val="CommentReference"/>
              </w:rPr>
              <w:commentReference w:id="66"/>
            </w:r>
            <w:r>
              <w:rPr>
                <w:rFonts w:ascii="Times New Roman" w:hAnsi="Times New Roman" w:cs="Times New Roman"/>
                <w:sz w:val="24"/>
                <w:szCs w:val="24"/>
              </w:rPr>
              <w:t>.</w:t>
            </w:r>
          </w:p>
        </w:tc>
      </w:tr>
      <w:tr w:rsidR="007C4CF2" w:rsidRPr="00227AD4" w14:paraId="1FA75419" w14:textId="77777777" w:rsidTr="00205631">
        <w:tc>
          <w:tcPr>
            <w:tcW w:w="2628" w:type="dxa"/>
            <w:gridSpan w:val="2"/>
          </w:tcPr>
          <w:p w14:paraId="63682215"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2CF07438" w14:textId="77777777" w:rsidR="007C4CF2" w:rsidRPr="00227AD4" w:rsidRDefault="00381F67" w:rsidP="00205631">
            <w:pPr>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displays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tc>
      </w:tr>
      <w:tr w:rsidR="007C4CF2" w:rsidRPr="00227AD4" w14:paraId="2E662CCC" w14:textId="77777777" w:rsidTr="00205631">
        <w:tc>
          <w:tcPr>
            <w:tcW w:w="2628" w:type="dxa"/>
            <w:gridSpan w:val="2"/>
          </w:tcPr>
          <w:p w14:paraId="71520F0E"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Normal Flow:</w:t>
            </w:r>
          </w:p>
        </w:tc>
        <w:tc>
          <w:tcPr>
            <w:tcW w:w="7110" w:type="dxa"/>
            <w:gridSpan w:val="3"/>
          </w:tcPr>
          <w:p w14:paraId="74189354" w14:textId="77777777" w:rsidR="007C4CF2" w:rsidRPr="00381F67" w:rsidRDefault="007C4CF2" w:rsidP="00381F67">
            <w:pPr>
              <w:numPr>
                <w:ilvl w:val="0"/>
                <w:numId w:val="39"/>
              </w:numPr>
              <w:contextualSpacing/>
              <w:rPr>
                <w:rFonts w:ascii="Times New Roman" w:hAnsi="Times New Roman" w:cs="Times New Roman"/>
                <w:sz w:val="24"/>
                <w:szCs w:val="24"/>
              </w:rPr>
            </w:pPr>
            <w:r w:rsidRPr="00381F67">
              <w:rPr>
                <w:rFonts w:ascii="Times New Roman" w:hAnsi="Times New Roman" w:cs="Times New Roman"/>
                <w:sz w:val="24"/>
                <w:szCs w:val="24"/>
              </w:rPr>
              <w:t>Lecturer enters to Lecturer main page.</w:t>
            </w:r>
          </w:p>
          <w:p w14:paraId="6DD8F878" w14:textId="77777777" w:rsidR="007C4CF2" w:rsidRPr="00381F67" w:rsidRDefault="007C4CF2" w:rsidP="00381F67">
            <w:pPr>
              <w:numPr>
                <w:ilvl w:val="0"/>
                <w:numId w:val="39"/>
              </w:numPr>
              <w:contextualSpacing/>
              <w:rPr>
                <w:rFonts w:ascii="Times New Roman" w:hAnsi="Times New Roman" w:cs="Times New Roman"/>
                <w:sz w:val="24"/>
                <w:szCs w:val="24"/>
              </w:rPr>
            </w:pPr>
            <w:r w:rsidRPr="00381F67">
              <w:rPr>
                <w:rFonts w:ascii="Times New Roman" w:hAnsi="Times New Roman" w:cs="Times New Roman"/>
                <w:sz w:val="24"/>
                <w:szCs w:val="24"/>
              </w:rPr>
              <w:t>The system redirects to Lecturer main page on the mobile application.</w:t>
            </w:r>
          </w:p>
          <w:p w14:paraId="37C116A5" w14:textId="77777777" w:rsidR="007C4CF2" w:rsidRDefault="007C4CF2" w:rsidP="00381F67">
            <w:pPr>
              <w:numPr>
                <w:ilvl w:val="0"/>
                <w:numId w:val="3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058E85F2" w14:textId="77777777" w:rsidR="007C4CF2" w:rsidRDefault="007C4CF2" w:rsidP="00381F67">
            <w:pPr>
              <w:numPr>
                <w:ilvl w:val="0"/>
                <w:numId w:val="3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47B54BC3" w14:textId="77777777" w:rsidR="007C4CF2" w:rsidRPr="00AD64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1128502F" w14:textId="77777777" w:rsidR="007C4CF2" w:rsidRPr="00A827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5298D478" w14:textId="77777777" w:rsidR="007C4CF2" w:rsidRPr="00AD64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4C1BDEAD" w14:textId="77777777" w:rsidR="007C4CF2" w:rsidRDefault="007C4CF2" w:rsidP="00381F67">
            <w:pPr>
              <w:numPr>
                <w:ilvl w:val="0"/>
                <w:numId w:val="3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14:paraId="643A7FF1" w14:textId="77777777" w:rsidR="007C4CF2" w:rsidRPr="00A827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14:paraId="334B2C60" w14:textId="77777777" w:rsidR="007C4CF2"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65F220F6" w14:textId="77777777" w:rsidR="007C4CF2" w:rsidRDefault="007C4CF2" w:rsidP="00381F67">
            <w:pPr>
              <w:numPr>
                <w:ilvl w:val="0"/>
                <w:numId w:val="39"/>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14E75F27" w14:textId="77777777" w:rsidR="007C4CF2" w:rsidRPr="002C1C62"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0B3A1039" w14:textId="77777777" w:rsidR="007C4CF2" w:rsidRPr="00A827EA"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review overall student’s answer in each choice of assignment or quiz in chart format.</w:t>
            </w:r>
          </w:p>
          <w:p w14:paraId="4D8CFEE6" w14:textId="77777777" w:rsidR="007C4CF2"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chart format of student’s answer form.</w:t>
            </w:r>
          </w:p>
          <w:p w14:paraId="351B8D21" w14:textId="77777777" w:rsidR="007C4CF2" w:rsidRDefault="007C4CF2" w:rsidP="00381F67">
            <w:pPr>
              <w:numPr>
                <w:ilvl w:val="0"/>
                <w:numId w:val="3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14:paraId="7D020114" w14:textId="77777777" w:rsidR="007C4CF2" w:rsidRDefault="007C4CF2" w:rsidP="00381F67">
            <w:pPr>
              <w:numPr>
                <w:ilvl w:val="0"/>
                <w:numId w:val="39"/>
              </w:numPr>
              <w:contextualSpacing/>
              <w:rPr>
                <w:rFonts w:ascii="Times New Roman" w:hAnsi="Times New Roman" w:cs="Times New Roman"/>
                <w:sz w:val="24"/>
                <w:szCs w:val="24"/>
              </w:rPr>
            </w:pPr>
            <w:r>
              <w:rPr>
                <w:rFonts w:ascii="Times New Roman" w:hAnsi="Times New Roman" w:cs="Times New Roman"/>
                <w:sz w:val="24"/>
                <w:szCs w:val="24"/>
              </w:rPr>
              <w:t>Th</w:t>
            </w:r>
            <w:r w:rsidRPr="00031398">
              <w:rPr>
                <w:rFonts w:ascii="Times New Roman" w:hAnsi="Times New Roman" w:cs="Times New Roman"/>
                <w:sz w:val="24"/>
                <w:szCs w:val="24"/>
              </w:rPr>
              <w:t xml:space="preserve">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w:t>
            </w:r>
          </w:p>
          <w:p w14:paraId="50F05127" w14:textId="77777777" w:rsidR="007C4CF2" w:rsidRPr="00F853E3" w:rsidRDefault="007C4CF2" w:rsidP="00381F67">
            <w:pPr>
              <w:numPr>
                <w:ilvl w:val="0"/>
                <w:numId w:val="39"/>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w:t>
            </w:r>
            <w:r w:rsidR="00381F67">
              <w:rPr>
                <w:rFonts w:ascii="Times New Roman" w:hAnsi="Times New Roman" w:cs="Times New Roman"/>
                <w:sz w:val="24"/>
                <w:szCs w:val="24"/>
              </w:rPr>
              <w:t>s</w:t>
            </w:r>
            <w:r>
              <w:rPr>
                <w:rFonts w:ascii="Times New Roman" w:hAnsi="Times New Roman" w:cs="Times New Roman"/>
                <w:sz w:val="24"/>
                <w:szCs w:val="24"/>
              </w:rPr>
              <w:t xml:space="preserve">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tc>
      </w:tr>
      <w:tr w:rsidR="007C4CF2" w:rsidRPr="00227AD4" w14:paraId="6F8838A4" w14:textId="77777777" w:rsidTr="00205631">
        <w:tc>
          <w:tcPr>
            <w:tcW w:w="2628" w:type="dxa"/>
            <w:gridSpan w:val="2"/>
          </w:tcPr>
          <w:p w14:paraId="20D1499B" w14:textId="77777777" w:rsidR="007C4CF2" w:rsidRPr="006A6F08" w:rsidRDefault="007C4CF2"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14:paraId="18017B54" w14:textId="77777777" w:rsidR="007C4CF2" w:rsidRPr="006A6F08" w:rsidRDefault="007C4CF2" w:rsidP="00205631">
            <w:pPr>
              <w:jc w:val="right"/>
              <w:rPr>
                <w:rFonts w:ascii="Times New Roman" w:hAnsi="Times New Roman" w:cs="Times New Roman"/>
                <w:b/>
                <w:color w:val="000000" w:themeColor="text1"/>
                <w:sz w:val="24"/>
                <w:szCs w:val="24"/>
              </w:rPr>
            </w:pPr>
          </w:p>
        </w:tc>
        <w:tc>
          <w:tcPr>
            <w:tcW w:w="7110" w:type="dxa"/>
            <w:gridSpan w:val="3"/>
          </w:tcPr>
          <w:p w14:paraId="0BE50BF4" w14:textId="77777777" w:rsidR="007C4CF2"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14:paraId="6D083939" w14:textId="77777777" w:rsidR="007C4CF2" w:rsidRPr="002C1C62" w:rsidRDefault="007C4CF2" w:rsidP="00205631">
            <w:pPr>
              <w:rPr>
                <w:rFonts w:ascii="Times New Roman" w:hAnsi="Times New Roman" w:cs="Times New Roman"/>
                <w:sz w:val="24"/>
                <w:szCs w:val="24"/>
              </w:rPr>
            </w:pPr>
          </w:p>
        </w:tc>
      </w:tr>
      <w:tr w:rsidR="007C4CF2" w:rsidRPr="00227AD4" w14:paraId="2B74D323" w14:textId="77777777" w:rsidTr="00205631">
        <w:tc>
          <w:tcPr>
            <w:tcW w:w="2628" w:type="dxa"/>
            <w:gridSpan w:val="2"/>
          </w:tcPr>
          <w:p w14:paraId="57F1CC02"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722C603C" w14:textId="77777777"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7C4CF2" w:rsidRPr="00227AD4" w14:paraId="7538F7FA" w14:textId="77777777" w:rsidTr="00205631">
        <w:tc>
          <w:tcPr>
            <w:tcW w:w="2628" w:type="dxa"/>
            <w:gridSpan w:val="2"/>
          </w:tcPr>
          <w:p w14:paraId="3BD4AA93"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68A0A078" w14:textId="77777777" w:rsidR="007C4CF2" w:rsidRPr="00227AD4" w:rsidRDefault="007C4CF2"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7C4CF2" w:rsidRPr="00227AD4" w14:paraId="0EA865AA" w14:textId="77777777" w:rsidTr="00205631">
        <w:tc>
          <w:tcPr>
            <w:tcW w:w="2628" w:type="dxa"/>
            <w:gridSpan w:val="2"/>
          </w:tcPr>
          <w:p w14:paraId="258E309A"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5AEB444F" w14:textId="77777777"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7C4CF2" w:rsidRPr="00227AD4" w14:paraId="3539B557" w14:textId="77777777" w:rsidTr="00205631">
        <w:tc>
          <w:tcPr>
            <w:tcW w:w="2628" w:type="dxa"/>
            <w:gridSpan w:val="2"/>
          </w:tcPr>
          <w:p w14:paraId="6D50F1DD"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555B9396" w14:textId="77777777"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7C4CF2" w:rsidRPr="00227AD4" w14:paraId="55DE3C0A" w14:textId="77777777" w:rsidTr="00205631">
        <w:tc>
          <w:tcPr>
            <w:tcW w:w="2628" w:type="dxa"/>
            <w:gridSpan w:val="2"/>
          </w:tcPr>
          <w:p w14:paraId="01EE87E7" w14:textId="77777777" w:rsidR="007C4CF2" w:rsidRPr="00227AD4" w:rsidRDefault="007C4CF2"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Notes and Issues:</w:t>
            </w:r>
          </w:p>
        </w:tc>
        <w:tc>
          <w:tcPr>
            <w:tcW w:w="7110" w:type="dxa"/>
            <w:gridSpan w:val="3"/>
          </w:tcPr>
          <w:p w14:paraId="36E04C5C" w14:textId="77777777" w:rsidR="007C4CF2" w:rsidRPr="00227AD4" w:rsidRDefault="007C4CF2"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49B23B93" w14:textId="77777777" w:rsidR="007C4CF2" w:rsidRDefault="007C4CF2" w:rsidP="00A526AC">
      <w:pPr>
        <w:rPr>
          <w:rFonts w:ascii="Times New Roman" w:hAnsi="Times New Roman" w:cs="Times New Roman"/>
          <w:sz w:val="24"/>
          <w:szCs w:val="24"/>
        </w:rPr>
      </w:pPr>
    </w:p>
    <w:p w14:paraId="55A45E7A" w14:textId="77777777" w:rsidR="007C4CF2" w:rsidRDefault="007C4CF2" w:rsidP="00A526AC">
      <w:pPr>
        <w:rPr>
          <w:rFonts w:ascii="Times New Roman" w:hAnsi="Times New Roman" w:cs="Times New Roman"/>
          <w:sz w:val="24"/>
          <w:szCs w:val="24"/>
        </w:rPr>
      </w:pPr>
    </w:p>
    <w:p w14:paraId="1DC953A0" w14:textId="77777777" w:rsidR="0065238D" w:rsidRDefault="0065238D" w:rsidP="00A526AC">
      <w:pPr>
        <w:rPr>
          <w:rFonts w:ascii="Times New Roman" w:hAnsi="Times New Roman" w:cs="Times New Roman"/>
          <w:sz w:val="24"/>
          <w:szCs w:val="24"/>
        </w:rPr>
      </w:pPr>
    </w:p>
    <w:p w14:paraId="4F99EAC7" w14:textId="77777777" w:rsidR="0065238D" w:rsidRPr="00A827EA" w:rsidRDefault="0065238D" w:rsidP="00A526AC">
      <w:pPr>
        <w:rPr>
          <w:rFonts w:ascii="Times New Roman" w:hAnsi="Times New Roman" w:cs="Times New Roman"/>
          <w:sz w:val="24"/>
          <w:szCs w:val="24"/>
        </w:rPr>
      </w:pPr>
    </w:p>
    <w:p w14:paraId="5ED0C356" w14:textId="77777777" w:rsidR="00A526AC" w:rsidRPr="00CE3566" w:rsidRDefault="00381F6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F84D55">
        <w:rPr>
          <w:rFonts w:ascii="Times New Roman" w:hAnsi="Times New Roman" w:cs="Times New Roman"/>
          <w:b/>
          <w:bCs/>
          <w:sz w:val="29"/>
          <w:szCs w:val="29"/>
        </w:rPr>
        <w:t>13</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review overall student’s answer in each choice of assignment or quiz in chart format. </w:t>
      </w:r>
    </w:p>
    <w:p w14:paraId="09E29B6E" w14:textId="77777777"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Lecturer can review overall student’s answer in each choice of assignment or quiz in chart format into the mobile application. Which Lecturer can analyze thinking of students in decision choose answers.</w:t>
      </w:r>
    </w:p>
    <w:p w14:paraId="55716EA0"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14:paraId="7BADDBA5"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14:paraId="57D03BE1"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14:paraId="6A961927" w14:textId="77777777"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14:paraId="1B4FD505"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60ABF136" w14:textId="77777777" w:rsidR="00A526AC" w:rsidRPr="00381F67" w:rsidRDefault="00A526AC" w:rsidP="00381F67">
      <w:pPr>
        <w:numPr>
          <w:ilvl w:val="0"/>
          <w:numId w:val="40"/>
        </w:numPr>
        <w:contextualSpacing/>
        <w:rPr>
          <w:rFonts w:ascii="Times New Roman" w:hAnsi="Times New Roman" w:cs="Times New Roman"/>
          <w:sz w:val="24"/>
          <w:szCs w:val="24"/>
        </w:rPr>
      </w:pPr>
      <w:r w:rsidRPr="00381F67">
        <w:rPr>
          <w:rFonts w:ascii="Times New Roman" w:hAnsi="Times New Roman" w:cs="Times New Roman"/>
          <w:sz w:val="24"/>
          <w:szCs w:val="24"/>
        </w:rPr>
        <w:t>Lecturer enters to Lecturer main page.</w:t>
      </w:r>
    </w:p>
    <w:p w14:paraId="3F51A100" w14:textId="77777777" w:rsidR="00A526AC" w:rsidRPr="00A827EA" w:rsidRDefault="00A526AC" w:rsidP="00381F67">
      <w:pPr>
        <w:numPr>
          <w:ilvl w:val="0"/>
          <w:numId w:val="4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Course management page.</w:t>
      </w:r>
    </w:p>
    <w:p w14:paraId="399A448F" w14:textId="77777777" w:rsidR="00A526AC" w:rsidRPr="00A827EA"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6E44E755" w14:textId="77777777" w:rsidR="00A526AC"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646B895C" w14:textId="77777777" w:rsidR="00A526AC" w:rsidRPr="00A827EA" w:rsidRDefault="00A526AC" w:rsidP="00381F67">
      <w:pPr>
        <w:numPr>
          <w:ilvl w:val="0"/>
          <w:numId w:val="40"/>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14:paraId="0C817467" w14:textId="77777777" w:rsidR="00A526AC"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5D5B4F0F" w14:textId="77777777" w:rsidR="00A526AC" w:rsidRPr="00A827EA" w:rsidRDefault="00A526AC" w:rsidP="00381F67">
      <w:pPr>
        <w:numPr>
          <w:ilvl w:val="0"/>
          <w:numId w:val="40"/>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12F4E2C5" w14:textId="77777777" w:rsidR="00A526AC" w:rsidRPr="00A827EA"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review overall student’s answer in each choice of assignment or quiz in chart format.</w:t>
      </w:r>
    </w:p>
    <w:p w14:paraId="57AC5DC1" w14:textId="77777777" w:rsidR="00A526AC" w:rsidRPr="00903F09" w:rsidRDefault="00A526AC" w:rsidP="00381F67">
      <w:pPr>
        <w:numPr>
          <w:ilvl w:val="0"/>
          <w:numId w:val="4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chart format of student’s answer form.</w:t>
      </w:r>
    </w:p>
    <w:p w14:paraId="0A95AC2E" w14:textId="77777777" w:rsidR="00A526AC" w:rsidRDefault="00A526AC" w:rsidP="00A526AC">
      <w:pPr>
        <w:ind w:left="360"/>
        <w:rPr>
          <w:rFonts w:ascii="Times New Roman" w:hAnsi="Times New Roman" w:cs="Times New Roman"/>
          <w:sz w:val="24"/>
          <w:szCs w:val="24"/>
        </w:rPr>
      </w:pPr>
    </w:p>
    <w:p w14:paraId="2AFB05E1" w14:textId="77777777" w:rsidR="0065238D" w:rsidRDefault="0065238D" w:rsidP="00A526AC">
      <w:pPr>
        <w:ind w:left="360"/>
        <w:rPr>
          <w:rFonts w:ascii="Times New Roman" w:hAnsi="Times New Roman" w:cs="Times New Roman"/>
          <w:sz w:val="24"/>
          <w:szCs w:val="24"/>
        </w:rPr>
      </w:pPr>
    </w:p>
    <w:p w14:paraId="7B1D3FCF" w14:textId="77777777" w:rsidR="0065238D" w:rsidRDefault="0065238D" w:rsidP="00A526AC">
      <w:pPr>
        <w:ind w:left="360"/>
        <w:rPr>
          <w:rFonts w:ascii="Times New Roman" w:hAnsi="Times New Roman" w:cs="Times New Roman"/>
          <w:sz w:val="24"/>
          <w:szCs w:val="24"/>
        </w:rPr>
      </w:pPr>
    </w:p>
    <w:p w14:paraId="2C25D572" w14:textId="77777777" w:rsidR="0065238D" w:rsidRDefault="0065238D" w:rsidP="00A526AC">
      <w:pPr>
        <w:ind w:left="360"/>
        <w:rPr>
          <w:rFonts w:ascii="Times New Roman" w:hAnsi="Times New Roman" w:cs="Times New Roman"/>
          <w:sz w:val="24"/>
          <w:szCs w:val="24"/>
        </w:rPr>
      </w:pPr>
    </w:p>
    <w:p w14:paraId="427A49F6" w14:textId="77777777" w:rsidR="0065238D" w:rsidRDefault="0065238D" w:rsidP="00A526AC">
      <w:pPr>
        <w:ind w:left="360"/>
        <w:rPr>
          <w:rFonts w:ascii="Times New Roman" w:hAnsi="Times New Roman" w:cs="Times New Roman"/>
          <w:sz w:val="24"/>
          <w:szCs w:val="24"/>
        </w:rPr>
      </w:pPr>
    </w:p>
    <w:p w14:paraId="68742A25" w14:textId="77777777" w:rsidR="0065238D" w:rsidRDefault="0065238D" w:rsidP="00A526AC">
      <w:pPr>
        <w:ind w:left="360"/>
        <w:rPr>
          <w:rFonts w:ascii="Times New Roman" w:hAnsi="Times New Roman" w:cs="Times New Roman"/>
          <w:sz w:val="24"/>
          <w:szCs w:val="24"/>
        </w:rPr>
      </w:pPr>
    </w:p>
    <w:p w14:paraId="4B81CE18" w14:textId="77777777" w:rsidR="0065238D" w:rsidRDefault="0065238D" w:rsidP="00A526AC">
      <w:pPr>
        <w:ind w:left="360"/>
        <w:rPr>
          <w:rFonts w:ascii="Times New Roman" w:hAnsi="Times New Roman" w:cs="Times New Roman"/>
          <w:sz w:val="24"/>
          <w:szCs w:val="24"/>
        </w:rPr>
      </w:pPr>
    </w:p>
    <w:p w14:paraId="4DCC43D6" w14:textId="77777777" w:rsidR="0065238D" w:rsidRDefault="0065238D" w:rsidP="00A526AC">
      <w:pPr>
        <w:ind w:left="360"/>
        <w:rPr>
          <w:rFonts w:ascii="Times New Roman" w:hAnsi="Times New Roman" w:cs="Times New Roman"/>
          <w:sz w:val="24"/>
          <w:szCs w:val="24"/>
        </w:rPr>
      </w:pPr>
    </w:p>
    <w:p w14:paraId="30534FC5" w14:textId="77777777" w:rsidR="0065238D" w:rsidRDefault="0065238D" w:rsidP="00A526AC">
      <w:pPr>
        <w:ind w:left="360"/>
        <w:rPr>
          <w:rFonts w:ascii="Times New Roman" w:hAnsi="Times New Roman" w:cs="Times New Roman"/>
          <w:sz w:val="24"/>
          <w:szCs w:val="24"/>
        </w:rPr>
      </w:pPr>
    </w:p>
    <w:p w14:paraId="0728090B" w14:textId="77777777" w:rsidR="0065238D" w:rsidRDefault="0065238D" w:rsidP="00A526AC">
      <w:pPr>
        <w:ind w:left="360"/>
        <w:rPr>
          <w:rFonts w:ascii="Times New Roman" w:hAnsi="Times New Roman" w:cs="Times New Roman"/>
          <w:sz w:val="24"/>
          <w:szCs w:val="24"/>
        </w:rPr>
      </w:pPr>
    </w:p>
    <w:p w14:paraId="25EFA19F" w14:textId="77777777" w:rsidR="0065238D" w:rsidRDefault="0065238D" w:rsidP="00A526AC">
      <w:pPr>
        <w:ind w:left="360"/>
        <w:rPr>
          <w:rFonts w:ascii="Times New Roman" w:hAnsi="Times New Roman" w:cs="Times New Roman"/>
          <w:sz w:val="24"/>
          <w:szCs w:val="24"/>
        </w:rPr>
      </w:pPr>
    </w:p>
    <w:p w14:paraId="75181432" w14:textId="77777777" w:rsidR="00344883" w:rsidRPr="00A827EA" w:rsidRDefault="00344883" w:rsidP="00A526AC">
      <w:pPr>
        <w:ind w:left="360"/>
        <w:rPr>
          <w:rFonts w:ascii="Times New Roman" w:hAnsi="Times New Roman" w:cs="Times New Roman"/>
          <w:sz w:val="24"/>
          <w:szCs w:val="24"/>
        </w:rPr>
      </w:pPr>
    </w:p>
    <w:p w14:paraId="37CBAE49" w14:textId="77777777"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w:t>
      </w:r>
      <w:r w:rsidR="00381F67">
        <w:rPr>
          <w:rFonts w:ascii="Times New Roman" w:hAnsi="Times New Roman" w:cs="Times New Roman"/>
          <w:b/>
          <w:bCs/>
          <w:sz w:val="29"/>
          <w:szCs w:val="29"/>
        </w:rPr>
        <w:t xml:space="preserve">rement Specification of URS </w:t>
      </w:r>
      <w:r w:rsidR="00F84D55">
        <w:rPr>
          <w:rFonts w:ascii="Times New Roman" w:hAnsi="Times New Roman" w:cs="Times New Roman"/>
          <w:b/>
          <w:bCs/>
          <w:sz w:val="29"/>
          <w:szCs w:val="29"/>
        </w:rPr>
        <w:t>13</w:t>
      </w:r>
      <w:r w:rsidR="00381F67">
        <w:rPr>
          <w:rFonts w:ascii="Times New Roman" w:hAnsi="Times New Roman" w:cs="Times New Roman"/>
          <w:b/>
          <w:bCs/>
          <w:sz w:val="29"/>
          <w:szCs w:val="29"/>
        </w:rPr>
        <w:t>.2</w:t>
      </w:r>
    </w:p>
    <w:p w14:paraId="1BEA048F" w14:textId="77777777" w:rsidR="00A526AC" w:rsidRPr="000B5927" w:rsidRDefault="00A526AC" w:rsidP="00A526AC"/>
    <w:p w14:paraId="7BBD93D9" w14:textId="77777777" w:rsidR="00381F67" w:rsidRPr="00E941D6"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32DDEAFD" w14:textId="77777777"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068CA8D5" w14:textId="77777777"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5D359A57" w14:textId="77777777"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14:paraId="6C6EE6D3" w14:textId="77777777" w:rsidR="00381F67" w:rsidRDefault="00381F67" w:rsidP="00381F67">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759A2A14"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13-1.2</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14:paraId="364D442B"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13-2.2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w:t>
      </w:r>
    </w:p>
    <w:p w14:paraId="4D3CE5AF" w14:textId="77777777" w:rsidR="00381F67" w:rsidRDefault="00381F67" w:rsidP="00381F6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13-3.2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14:paraId="34445007" w14:textId="77777777" w:rsidR="00A526AC" w:rsidRDefault="00A526AC" w:rsidP="00A526AC">
      <w:pPr>
        <w:ind w:left="720"/>
        <w:rPr>
          <w:rFonts w:ascii="Times New Roman" w:hAnsi="Times New Roman" w:cs="Times New Roman"/>
          <w:sz w:val="24"/>
          <w:szCs w:val="24"/>
        </w:rPr>
      </w:pPr>
    </w:p>
    <w:p w14:paraId="3BBEF422" w14:textId="77777777" w:rsidR="00A526AC" w:rsidRDefault="00A526AC" w:rsidP="00A526AC">
      <w:pPr>
        <w:ind w:left="720"/>
        <w:rPr>
          <w:rFonts w:ascii="Times New Roman" w:hAnsi="Times New Roman" w:cs="Times New Roman"/>
          <w:sz w:val="24"/>
          <w:szCs w:val="24"/>
        </w:rPr>
      </w:pPr>
    </w:p>
    <w:p w14:paraId="27A8A328" w14:textId="77777777" w:rsidR="00A526AC" w:rsidRPr="00A827EA" w:rsidRDefault="00A526AC" w:rsidP="00A526AC">
      <w:pPr>
        <w:ind w:left="360"/>
        <w:rPr>
          <w:rFonts w:ascii="Times New Roman" w:hAnsi="Times New Roman" w:cs="Times New Roman"/>
          <w:sz w:val="24"/>
          <w:szCs w:val="24"/>
        </w:rPr>
      </w:pPr>
    </w:p>
    <w:p w14:paraId="0B87F11A" w14:textId="77777777" w:rsidR="00A526AC" w:rsidRPr="00A827EA" w:rsidRDefault="00A526AC" w:rsidP="00A526AC">
      <w:pPr>
        <w:ind w:left="360"/>
        <w:rPr>
          <w:rFonts w:ascii="Times New Roman" w:hAnsi="Times New Roman" w:cs="Times New Roman"/>
          <w:sz w:val="24"/>
          <w:szCs w:val="24"/>
        </w:rPr>
      </w:pPr>
    </w:p>
    <w:p w14:paraId="7939356E" w14:textId="77777777" w:rsidR="00A526AC" w:rsidRPr="00A827EA" w:rsidRDefault="00A526AC" w:rsidP="00A526AC">
      <w:pPr>
        <w:ind w:left="360"/>
        <w:rPr>
          <w:rFonts w:ascii="Times New Roman" w:hAnsi="Times New Roman" w:cs="Times New Roman"/>
          <w:sz w:val="24"/>
          <w:szCs w:val="24"/>
        </w:rPr>
      </w:pPr>
    </w:p>
    <w:p w14:paraId="22C3A5A3" w14:textId="77777777" w:rsidR="00A526AC" w:rsidRPr="00A827EA" w:rsidRDefault="00A526AC" w:rsidP="00A526AC">
      <w:pPr>
        <w:ind w:left="360"/>
        <w:rPr>
          <w:rFonts w:ascii="Times New Roman" w:hAnsi="Times New Roman" w:cs="Times New Roman"/>
          <w:sz w:val="24"/>
          <w:szCs w:val="24"/>
        </w:rPr>
      </w:pPr>
    </w:p>
    <w:p w14:paraId="46B62E9D" w14:textId="77777777" w:rsidR="00A526AC" w:rsidRPr="00A827EA" w:rsidRDefault="00A526AC" w:rsidP="00A526AC">
      <w:pPr>
        <w:ind w:left="360"/>
        <w:rPr>
          <w:rFonts w:ascii="Times New Roman" w:hAnsi="Times New Roman" w:cs="Times New Roman"/>
          <w:sz w:val="24"/>
          <w:szCs w:val="24"/>
        </w:rPr>
      </w:pPr>
    </w:p>
    <w:p w14:paraId="5627130D" w14:textId="77777777" w:rsidR="00A526AC" w:rsidRPr="00A827EA" w:rsidRDefault="00A526AC" w:rsidP="00A526AC">
      <w:pPr>
        <w:ind w:left="360"/>
        <w:rPr>
          <w:rFonts w:ascii="Times New Roman" w:hAnsi="Times New Roman" w:cs="Times New Roman"/>
          <w:sz w:val="24"/>
          <w:szCs w:val="24"/>
        </w:rPr>
      </w:pPr>
    </w:p>
    <w:p w14:paraId="3412C7A5" w14:textId="77777777" w:rsidR="00A526AC" w:rsidRPr="00A827EA" w:rsidRDefault="00A526AC" w:rsidP="00A526AC">
      <w:pPr>
        <w:ind w:left="360"/>
        <w:rPr>
          <w:rFonts w:ascii="Times New Roman" w:hAnsi="Times New Roman" w:cs="Times New Roman"/>
          <w:sz w:val="24"/>
          <w:szCs w:val="24"/>
        </w:rPr>
      </w:pPr>
    </w:p>
    <w:p w14:paraId="4F81CA53" w14:textId="77777777" w:rsidR="00A526AC" w:rsidRPr="00A827EA" w:rsidRDefault="00A526AC" w:rsidP="00A526AC">
      <w:pPr>
        <w:ind w:left="360"/>
        <w:rPr>
          <w:rFonts w:ascii="Times New Roman" w:hAnsi="Times New Roman" w:cs="Times New Roman"/>
          <w:sz w:val="24"/>
          <w:szCs w:val="24"/>
        </w:rPr>
      </w:pPr>
    </w:p>
    <w:p w14:paraId="413BB3A2" w14:textId="77777777" w:rsidR="00A526AC" w:rsidRDefault="00A526AC" w:rsidP="00A526AC">
      <w:pPr>
        <w:ind w:left="360"/>
        <w:rPr>
          <w:rFonts w:ascii="Times New Roman" w:hAnsi="Times New Roman" w:cs="Times New Roman"/>
          <w:sz w:val="24"/>
          <w:szCs w:val="24"/>
        </w:rPr>
      </w:pPr>
    </w:p>
    <w:p w14:paraId="2A6733C1" w14:textId="77777777" w:rsidR="00A526AC" w:rsidRDefault="00A526AC" w:rsidP="00A526AC">
      <w:pPr>
        <w:ind w:left="360"/>
        <w:rPr>
          <w:rFonts w:ascii="Times New Roman" w:hAnsi="Times New Roman" w:cs="Times New Roman"/>
          <w:sz w:val="24"/>
          <w:szCs w:val="24"/>
        </w:rPr>
      </w:pPr>
    </w:p>
    <w:p w14:paraId="54394E26" w14:textId="77777777" w:rsidR="00A526AC" w:rsidRDefault="00A526AC" w:rsidP="00A526AC">
      <w:pPr>
        <w:rPr>
          <w:rFonts w:ascii="Times New Roman" w:hAnsi="Times New Roman" w:cs="Times New Roman"/>
          <w:sz w:val="24"/>
          <w:szCs w:val="24"/>
        </w:rPr>
      </w:pPr>
    </w:p>
    <w:p w14:paraId="3577FC3F" w14:textId="77777777" w:rsidR="0065238D" w:rsidRDefault="0065238D" w:rsidP="0065238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t>4.1</w:t>
      </w:r>
      <w:r w:rsidR="00F84D55">
        <w:rPr>
          <w:rFonts w:ascii="Times New Roman" w:hAnsi="Times New Roman" w:cs="Times New Roman"/>
          <w:b/>
          <w:bCs/>
          <w:i w:val="0"/>
          <w:iCs w:val="0"/>
          <w:sz w:val="36"/>
          <w:szCs w:val="36"/>
        </w:rPr>
        <w:t>4</w:t>
      </w:r>
      <w:r>
        <w:rPr>
          <w:rFonts w:ascii="Times New Roman" w:hAnsi="Times New Roman" w:cs="Times New Roman"/>
          <w:b/>
          <w:bCs/>
          <w:i w:val="0"/>
          <w:iCs w:val="0"/>
          <w:sz w:val="36"/>
          <w:szCs w:val="36"/>
        </w:rPr>
        <w:t xml:space="preserve"> Lecturer checks student’s assi</w:t>
      </w:r>
      <w:r w:rsidR="00381F67">
        <w:rPr>
          <w:rFonts w:ascii="Times New Roman" w:hAnsi="Times New Roman" w:cs="Times New Roman"/>
          <w:b/>
          <w:bCs/>
          <w:i w:val="0"/>
          <w:iCs w:val="0"/>
          <w:sz w:val="36"/>
          <w:szCs w:val="36"/>
        </w:rPr>
        <w:t>gnment or quiz submission (UC</w:t>
      </w:r>
      <w:r w:rsidR="00771117">
        <w:rPr>
          <w:rFonts w:ascii="Times New Roman" w:hAnsi="Times New Roman" w:cs="Times New Roman"/>
          <w:b/>
          <w:bCs/>
          <w:i w:val="0"/>
          <w:iCs w:val="0"/>
          <w:sz w:val="36"/>
          <w:szCs w:val="36"/>
        </w:rPr>
        <w:t xml:space="preserve"> </w:t>
      </w:r>
      <w:r w:rsidR="00F84D55">
        <w:rPr>
          <w:rFonts w:ascii="Times New Roman" w:hAnsi="Times New Roman" w:cs="Times New Roman"/>
          <w:b/>
          <w:bCs/>
          <w:i w:val="0"/>
          <w:iCs w:val="0"/>
          <w:sz w:val="36"/>
          <w:szCs w:val="36"/>
        </w:rPr>
        <w:t>14</w:t>
      </w:r>
      <w:r w:rsidR="00381F67">
        <w:rPr>
          <w:rFonts w:ascii="Times New Roman" w:hAnsi="Times New Roman" w:cs="Times New Roman"/>
          <w:b/>
          <w:bCs/>
          <w:i w:val="0"/>
          <w:iCs w:val="0"/>
          <w:sz w:val="36"/>
          <w:szCs w:val="36"/>
        </w:rPr>
        <w:t>.2</w:t>
      </w:r>
      <w:r w:rsidRPr="00565BEE">
        <w:rPr>
          <w:rFonts w:ascii="Times New Roman" w:hAnsi="Times New Roman" w:cs="Times New Roman"/>
          <w:b/>
          <w:bCs/>
          <w:i w:val="0"/>
          <w:iCs w:val="0"/>
          <w:sz w:val="36"/>
          <w:szCs w:val="36"/>
        </w:rPr>
        <w:t>)</w:t>
      </w:r>
    </w:p>
    <w:p w14:paraId="5714BAB4" w14:textId="77777777" w:rsidR="0065238D" w:rsidRDefault="0065238D" w:rsidP="0065238D">
      <w:pPr>
        <w:rPr>
          <w:rFonts w:ascii="Times New Roman" w:hAnsi="Times New Roman" w:cs="Times New Roman"/>
          <w:sz w:val="24"/>
          <w:szCs w:val="24"/>
        </w:rPr>
      </w:pPr>
    </w:p>
    <w:p w14:paraId="514B5F9C" w14:textId="77777777" w:rsidR="0065238D" w:rsidRDefault="00381F67" w:rsidP="0065238D">
      <w:pPr>
        <w:rPr>
          <w:rFonts w:ascii="Times New Roman" w:hAnsi="Times New Roman" w:cs="Times New Roman"/>
          <w:sz w:val="24"/>
          <w:szCs w:val="24"/>
        </w:rPr>
      </w:pPr>
      <w:r>
        <w:rPr>
          <w:rFonts w:ascii="Times New Roman" w:hAnsi="Times New Roman" w:cs="Times New Roman"/>
          <w:noProof/>
          <w:sz w:val="24"/>
          <w:szCs w:val="24"/>
          <w:lang w:eastAsia="ko-KR"/>
        </w:rPr>
        <w:drawing>
          <wp:anchor distT="0" distB="0" distL="114300" distR="114300" simplePos="0" relativeHeight="251682816" behindDoc="1" locked="0" layoutInCell="1" allowOverlap="1" wp14:anchorId="32107DC3" wp14:editId="3DB57C0E">
            <wp:simplePos x="0" y="0"/>
            <wp:positionH relativeFrom="margin">
              <wp:align>center</wp:align>
            </wp:positionH>
            <wp:positionV relativeFrom="paragraph">
              <wp:posOffset>2540</wp:posOffset>
            </wp:positionV>
            <wp:extent cx="4187825" cy="318135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13_Submission-Mobi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87825" cy="3181350"/>
                    </a:xfrm>
                    <a:prstGeom prst="rect">
                      <a:avLst/>
                    </a:prstGeom>
                  </pic:spPr>
                </pic:pic>
              </a:graphicData>
            </a:graphic>
            <wp14:sizeRelH relativeFrom="page">
              <wp14:pctWidth>0</wp14:pctWidth>
            </wp14:sizeRelH>
            <wp14:sizeRelV relativeFrom="page">
              <wp14:pctHeight>0</wp14:pctHeight>
            </wp14:sizeRelV>
          </wp:anchor>
        </w:drawing>
      </w:r>
    </w:p>
    <w:p w14:paraId="539FC3CE" w14:textId="77777777" w:rsidR="0065238D" w:rsidRPr="00A827EA" w:rsidRDefault="0065238D" w:rsidP="0065238D">
      <w:pPr>
        <w:rPr>
          <w:rFonts w:ascii="Times New Roman" w:hAnsi="Times New Roman" w:cs="Times New Roman"/>
          <w:sz w:val="24"/>
          <w:szCs w:val="24"/>
        </w:rPr>
      </w:pPr>
    </w:p>
    <w:p w14:paraId="33279166" w14:textId="77777777" w:rsidR="0065238D" w:rsidRPr="00A827EA" w:rsidRDefault="0065238D" w:rsidP="0065238D">
      <w:pPr>
        <w:rPr>
          <w:rFonts w:ascii="Times New Roman" w:hAnsi="Times New Roman" w:cs="Times New Roman"/>
          <w:sz w:val="24"/>
          <w:szCs w:val="24"/>
        </w:rPr>
      </w:pPr>
    </w:p>
    <w:p w14:paraId="1001CE8C" w14:textId="77777777" w:rsidR="0065238D" w:rsidRPr="00A827EA" w:rsidRDefault="0065238D" w:rsidP="0065238D">
      <w:pPr>
        <w:rPr>
          <w:rFonts w:ascii="Times New Roman" w:hAnsi="Times New Roman" w:cs="Times New Roman"/>
          <w:sz w:val="24"/>
          <w:szCs w:val="24"/>
        </w:rPr>
      </w:pPr>
    </w:p>
    <w:p w14:paraId="305D9831" w14:textId="77777777" w:rsidR="0065238D" w:rsidRDefault="0065238D" w:rsidP="0065238D">
      <w:pPr>
        <w:rPr>
          <w:rFonts w:ascii="Times New Roman" w:hAnsi="Times New Roman" w:cs="Times New Roman"/>
          <w:sz w:val="24"/>
          <w:szCs w:val="24"/>
        </w:rPr>
      </w:pPr>
    </w:p>
    <w:p w14:paraId="11A466A5" w14:textId="77777777" w:rsidR="0065238D" w:rsidRDefault="0065238D" w:rsidP="0065238D">
      <w:pPr>
        <w:rPr>
          <w:rFonts w:ascii="Times New Roman" w:hAnsi="Times New Roman" w:cs="Times New Roman"/>
          <w:sz w:val="24"/>
          <w:szCs w:val="24"/>
        </w:rPr>
      </w:pPr>
    </w:p>
    <w:p w14:paraId="6B028F6C" w14:textId="77777777" w:rsidR="0065238D" w:rsidRDefault="0065238D" w:rsidP="0065238D">
      <w:pPr>
        <w:rPr>
          <w:rFonts w:ascii="Times New Roman" w:hAnsi="Times New Roman" w:cs="Times New Roman"/>
          <w:sz w:val="24"/>
          <w:szCs w:val="24"/>
        </w:rPr>
      </w:pPr>
    </w:p>
    <w:p w14:paraId="5C450703" w14:textId="77777777" w:rsidR="0065238D" w:rsidRDefault="0065238D" w:rsidP="0065238D">
      <w:pPr>
        <w:rPr>
          <w:rFonts w:ascii="Times New Roman" w:hAnsi="Times New Roman" w:cs="Times New Roman"/>
          <w:sz w:val="24"/>
          <w:szCs w:val="24"/>
        </w:rPr>
      </w:pPr>
    </w:p>
    <w:p w14:paraId="5F2AE3C4" w14:textId="77777777" w:rsidR="0065238D" w:rsidRDefault="0065238D" w:rsidP="0065238D">
      <w:pPr>
        <w:rPr>
          <w:rFonts w:ascii="Times New Roman" w:hAnsi="Times New Roman" w:cs="Times New Roman"/>
          <w:sz w:val="24"/>
          <w:szCs w:val="24"/>
        </w:rPr>
      </w:pPr>
    </w:p>
    <w:p w14:paraId="0B70C2B4" w14:textId="77777777" w:rsidR="0065238D" w:rsidRDefault="0065238D" w:rsidP="0065238D">
      <w:pPr>
        <w:rPr>
          <w:rFonts w:ascii="Times New Roman" w:hAnsi="Times New Roman" w:cs="Times New Roman"/>
          <w:sz w:val="24"/>
          <w:szCs w:val="24"/>
        </w:rPr>
      </w:pPr>
    </w:p>
    <w:p w14:paraId="7FEA2776" w14:textId="77777777" w:rsidR="0065238D" w:rsidRDefault="0065238D" w:rsidP="0065238D">
      <w:pPr>
        <w:rPr>
          <w:rFonts w:ascii="Times New Roman" w:hAnsi="Times New Roman" w:cs="Times New Roman"/>
          <w:sz w:val="24"/>
          <w:szCs w:val="24"/>
        </w:rPr>
      </w:pPr>
    </w:p>
    <w:p w14:paraId="54F8E349" w14:textId="77777777" w:rsidR="0065238D" w:rsidRDefault="0065238D" w:rsidP="0065238D">
      <w:pPr>
        <w:rPr>
          <w:rFonts w:ascii="Times New Roman" w:hAnsi="Times New Roman" w:cs="Times New Roman"/>
          <w:sz w:val="24"/>
          <w:szCs w:val="24"/>
        </w:rPr>
      </w:pPr>
    </w:p>
    <w:p w14:paraId="6B344674" w14:textId="77777777" w:rsidR="0065238D" w:rsidRDefault="0065238D" w:rsidP="0065238D">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5238D" w:rsidRPr="00227AD4" w14:paraId="50616FED" w14:textId="77777777" w:rsidTr="00205631">
        <w:tc>
          <w:tcPr>
            <w:tcW w:w="1818" w:type="dxa"/>
            <w:tcBorders>
              <w:top w:val="single" w:sz="12" w:space="0" w:color="auto"/>
              <w:bottom w:val="single" w:sz="6" w:space="0" w:color="auto"/>
            </w:tcBorders>
            <w:shd w:val="clear" w:color="auto" w:fill="F2F2F2"/>
          </w:tcPr>
          <w:p w14:paraId="4F7FAF4D"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7074EAD2" w14:textId="77777777" w:rsidR="0065238D" w:rsidRPr="00227AD4" w:rsidRDefault="00381F67"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F84D55">
              <w:rPr>
                <w:rFonts w:ascii="Times New Roman" w:hAnsi="Times New Roman"/>
                <w:color w:val="000000" w:themeColor="text1"/>
                <w:sz w:val="24"/>
                <w:szCs w:val="24"/>
              </w:rPr>
              <w:t>14</w:t>
            </w:r>
            <w:r>
              <w:rPr>
                <w:rFonts w:ascii="Times New Roman" w:hAnsi="Times New Roman"/>
                <w:color w:val="000000" w:themeColor="text1"/>
                <w:sz w:val="24"/>
                <w:szCs w:val="24"/>
              </w:rPr>
              <w:t>.2</w:t>
            </w:r>
          </w:p>
        </w:tc>
      </w:tr>
      <w:tr w:rsidR="0065238D" w:rsidRPr="00227AD4" w14:paraId="7925B740" w14:textId="77777777" w:rsidTr="00205631">
        <w:tc>
          <w:tcPr>
            <w:tcW w:w="1818" w:type="dxa"/>
            <w:tcBorders>
              <w:top w:val="single" w:sz="6" w:space="0" w:color="auto"/>
              <w:bottom w:val="single" w:sz="6" w:space="0" w:color="auto"/>
            </w:tcBorders>
            <w:shd w:val="clear" w:color="auto" w:fill="F2F2F2"/>
          </w:tcPr>
          <w:p w14:paraId="450FB7D5"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070C2CF7"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checks student’s assignment or quiz submission.</w:t>
            </w:r>
          </w:p>
        </w:tc>
      </w:tr>
      <w:tr w:rsidR="0065238D" w:rsidRPr="00227AD4" w14:paraId="3D75E605" w14:textId="77777777" w:rsidTr="00205631">
        <w:tc>
          <w:tcPr>
            <w:tcW w:w="1818" w:type="dxa"/>
            <w:tcBorders>
              <w:top w:val="single" w:sz="6" w:space="0" w:color="auto"/>
              <w:bottom w:val="single" w:sz="6" w:space="0" w:color="auto"/>
            </w:tcBorders>
            <w:shd w:val="clear" w:color="auto" w:fill="F2F2F2"/>
          </w:tcPr>
          <w:p w14:paraId="36F402F1"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4A21B895"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0AB30E97"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12435DE5"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65238D" w:rsidRPr="00227AD4" w14:paraId="420EB4B0" w14:textId="77777777" w:rsidTr="00205631">
        <w:tc>
          <w:tcPr>
            <w:tcW w:w="1818" w:type="dxa"/>
            <w:tcBorders>
              <w:top w:val="single" w:sz="6" w:space="0" w:color="auto"/>
              <w:bottom w:val="single" w:sz="6" w:space="0" w:color="auto"/>
            </w:tcBorders>
            <w:shd w:val="clear" w:color="auto" w:fill="F2F2F2"/>
          </w:tcPr>
          <w:p w14:paraId="6F0620C2"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5923B59A"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49FAA9FD"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30582EF8"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5238D" w:rsidRPr="00227AD4" w14:paraId="2ED8A713" w14:textId="77777777" w:rsidTr="00205631">
        <w:tc>
          <w:tcPr>
            <w:tcW w:w="2628" w:type="dxa"/>
            <w:gridSpan w:val="2"/>
            <w:tcBorders>
              <w:top w:val="single" w:sz="6" w:space="0" w:color="auto"/>
            </w:tcBorders>
          </w:tcPr>
          <w:p w14:paraId="4936A08C"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4FBA082E"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65238D" w:rsidRPr="00227AD4" w14:paraId="7BD3D5C5" w14:textId="77777777" w:rsidTr="00205631">
        <w:tc>
          <w:tcPr>
            <w:tcW w:w="2628" w:type="dxa"/>
            <w:gridSpan w:val="2"/>
          </w:tcPr>
          <w:p w14:paraId="488E5FFD"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19054FD1" w14:textId="77777777" w:rsidR="0065238D" w:rsidRPr="00227AD4" w:rsidRDefault="0065238D"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checks student’s assignment or quiz submission</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65238D" w:rsidRPr="00227AD4" w14:paraId="0725DCD7" w14:textId="77777777" w:rsidTr="00205631">
        <w:tc>
          <w:tcPr>
            <w:tcW w:w="2628" w:type="dxa"/>
            <w:gridSpan w:val="2"/>
          </w:tcPr>
          <w:p w14:paraId="08BCE666"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51DF8609" w14:textId="77777777" w:rsidR="0065238D" w:rsidRPr="00AD64EA" w:rsidRDefault="0065238D" w:rsidP="00205631">
            <w:pPr>
              <w:contextualSpacing/>
              <w:rPr>
                <w:rFonts w:ascii="Times New Roman" w:hAnsi="Times New Roman" w:cs="Times New Roman"/>
                <w:sz w:val="24"/>
                <w:szCs w:val="24"/>
              </w:rPr>
            </w:pPr>
            <w:r>
              <w:rPr>
                <w:rFonts w:ascii="Times New Roman" w:hAnsi="Times New Roman" w:cs="Times New Roman"/>
                <w:sz w:val="24"/>
                <w:szCs w:val="24"/>
              </w:rPr>
              <w:t xml:space="preserve">Submit </w:t>
            </w:r>
            <w:r w:rsidR="00381F67" w:rsidRPr="00A827EA">
              <w:rPr>
                <w:rFonts w:ascii="Times New Roman" w:hAnsi="Times New Roman" w:cs="Times New Roman"/>
                <w:sz w:val="24"/>
                <w:szCs w:val="24"/>
              </w:rPr>
              <w:t>assignment status form.</w:t>
            </w:r>
          </w:p>
        </w:tc>
      </w:tr>
      <w:tr w:rsidR="0065238D" w:rsidRPr="00227AD4" w14:paraId="2FDEA597" w14:textId="77777777" w:rsidTr="00205631">
        <w:trPr>
          <w:trHeight w:val="408"/>
        </w:trPr>
        <w:tc>
          <w:tcPr>
            <w:tcW w:w="2628" w:type="dxa"/>
            <w:gridSpan w:val="2"/>
          </w:tcPr>
          <w:p w14:paraId="5295E837"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Preconditions:</w:t>
            </w:r>
          </w:p>
        </w:tc>
        <w:tc>
          <w:tcPr>
            <w:tcW w:w="7110" w:type="dxa"/>
            <w:gridSpan w:val="3"/>
          </w:tcPr>
          <w:p w14:paraId="5BFA6417" w14:textId="77777777" w:rsidR="0065238D" w:rsidRPr="00381F67" w:rsidRDefault="00381F67" w:rsidP="00381F67">
            <w:p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overall testing </w:t>
            </w:r>
            <w:commentRangeStart w:id="67"/>
            <w:r w:rsidRPr="00A827EA">
              <w:rPr>
                <w:rFonts w:ascii="Times New Roman" w:hAnsi="Times New Roman" w:cs="Times New Roman"/>
                <w:sz w:val="24"/>
                <w:szCs w:val="24"/>
              </w:rPr>
              <w:t>form</w:t>
            </w:r>
            <w:commentRangeEnd w:id="67"/>
            <w:r w:rsidR="00AC34BD">
              <w:rPr>
                <w:rStyle w:val="CommentReference"/>
              </w:rPr>
              <w:commentReference w:id="67"/>
            </w:r>
            <w:r w:rsidRPr="00A827EA">
              <w:rPr>
                <w:rFonts w:ascii="Times New Roman" w:hAnsi="Times New Roman" w:cs="Times New Roman"/>
                <w:sz w:val="24"/>
                <w:szCs w:val="24"/>
              </w:rPr>
              <w:t>.</w:t>
            </w:r>
          </w:p>
        </w:tc>
      </w:tr>
      <w:tr w:rsidR="0065238D" w:rsidRPr="00227AD4" w14:paraId="0159FB2E" w14:textId="77777777" w:rsidTr="00205631">
        <w:tc>
          <w:tcPr>
            <w:tcW w:w="2628" w:type="dxa"/>
            <w:gridSpan w:val="2"/>
          </w:tcPr>
          <w:p w14:paraId="0B836687"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14:paraId="4B010642"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olor w:val="000000" w:themeColor="text1"/>
                <w:sz w:val="24"/>
                <w:szCs w:val="24"/>
              </w:rPr>
              <w:t>Lecturer can checks student’s assignment or quiz submission.</w:t>
            </w:r>
          </w:p>
        </w:tc>
      </w:tr>
      <w:tr w:rsidR="0065238D" w:rsidRPr="00227AD4" w14:paraId="603AE5D0" w14:textId="77777777" w:rsidTr="00205631">
        <w:tc>
          <w:tcPr>
            <w:tcW w:w="2628" w:type="dxa"/>
            <w:gridSpan w:val="2"/>
          </w:tcPr>
          <w:p w14:paraId="7405C815"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Normal Flow:</w:t>
            </w:r>
          </w:p>
        </w:tc>
        <w:tc>
          <w:tcPr>
            <w:tcW w:w="7110" w:type="dxa"/>
            <w:gridSpan w:val="3"/>
          </w:tcPr>
          <w:p w14:paraId="1CD9CC90" w14:textId="77777777"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14:paraId="6A8963C9" w14:textId="77777777" w:rsidR="0065238D" w:rsidRPr="00A827EA" w:rsidRDefault="0065238D" w:rsidP="0065238D">
            <w:pPr>
              <w:numPr>
                <w:ilvl w:val="0"/>
                <w:numId w:val="3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33C60E0E" w14:textId="77777777"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14:paraId="5016087A" w14:textId="77777777" w:rsidR="0065238D" w:rsidRDefault="0065238D" w:rsidP="0065238D">
            <w:pPr>
              <w:numPr>
                <w:ilvl w:val="0"/>
                <w:numId w:val="3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784FFE8B" w14:textId="77777777" w:rsidR="0065238D" w:rsidRPr="00AD64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2FE50C9D" w14:textId="77777777"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0121AF17" w14:textId="77777777" w:rsidR="0065238D" w:rsidRPr="00AD64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0446C6D9" w14:textId="77777777"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14:paraId="2A471CDF" w14:textId="77777777"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14:paraId="052B522B" w14:textId="77777777"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69FBE3D1" w14:textId="77777777"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7F5FC737" w14:textId="77777777" w:rsidR="0065238D" w:rsidRPr="002C1C62"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186A7BEC" w14:textId="77777777"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check students that submit assignments in time.</w:t>
            </w:r>
          </w:p>
          <w:p w14:paraId="4820D8C9" w14:textId="77777777"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381F67">
              <w:rPr>
                <w:rFonts w:ascii="Times New Roman" w:hAnsi="Times New Roman" w:cs="Times New Roman"/>
                <w:sz w:val="24"/>
                <w:szCs w:val="24"/>
              </w:rPr>
              <w:t>s</w:t>
            </w:r>
            <w:r w:rsidRPr="00A827EA">
              <w:rPr>
                <w:rFonts w:ascii="Times New Roman" w:hAnsi="Times New Roman" w:cs="Times New Roman"/>
                <w:sz w:val="24"/>
                <w:szCs w:val="24"/>
              </w:rPr>
              <w:t xml:space="preserve"> assignment status form.</w:t>
            </w:r>
          </w:p>
          <w:p w14:paraId="2F297EDF" w14:textId="77777777"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testing submission page on the mobile application.</w:t>
            </w:r>
          </w:p>
          <w:p w14:paraId="65F50168" w14:textId="77777777" w:rsidR="0065238D" w:rsidRDefault="0065238D" w:rsidP="0065238D">
            <w:pPr>
              <w:numPr>
                <w:ilvl w:val="0"/>
                <w:numId w:val="31"/>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hAnsi="Times New Roman" w:cs="Times New Roman"/>
                <w:sz w:val="24"/>
                <w:szCs w:val="24"/>
              </w:rPr>
              <w:t>es the testing submission information from the system.</w:t>
            </w:r>
          </w:p>
          <w:p w14:paraId="0343EF2B" w14:textId="77777777" w:rsidR="0065238D" w:rsidRPr="0065238D" w:rsidRDefault="0065238D" w:rsidP="0065238D">
            <w:pPr>
              <w:numPr>
                <w:ilvl w:val="0"/>
                <w:numId w:val="31"/>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displays testing submission information into testing submission page on the mobile application which consist student name, student ID.</w:t>
            </w:r>
          </w:p>
        </w:tc>
      </w:tr>
      <w:tr w:rsidR="0065238D" w:rsidRPr="00227AD4" w14:paraId="2F30693A" w14:textId="77777777" w:rsidTr="00205631">
        <w:tc>
          <w:tcPr>
            <w:tcW w:w="2628" w:type="dxa"/>
            <w:gridSpan w:val="2"/>
          </w:tcPr>
          <w:p w14:paraId="4E8F4850" w14:textId="77777777" w:rsidR="0065238D" w:rsidRPr="006A6F08" w:rsidRDefault="0065238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14:paraId="69D5F72F" w14:textId="77777777" w:rsidR="0065238D" w:rsidRPr="006A6F08" w:rsidRDefault="0065238D" w:rsidP="00205631">
            <w:pPr>
              <w:jc w:val="right"/>
              <w:rPr>
                <w:rFonts w:ascii="Times New Roman" w:hAnsi="Times New Roman" w:cs="Times New Roman"/>
                <w:b/>
                <w:color w:val="000000" w:themeColor="text1"/>
                <w:sz w:val="24"/>
                <w:szCs w:val="24"/>
              </w:rPr>
            </w:pPr>
          </w:p>
        </w:tc>
        <w:tc>
          <w:tcPr>
            <w:tcW w:w="7110" w:type="dxa"/>
            <w:gridSpan w:val="3"/>
          </w:tcPr>
          <w:p w14:paraId="5078A2E9" w14:textId="77777777" w:rsidR="0065238D"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14:paraId="3F0EA082" w14:textId="77777777" w:rsidR="0065238D" w:rsidRPr="002C1C62" w:rsidRDefault="0065238D" w:rsidP="00205631">
            <w:pPr>
              <w:rPr>
                <w:rFonts w:ascii="Times New Roman" w:hAnsi="Times New Roman" w:cs="Times New Roman"/>
                <w:sz w:val="24"/>
                <w:szCs w:val="24"/>
              </w:rPr>
            </w:pPr>
          </w:p>
        </w:tc>
      </w:tr>
      <w:tr w:rsidR="0065238D" w:rsidRPr="00227AD4" w14:paraId="5D7E4CF8" w14:textId="77777777" w:rsidTr="00205631">
        <w:tc>
          <w:tcPr>
            <w:tcW w:w="2628" w:type="dxa"/>
            <w:gridSpan w:val="2"/>
          </w:tcPr>
          <w:p w14:paraId="6F41B347"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4687A97F"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14:paraId="10FEFEB5" w14:textId="77777777" w:rsidTr="00205631">
        <w:tc>
          <w:tcPr>
            <w:tcW w:w="2628" w:type="dxa"/>
            <w:gridSpan w:val="2"/>
          </w:tcPr>
          <w:p w14:paraId="515BAC25"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44E7F06A"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14:paraId="75312303" w14:textId="77777777" w:rsidTr="00205631">
        <w:tc>
          <w:tcPr>
            <w:tcW w:w="2628" w:type="dxa"/>
            <w:gridSpan w:val="2"/>
          </w:tcPr>
          <w:p w14:paraId="217E2452"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7F442AF6"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5238D" w:rsidRPr="00227AD4" w14:paraId="64229C9D" w14:textId="77777777" w:rsidTr="00205631">
        <w:tc>
          <w:tcPr>
            <w:tcW w:w="2628" w:type="dxa"/>
            <w:gridSpan w:val="2"/>
          </w:tcPr>
          <w:p w14:paraId="79192FD5"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564D076C"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5238D" w:rsidRPr="00227AD4" w14:paraId="362DAF16" w14:textId="77777777" w:rsidTr="00205631">
        <w:tc>
          <w:tcPr>
            <w:tcW w:w="2628" w:type="dxa"/>
            <w:gridSpan w:val="2"/>
          </w:tcPr>
          <w:p w14:paraId="1EDF1FD5"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14:paraId="70D4FE53"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11A2BF6E" w14:textId="77777777" w:rsidR="0065238D" w:rsidRDefault="0065238D" w:rsidP="0065238D">
      <w:pPr>
        <w:rPr>
          <w:rFonts w:ascii="Times New Roman" w:hAnsi="Times New Roman" w:cs="Times New Roman"/>
          <w:sz w:val="24"/>
          <w:szCs w:val="24"/>
        </w:rPr>
      </w:pPr>
    </w:p>
    <w:p w14:paraId="2B9689AC" w14:textId="77777777" w:rsidR="0065238D" w:rsidRDefault="0065238D" w:rsidP="00A526AC">
      <w:pPr>
        <w:rPr>
          <w:rFonts w:ascii="Times New Roman" w:hAnsi="Times New Roman" w:cs="Times New Roman"/>
          <w:sz w:val="24"/>
          <w:szCs w:val="24"/>
        </w:rPr>
      </w:pPr>
    </w:p>
    <w:p w14:paraId="492C537D" w14:textId="77777777" w:rsidR="0065238D" w:rsidRDefault="0065238D" w:rsidP="00A526AC">
      <w:pPr>
        <w:rPr>
          <w:rFonts w:ascii="Times New Roman" w:hAnsi="Times New Roman" w:cs="Times New Roman"/>
          <w:sz w:val="24"/>
          <w:szCs w:val="24"/>
        </w:rPr>
      </w:pPr>
    </w:p>
    <w:p w14:paraId="448BD19B" w14:textId="77777777" w:rsidR="0065238D" w:rsidRPr="00A827EA" w:rsidRDefault="0065238D" w:rsidP="00A526AC">
      <w:pPr>
        <w:rPr>
          <w:rFonts w:ascii="Times New Roman" w:hAnsi="Times New Roman" w:cs="Times New Roman"/>
          <w:sz w:val="24"/>
          <w:szCs w:val="24"/>
        </w:rPr>
      </w:pPr>
    </w:p>
    <w:p w14:paraId="42F4F010" w14:textId="77777777" w:rsidR="00A526AC" w:rsidRPr="00CE3566" w:rsidRDefault="0077111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F84D55">
        <w:rPr>
          <w:rFonts w:ascii="Times New Roman" w:hAnsi="Times New Roman" w:cs="Times New Roman"/>
          <w:b/>
          <w:bCs/>
          <w:sz w:val="29"/>
          <w:szCs w:val="29"/>
        </w:rPr>
        <w:t>14</w:t>
      </w:r>
      <w:r w:rsidR="00A526AC" w:rsidRPr="00CE3566">
        <w:rPr>
          <w:rFonts w:ascii="Times New Roman" w:hAnsi="Times New Roman" w:cs="Times New Roman"/>
          <w:b/>
          <w:bCs/>
          <w:sz w:val="29"/>
          <w:szCs w:val="29"/>
        </w:rPr>
        <w:t>.</w:t>
      </w:r>
      <w:r>
        <w:rPr>
          <w:rFonts w:ascii="Times New Roman" w:hAnsi="Times New Roman" w:cs="Times New Roman"/>
          <w:b/>
          <w:bCs/>
          <w:sz w:val="29"/>
          <w:szCs w:val="29"/>
        </w:rPr>
        <w:t>2</w:t>
      </w:r>
      <w:r w:rsidR="00A526AC" w:rsidRPr="00CE3566">
        <w:rPr>
          <w:rFonts w:ascii="Times New Roman" w:hAnsi="Times New Roman" w:cs="Times New Roman"/>
          <w:b/>
          <w:bCs/>
          <w:sz w:val="29"/>
          <w:szCs w:val="29"/>
        </w:rPr>
        <w:t xml:space="preserve"> Lecturer can check whether the assignments are submitted in time.</w:t>
      </w:r>
    </w:p>
    <w:p w14:paraId="49AA7DF6" w14:textId="77777777"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Lecturer can check whether who submitted an assignment or quiz in time into the mobile application. Also, who didn’t submit an assignment or quiz in time.</w:t>
      </w:r>
    </w:p>
    <w:p w14:paraId="2CAF32A4"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14:paraId="5836831C"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14:paraId="3E50B897"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14:paraId="39C65684" w14:textId="77777777"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14:paraId="08F1E1BE"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426DFD0E" w14:textId="77777777"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14:paraId="1091E36C" w14:textId="77777777"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management page.</w:t>
      </w:r>
    </w:p>
    <w:p w14:paraId="47CE57D6" w14:textId="77777777" w:rsidR="00A526AC" w:rsidRPr="00A827EA"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14:paraId="520C9005" w14:textId="77777777" w:rsidR="00A526AC"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14:paraId="46FE0381" w14:textId="77777777"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14:paraId="19D95717" w14:textId="77777777" w:rsidR="00A526AC"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14:paraId="41EEBE0F" w14:textId="77777777"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14:paraId="7EFE21D5" w14:textId="77777777" w:rsidR="00A526AC" w:rsidRPr="00A827EA"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check students that submit assignments in time.</w:t>
      </w:r>
    </w:p>
    <w:p w14:paraId="7664E728" w14:textId="77777777" w:rsidR="00A526AC" w:rsidRPr="0065238D" w:rsidRDefault="00A526AC" w:rsidP="00A526AC">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assignment status form.</w:t>
      </w:r>
    </w:p>
    <w:p w14:paraId="1804D043" w14:textId="77777777" w:rsidR="00CE3566" w:rsidRDefault="00CE3566" w:rsidP="00A526AC">
      <w:pPr>
        <w:rPr>
          <w:rFonts w:ascii="Times New Roman" w:hAnsi="Times New Roman" w:cs="Times New Roman"/>
          <w:sz w:val="24"/>
          <w:szCs w:val="24"/>
        </w:rPr>
      </w:pPr>
    </w:p>
    <w:p w14:paraId="0BB64F05" w14:textId="77777777" w:rsidR="00344883" w:rsidRDefault="00344883" w:rsidP="00A526AC">
      <w:pPr>
        <w:rPr>
          <w:rFonts w:ascii="Times New Roman" w:hAnsi="Times New Roman" w:cs="Times New Roman"/>
          <w:sz w:val="24"/>
          <w:szCs w:val="24"/>
        </w:rPr>
      </w:pPr>
    </w:p>
    <w:p w14:paraId="6C021A87" w14:textId="77777777" w:rsidR="00344883" w:rsidRDefault="00344883" w:rsidP="00A526AC">
      <w:pPr>
        <w:rPr>
          <w:rFonts w:ascii="Times New Roman" w:hAnsi="Times New Roman" w:cs="Times New Roman"/>
          <w:sz w:val="24"/>
          <w:szCs w:val="24"/>
        </w:rPr>
      </w:pPr>
    </w:p>
    <w:p w14:paraId="27C09139" w14:textId="77777777" w:rsidR="00344883" w:rsidRDefault="00344883" w:rsidP="00A526AC">
      <w:pPr>
        <w:rPr>
          <w:rFonts w:ascii="Times New Roman" w:hAnsi="Times New Roman" w:cs="Times New Roman"/>
          <w:sz w:val="24"/>
          <w:szCs w:val="24"/>
        </w:rPr>
      </w:pPr>
    </w:p>
    <w:p w14:paraId="21900C01" w14:textId="77777777" w:rsidR="00344883" w:rsidRDefault="00344883" w:rsidP="00A526AC">
      <w:pPr>
        <w:rPr>
          <w:rFonts w:ascii="Times New Roman" w:hAnsi="Times New Roman" w:cs="Times New Roman"/>
          <w:sz w:val="24"/>
          <w:szCs w:val="24"/>
        </w:rPr>
      </w:pPr>
    </w:p>
    <w:p w14:paraId="2E29431A" w14:textId="77777777" w:rsidR="00344883" w:rsidRDefault="00344883" w:rsidP="00A526AC">
      <w:pPr>
        <w:rPr>
          <w:rFonts w:ascii="Times New Roman" w:hAnsi="Times New Roman" w:cs="Times New Roman"/>
          <w:sz w:val="24"/>
          <w:szCs w:val="24"/>
        </w:rPr>
      </w:pPr>
    </w:p>
    <w:p w14:paraId="000013E4" w14:textId="77777777" w:rsidR="00344883" w:rsidRDefault="00344883" w:rsidP="00A526AC">
      <w:pPr>
        <w:rPr>
          <w:rFonts w:ascii="Times New Roman" w:hAnsi="Times New Roman" w:cs="Times New Roman"/>
          <w:sz w:val="24"/>
          <w:szCs w:val="24"/>
        </w:rPr>
      </w:pPr>
    </w:p>
    <w:p w14:paraId="1E07C455" w14:textId="77777777" w:rsidR="00344883" w:rsidRDefault="00344883" w:rsidP="00A526AC">
      <w:pPr>
        <w:rPr>
          <w:rFonts w:ascii="Times New Roman" w:hAnsi="Times New Roman" w:cs="Times New Roman"/>
          <w:sz w:val="24"/>
          <w:szCs w:val="24"/>
        </w:rPr>
      </w:pPr>
    </w:p>
    <w:p w14:paraId="2B03B4B1" w14:textId="77777777" w:rsidR="00344883" w:rsidRDefault="00344883" w:rsidP="00A526AC">
      <w:pPr>
        <w:rPr>
          <w:rFonts w:ascii="Times New Roman" w:hAnsi="Times New Roman" w:cs="Times New Roman"/>
          <w:sz w:val="24"/>
          <w:szCs w:val="24"/>
        </w:rPr>
      </w:pPr>
    </w:p>
    <w:p w14:paraId="4837BA53" w14:textId="77777777" w:rsidR="00344883" w:rsidRDefault="00344883" w:rsidP="00A526AC">
      <w:pPr>
        <w:rPr>
          <w:rFonts w:ascii="Times New Roman" w:hAnsi="Times New Roman" w:cs="Times New Roman"/>
          <w:sz w:val="24"/>
          <w:szCs w:val="24"/>
        </w:rPr>
      </w:pPr>
    </w:p>
    <w:p w14:paraId="1CF3DBB2" w14:textId="77777777" w:rsidR="00344883" w:rsidRDefault="00344883" w:rsidP="00A526AC">
      <w:pPr>
        <w:rPr>
          <w:rFonts w:ascii="Times New Roman" w:hAnsi="Times New Roman" w:cs="Times New Roman"/>
          <w:sz w:val="24"/>
          <w:szCs w:val="24"/>
        </w:rPr>
      </w:pPr>
    </w:p>
    <w:p w14:paraId="523FF176" w14:textId="77777777" w:rsidR="00344883" w:rsidRDefault="00344883" w:rsidP="00A526AC">
      <w:pPr>
        <w:rPr>
          <w:rFonts w:ascii="Times New Roman" w:hAnsi="Times New Roman" w:cs="Times New Roman"/>
          <w:sz w:val="24"/>
          <w:szCs w:val="24"/>
        </w:rPr>
      </w:pPr>
    </w:p>
    <w:p w14:paraId="7A1F25BD" w14:textId="77777777" w:rsidR="00344883" w:rsidRPr="00A827EA" w:rsidRDefault="00344883" w:rsidP="00A526AC">
      <w:pPr>
        <w:rPr>
          <w:rFonts w:ascii="Times New Roman" w:hAnsi="Times New Roman" w:cs="Times New Roman"/>
          <w:sz w:val="24"/>
          <w:szCs w:val="24"/>
        </w:rPr>
      </w:pPr>
    </w:p>
    <w:p w14:paraId="17F7B6C1" w14:textId="77777777"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Requirement Specif</w:t>
      </w:r>
      <w:r w:rsidR="00771117">
        <w:rPr>
          <w:rFonts w:ascii="Times New Roman" w:hAnsi="Times New Roman" w:cs="Times New Roman"/>
          <w:b/>
          <w:bCs/>
          <w:sz w:val="29"/>
          <w:szCs w:val="29"/>
        </w:rPr>
        <w:t xml:space="preserve">ication of URS </w:t>
      </w:r>
      <w:r w:rsidR="00F84D55">
        <w:rPr>
          <w:rFonts w:ascii="Times New Roman" w:hAnsi="Times New Roman" w:cs="Times New Roman"/>
          <w:b/>
          <w:bCs/>
          <w:sz w:val="29"/>
          <w:szCs w:val="29"/>
        </w:rPr>
        <w:t>14</w:t>
      </w:r>
      <w:r w:rsidR="00771117">
        <w:rPr>
          <w:rFonts w:ascii="Times New Roman" w:hAnsi="Times New Roman" w:cs="Times New Roman"/>
          <w:b/>
          <w:bCs/>
          <w:sz w:val="29"/>
          <w:szCs w:val="29"/>
        </w:rPr>
        <w:t>.2</w:t>
      </w:r>
    </w:p>
    <w:p w14:paraId="152ABD98" w14:textId="77777777" w:rsidR="00A526AC" w:rsidRPr="000B5927" w:rsidRDefault="00A526AC" w:rsidP="00A526AC"/>
    <w:p w14:paraId="23B81B88" w14:textId="77777777" w:rsidR="00771117" w:rsidRPr="00E941D6"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904E36E"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7-1.2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7B95E78C"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 xml:space="preserve">SRS 7-2.2: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14:paraId="40E0D7FA"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7-3.2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14:paraId="0CCA5DE0"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14:paraId="4A801BDD" w14:textId="77777777" w:rsidR="00771117" w:rsidRDefault="00771117" w:rsidP="0077111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14-1.2</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testing submission page on the mobile application.</w:t>
      </w:r>
    </w:p>
    <w:p w14:paraId="2FB9BDAF" w14:textId="77777777" w:rsidR="00771117" w:rsidRDefault="00771117" w:rsidP="0077111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14-2.2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submission information from the system.</w:t>
      </w:r>
    </w:p>
    <w:p w14:paraId="03AEB899" w14:textId="77777777" w:rsidR="00771117" w:rsidRDefault="00771117" w:rsidP="0077111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 14-3.2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display testing submission information into testing submission page on the mobile application which consist student name, student ID.</w:t>
      </w:r>
    </w:p>
    <w:p w14:paraId="60EC66C6" w14:textId="77777777" w:rsidR="00344883" w:rsidRDefault="00344883" w:rsidP="00771117">
      <w:pPr>
        <w:ind w:left="720"/>
        <w:rPr>
          <w:rFonts w:ascii="Times New Roman" w:hAnsi="Times New Roman" w:cs="Times New Roman"/>
          <w:sz w:val="24"/>
          <w:szCs w:val="24"/>
        </w:rPr>
      </w:pPr>
    </w:p>
    <w:p w14:paraId="682FA5AD" w14:textId="77777777" w:rsidR="00344883" w:rsidRDefault="00344883" w:rsidP="00771117">
      <w:pPr>
        <w:ind w:left="720"/>
        <w:rPr>
          <w:rFonts w:ascii="Times New Roman" w:hAnsi="Times New Roman" w:cs="Times New Roman"/>
          <w:sz w:val="24"/>
          <w:szCs w:val="24"/>
        </w:rPr>
      </w:pPr>
    </w:p>
    <w:p w14:paraId="06F3BF55" w14:textId="77777777" w:rsidR="00344883" w:rsidRDefault="00344883" w:rsidP="00771117">
      <w:pPr>
        <w:ind w:left="720"/>
        <w:rPr>
          <w:rFonts w:ascii="Times New Roman" w:hAnsi="Times New Roman" w:cs="Times New Roman"/>
          <w:sz w:val="24"/>
          <w:szCs w:val="24"/>
        </w:rPr>
      </w:pPr>
    </w:p>
    <w:p w14:paraId="4FFFDF6B" w14:textId="77777777" w:rsidR="00344883" w:rsidRDefault="00344883" w:rsidP="00771117">
      <w:pPr>
        <w:ind w:left="720"/>
        <w:rPr>
          <w:rFonts w:ascii="Times New Roman" w:hAnsi="Times New Roman" w:cs="Times New Roman"/>
          <w:sz w:val="24"/>
          <w:szCs w:val="24"/>
        </w:rPr>
      </w:pPr>
    </w:p>
    <w:p w14:paraId="262AE6E9" w14:textId="77777777" w:rsidR="00344883" w:rsidRDefault="00344883" w:rsidP="00771117">
      <w:pPr>
        <w:ind w:left="720"/>
        <w:rPr>
          <w:rFonts w:ascii="Times New Roman" w:hAnsi="Times New Roman" w:cs="Times New Roman"/>
          <w:sz w:val="24"/>
          <w:szCs w:val="24"/>
        </w:rPr>
      </w:pPr>
    </w:p>
    <w:p w14:paraId="56E946B8" w14:textId="77777777" w:rsidR="00344883" w:rsidRDefault="00344883" w:rsidP="00771117">
      <w:pPr>
        <w:ind w:left="720"/>
        <w:rPr>
          <w:rFonts w:ascii="Times New Roman" w:hAnsi="Times New Roman" w:cs="Times New Roman"/>
          <w:sz w:val="24"/>
          <w:szCs w:val="24"/>
        </w:rPr>
      </w:pPr>
    </w:p>
    <w:p w14:paraId="4E4AE506" w14:textId="77777777" w:rsidR="00344883" w:rsidRDefault="00344883" w:rsidP="00771117">
      <w:pPr>
        <w:ind w:left="720"/>
        <w:rPr>
          <w:rFonts w:ascii="Times New Roman" w:hAnsi="Times New Roman" w:cs="Times New Roman"/>
          <w:sz w:val="24"/>
          <w:szCs w:val="24"/>
        </w:rPr>
      </w:pPr>
    </w:p>
    <w:p w14:paraId="2A40EB67" w14:textId="77777777" w:rsidR="00344883" w:rsidRDefault="00344883" w:rsidP="00771117">
      <w:pPr>
        <w:ind w:left="720"/>
        <w:rPr>
          <w:rFonts w:ascii="Times New Roman" w:hAnsi="Times New Roman" w:cs="Times New Roman"/>
          <w:sz w:val="24"/>
          <w:szCs w:val="24"/>
        </w:rPr>
      </w:pPr>
    </w:p>
    <w:p w14:paraId="17938831" w14:textId="77777777" w:rsidR="00344883" w:rsidRDefault="00344883" w:rsidP="00771117">
      <w:pPr>
        <w:ind w:left="720"/>
        <w:rPr>
          <w:rFonts w:ascii="Times New Roman" w:hAnsi="Times New Roman" w:cs="Times New Roman"/>
          <w:sz w:val="24"/>
          <w:szCs w:val="24"/>
        </w:rPr>
      </w:pPr>
    </w:p>
    <w:p w14:paraId="11DC7501" w14:textId="77777777" w:rsidR="00344883" w:rsidRDefault="00344883" w:rsidP="00771117">
      <w:pPr>
        <w:ind w:left="720"/>
        <w:rPr>
          <w:rFonts w:ascii="Times New Roman" w:hAnsi="Times New Roman" w:cs="Times New Roman"/>
          <w:sz w:val="24"/>
          <w:szCs w:val="24"/>
        </w:rPr>
      </w:pPr>
    </w:p>
    <w:p w14:paraId="5181597D" w14:textId="77777777" w:rsidR="00344883" w:rsidRDefault="00344883" w:rsidP="00771117">
      <w:pPr>
        <w:ind w:left="720"/>
        <w:rPr>
          <w:rFonts w:ascii="Times New Roman" w:hAnsi="Times New Roman" w:cs="Times New Roman"/>
          <w:sz w:val="24"/>
          <w:szCs w:val="24"/>
        </w:rPr>
      </w:pPr>
    </w:p>
    <w:p w14:paraId="6A52FE1A" w14:textId="77777777" w:rsidR="00344883" w:rsidRDefault="00344883" w:rsidP="00771117">
      <w:pPr>
        <w:ind w:left="720"/>
        <w:rPr>
          <w:rFonts w:ascii="Times New Roman" w:hAnsi="Times New Roman" w:cs="Times New Roman"/>
          <w:sz w:val="24"/>
          <w:szCs w:val="24"/>
        </w:rPr>
      </w:pPr>
    </w:p>
    <w:p w14:paraId="0CEB28A7" w14:textId="77777777" w:rsidR="00344883" w:rsidRDefault="00344883" w:rsidP="00771117">
      <w:pPr>
        <w:ind w:left="720"/>
        <w:rPr>
          <w:rFonts w:ascii="Times New Roman" w:hAnsi="Times New Roman" w:cs="Times New Roman"/>
          <w:sz w:val="24"/>
          <w:szCs w:val="24"/>
        </w:rPr>
      </w:pPr>
    </w:p>
    <w:p w14:paraId="34835627" w14:textId="77777777" w:rsidR="0065238D" w:rsidRDefault="00F84D55" w:rsidP="0065238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t>4.15</w:t>
      </w:r>
      <w:r w:rsidR="0065238D">
        <w:rPr>
          <w:rFonts w:ascii="Times New Roman" w:hAnsi="Times New Roman" w:cs="Times New Roman"/>
          <w:b/>
          <w:bCs/>
          <w:i w:val="0"/>
          <w:iCs w:val="0"/>
          <w:sz w:val="36"/>
          <w:szCs w:val="36"/>
        </w:rPr>
        <w:t xml:space="preserve"> Student tak</w:t>
      </w:r>
      <w:r w:rsidR="00771117">
        <w:rPr>
          <w:rFonts w:ascii="Times New Roman" w:hAnsi="Times New Roman" w:cs="Times New Roman"/>
          <w:b/>
          <w:bCs/>
          <w:i w:val="0"/>
          <w:iCs w:val="0"/>
          <w:sz w:val="36"/>
          <w:szCs w:val="36"/>
        </w:rPr>
        <w:t xml:space="preserve">es assignments or quizzes (UC </w:t>
      </w:r>
      <w:r>
        <w:rPr>
          <w:rFonts w:ascii="Times New Roman" w:hAnsi="Times New Roman" w:cs="Times New Roman"/>
          <w:b/>
          <w:bCs/>
          <w:i w:val="0"/>
          <w:iCs w:val="0"/>
          <w:sz w:val="36"/>
          <w:szCs w:val="36"/>
        </w:rPr>
        <w:t>15</w:t>
      </w:r>
      <w:r w:rsidR="00771117">
        <w:rPr>
          <w:rFonts w:ascii="Times New Roman" w:hAnsi="Times New Roman" w:cs="Times New Roman"/>
          <w:b/>
          <w:bCs/>
          <w:i w:val="0"/>
          <w:iCs w:val="0"/>
          <w:sz w:val="36"/>
          <w:szCs w:val="36"/>
        </w:rPr>
        <w:t>.2</w:t>
      </w:r>
      <w:r w:rsidR="0065238D" w:rsidRPr="00565BEE">
        <w:rPr>
          <w:rFonts w:ascii="Times New Roman" w:hAnsi="Times New Roman" w:cs="Times New Roman"/>
          <w:b/>
          <w:bCs/>
          <w:i w:val="0"/>
          <w:iCs w:val="0"/>
          <w:sz w:val="36"/>
          <w:szCs w:val="36"/>
        </w:rPr>
        <w:t>)</w:t>
      </w:r>
    </w:p>
    <w:p w14:paraId="2D8CD496" w14:textId="77777777" w:rsidR="0065238D" w:rsidRDefault="0065238D" w:rsidP="0065238D"/>
    <w:p w14:paraId="0EC43DBC" w14:textId="77777777" w:rsidR="0065238D" w:rsidRDefault="0065238D" w:rsidP="0065238D"/>
    <w:p w14:paraId="19811477" w14:textId="77777777" w:rsidR="0065238D" w:rsidRDefault="0065238D" w:rsidP="0065238D">
      <w:r>
        <w:rPr>
          <w:noProof/>
          <w:lang w:eastAsia="ko-KR"/>
        </w:rPr>
        <w:drawing>
          <wp:anchor distT="0" distB="0" distL="114300" distR="114300" simplePos="0" relativeHeight="251683840" behindDoc="1" locked="0" layoutInCell="1" allowOverlap="1" wp14:anchorId="7664F33C" wp14:editId="19D42FF2">
            <wp:simplePos x="0" y="0"/>
            <wp:positionH relativeFrom="margin">
              <wp:posOffset>584835</wp:posOffset>
            </wp:positionH>
            <wp:positionV relativeFrom="paragraph">
              <wp:posOffset>187960</wp:posOffset>
            </wp:positionV>
            <wp:extent cx="4428883" cy="3209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14_takeQuiz-Mobil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8883" cy="3209925"/>
                    </a:xfrm>
                    <a:prstGeom prst="rect">
                      <a:avLst/>
                    </a:prstGeom>
                  </pic:spPr>
                </pic:pic>
              </a:graphicData>
            </a:graphic>
            <wp14:sizeRelH relativeFrom="page">
              <wp14:pctWidth>0</wp14:pctWidth>
            </wp14:sizeRelH>
            <wp14:sizeRelV relativeFrom="page">
              <wp14:pctHeight>0</wp14:pctHeight>
            </wp14:sizeRelV>
          </wp:anchor>
        </w:drawing>
      </w:r>
    </w:p>
    <w:p w14:paraId="07FAD16E" w14:textId="77777777" w:rsidR="0065238D" w:rsidRDefault="0065238D" w:rsidP="0065238D"/>
    <w:p w14:paraId="3C412547" w14:textId="77777777" w:rsidR="0065238D" w:rsidRPr="0065238D" w:rsidRDefault="0065238D" w:rsidP="0065238D"/>
    <w:p w14:paraId="2A3FF71A" w14:textId="77777777" w:rsidR="00A526AC" w:rsidRPr="00A827EA" w:rsidRDefault="00A526AC" w:rsidP="00A526AC">
      <w:pPr>
        <w:rPr>
          <w:rFonts w:ascii="Times New Roman" w:hAnsi="Times New Roman" w:cs="Times New Roman"/>
          <w:sz w:val="24"/>
          <w:szCs w:val="24"/>
        </w:rPr>
      </w:pPr>
    </w:p>
    <w:p w14:paraId="72F75FE8" w14:textId="77777777" w:rsidR="00A526AC" w:rsidRPr="00A827EA" w:rsidRDefault="00A526AC" w:rsidP="00A526AC">
      <w:pPr>
        <w:rPr>
          <w:rFonts w:ascii="Times New Roman" w:hAnsi="Times New Roman" w:cs="Times New Roman"/>
          <w:sz w:val="24"/>
          <w:szCs w:val="24"/>
        </w:rPr>
      </w:pPr>
    </w:p>
    <w:p w14:paraId="172741B8" w14:textId="77777777" w:rsidR="00A526AC" w:rsidRPr="00A827EA" w:rsidRDefault="00A526AC" w:rsidP="00A526AC">
      <w:pPr>
        <w:rPr>
          <w:rFonts w:ascii="Times New Roman" w:hAnsi="Times New Roman" w:cs="Times New Roman"/>
          <w:sz w:val="24"/>
          <w:szCs w:val="24"/>
        </w:rPr>
      </w:pPr>
    </w:p>
    <w:p w14:paraId="5810DBD3" w14:textId="77777777" w:rsidR="0065238D" w:rsidRDefault="0065238D" w:rsidP="00A526AC">
      <w:pPr>
        <w:rPr>
          <w:rFonts w:ascii="Times New Roman" w:hAnsi="Times New Roman" w:cs="Times New Roman"/>
          <w:sz w:val="24"/>
          <w:szCs w:val="24"/>
        </w:rPr>
      </w:pPr>
    </w:p>
    <w:p w14:paraId="19CE1F65" w14:textId="77777777" w:rsidR="0065238D" w:rsidRDefault="0065238D" w:rsidP="00A526AC">
      <w:pPr>
        <w:rPr>
          <w:rFonts w:ascii="Times New Roman" w:hAnsi="Times New Roman" w:cs="Times New Roman"/>
          <w:sz w:val="24"/>
          <w:szCs w:val="24"/>
        </w:rPr>
      </w:pPr>
    </w:p>
    <w:p w14:paraId="13973532" w14:textId="77777777" w:rsidR="0065238D" w:rsidRDefault="0065238D" w:rsidP="00A526AC">
      <w:pPr>
        <w:rPr>
          <w:rFonts w:ascii="Times New Roman" w:hAnsi="Times New Roman" w:cs="Times New Roman"/>
          <w:sz w:val="24"/>
          <w:szCs w:val="24"/>
        </w:rPr>
      </w:pPr>
    </w:p>
    <w:p w14:paraId="2AE067ED" w14:textId="77777777" w:rsidR="0065238D" w:rsidRDefault="0065238D" w:rsidP="00A526AC">
      <w:pPr>
        <w:rPr>
          <w:rFonts w:ascii="Times New Roman" w:hAnsi="Times New Roman" w:cs="Times New Roman"/>
          <w:sz w:val="24"/>
          <w:szCs w:val="24"/>
        </w:rPr>
      </w:pPr>
    </w:p>
    <w:p w14:paraId="7DFFC1BD" w14:textId="77777777" w:rsidR="0065238D" w:rsidRDefault="0065238D" w:rsidP="00A526AC">
      <w:pPr>
        <w:rPr>
          <w:rFonts w:ascii="Times New Roman" w:hAnsi="Times New Roman" w:cs="Times New Roman"/>
          <w:sz w:val="24"/>
          <w:szCs w:val="24"/>
        </w:rPr>
      </w:pPr>
    </w:p>
    <w:p w14:paraId="57B87D46" w14:textId="77777777" w:rsidR="0065238D" w:rsidRDefault="0065238D" w:rsidP="00A526AC">
      <w:pPr>
        <w:rPr>
          <w:rFonts w:ascii="Times New Roman" w:hAnsi="Times New Roman" w:cs="Times New Roman"/>
          <w:sz w:val="24"/>
          <w:szCs w:val="24"/>
        </w:rPr>
      </w:pPr>
    </w:p>
    <w:p w14:paraId="5BAACBF5" w14:textId="77777777" w:rsidR="0065238D" w:rsidRDefault="0065238D"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5238D" w:rsidRPr="00227AD4" w14:paraId="3E18C494" w14:textId="77777777" w:rsidTr="00205631">
        <w:tc>
          <w:tcPr>
            <w:tcW w:w="1818" w:type="dxa"/>
            <w:tcBorders>
              <w:top w:val="single" w:sz="12" w:space="0" w:color="auto"/>
              <w:bottom w:val="single" w:sz="6" w:space="0" w:color="auto"/>
            </w:tcBorders>
            <w:shd w:val="clear" w:color="auto" w:fill="F2F2F2"/>
          </w:tcPr>
          <w:p w14:paraId="425F5490"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14:paraId="5E3BFAFE" w14:textId="77777777" w:rsidR="0065238D" w:rsidRPr="00227AD4" w:rsidRDefault="00771117"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UC </w:t>
            </w:r>
            <w:r w:rsidR="00F84D55">
              <w:rPr>
                <w:rFonts w:ascii="Times New Roman" w:hAnsi="Times New Roman"/>
                <w:color w:val="000000" w:themeColor="text1"/>
                <w:sz w:val="24"/>
                <w:szCs w:val="24"/>
              </w:rPr>
              <w:t>15</w:t>
            </w:r>
            <w:r>
              <w:rPr>
                <w:rFonts w:ascii="Times New Roman" w:hAnsi="Times New Roman"/>
                <w:color w:val="000000" w:themeColor="text1"/>
                <w:sz w:val="24"/>
                <w:szCs w:val="24"/>
              </w:rPr>
              <w:t>.2</w:t>
            </w:r>
          </w:p>
        </w:tc>
      </w:tr>
      <w:tr w:rsidR="0065238D" w:rsidRPr="00227AD4" w14:paraId="3C35F714" w14:textId="77777777" w:rsidTr="00205631">
        <w:tc>
          <w:tcPr>
            <w:tcW w:w="1818" w:type="dxa"/>
            <w:tcBorders>
              <w:top w:val="single" w:sz="6" w:space="0" w:color="auto"/>
              <w:bottom w:val="single" w:sz="6" w:space="0" w:color="auto"/>
            </w:tcBorders>
            <w:shd w:val="clear" w:color="auto" w:fill="F2F2F2"/>
          </w:tcPr>
          <w:p w14:paraId="573A4798"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14:paraId="71D96649"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takes assignments or quizzes</w:t>
            </w:r>
          </w:p>
        </w:tc>
      </w:tr>
      <w:tr w:rsidR="0065238D" w:rsidRPr="00227AD4" w14:paraId="0B08D157" w14:textId="77777777" w:rsidTr="00205631">
        <w:tc>
          <w:tcPr>
            <w:tcW w:w="1818" w:type="dxa"/>
            <w:tcBorders>
              <w:top w:val="single" w:sz="6" w:space="0" w:color="auto"/>
              <w:bottom w:val="single" w:sz="6" w:space="0" w:color="auto"/>
            </w:tcBorders>
            <w:shd w:val="clear" w:color="auto" w:fill="F2F2F2"/>
          </w:tcPr>
          <w:p w14:paraId="7D549E24"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14:paraId="3243D027"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c>
          <w:tcPr>
            <w:tcW w:w="2160" w:type="dxa"/>
            <w:tcBorders>
              <w:top w:val="single" w:sz="6" w:space="0" w:color="auto"/>
              <w:bottom w:val="single" w:sz="6" w:space="0" w:color="auto"/>
            </w:tcBorders>
            <w:shd w:val="clear" w:color="auto" w:fill="F2F2F2"/>
          </w:tcPr>
          <w:p w14:paraId="6E95326B"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14:paraId="6CBC334C"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Mr.Tanadol Parn-ong</w:t>
            </w:r>
          </w:p>
        </w:tc>
      </w:tr>
      <w:tr w:rsidR="0065238D" w:rsidRPr="00227AD4" w14:paraId="45CAE687" w14:textId="77777777" w:rsidTr="00205631">
        <w:tc>
          <w:tcPr>
            <w:tcW w:w="1818" w:type="dxa"/>
            <w:tcBorders>
              <w:top w:val="single" w:sz="6" w:space="0" w:color="auto"/>
              <w:bottom w:val="single" w:sz="6" w:space="0" w:color="auto"/>
            </w:tcBorders>
            <w:shd w:val="clear" w:color="auto" w:fill="F2F2F2"/>
          </w:tcPr>
          <w:p w14:paraId="6C53AB47"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14:paraId="60DEB73B"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14:paraId="5B2836C3"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14:paraId="30C9B8FF"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5238D" w:rsidRPr="00227AD4" w14:paraId="3790F0B6" w14:textId="77777777" w:rsidTr="00205631">
        <w:tc>
          <w:tcPr>
            <w:tcW w:w="2628" w:type="dxa"/>
            <w:gridSpan w:val="2"/>
            <w:tcBorders>
              <w:top w:val="single" w:sz="6" w:space="0" w:color="auto"/>
            </w:tcBorders>
          </w:tcPr>
          <w:p w14:paraId="13FAA55C"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14:paraId="11A66582" w14:textId="77777777" w:rsidR="0065238D" w:rsidRPr="00227AD4" w:rsidRDefault="0065238D" w:rsidP="0065238D">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65238D" w:rsidRPr="00227AD4" w14:paraId="58CD5824" w14:textId="77777777" w:rsidTr="00205631">
        <w:tc>
          <w:tcPr>
            <w:tcW w:w="2628" w:type="dxa"/>
            <w:gridSpan w:val="2"/>
          </w:tcPr>
          <w:p w14:paraId="4E6F50B4"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14:paraId="1F77FA63" w14:textId="77777777" w:rsidR="0065238D" w:rsidRPr="00227AD4" w:rsidRDefault="0065238D" w:rsidP="00205631">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Student takes assignments or quizzes</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65238D" w:rsidRPr="00227AD4" w14:paraId="1AA583E3" w14:textId="77777777" w:rsidTr="00205631">
        <w:tc>
          <w:tcPr>
            <w:tcW w:w="2628" w:type="dxa"/>
            <w:gridSpan w:val="2"/>
          </w:tcPr>
          <w:p w14:paraId="58BB5569"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14:paraId="25C89269" w14:textId="77777777" w:rsidR="0065238D" w:rsidRPr="00AD64EA" w:rsidRDefault="0065238D" w:rsidP="00771117">
            <w:pPr>
              <w:contextualSpacing/>
              <w:rPr>
                <w:rFonts w:ascii="Times New Roman" w:hAnsi="Times New Roman" w:cs="Times New Roman"/>
                <w:sz w:val="24"/>
                <w:szCs w:val="24"/>
              </w:rPr>
            </w:pPr>
            <w:r>
              <w:rPr>
                <w:rFonts w:ascii="Times New Roman" w:hAnsi="Times New Roman" w:cs="Times New Roman"/>
                <w:sz w:val="24"/>
                <w:szCs w:val="24"/>
              </w:rPr>
              <w:t xml:space="preserve">Submit </w:t>
            </w:r>
            <w:r w:rsidR="00771117">
              <w:rPr>
                <w:rFonts w:ascii="Times New Roman" w:hAnsi="Times New Roman" w:cs="Times New Roman"/>
                <w:sz w:val="24"/>
                <w:szCs w:val="24"/>
              </w:rPr>
              <w:t>answer.</w:t>
            </w:r>
          </w:p>
        </w:tc>
      </w:tr>
      <w:tr w:rsidR="0065238D" w:rsidRPr="00227AD4" w14:paraId="1850BF7D" w14:textId="77777777" w:rsidTr="00205631">
        <w:trPr>
          <w:trHeight w:val="408"/>
        </w:trPr>
        <w:tc>
          <w:tcPr>
            <w:tcW w:w="2628" w:type="dxa"/>
            <w:gridSpan w:val="2"/>
          </w:tcPr>
          <w:p w14:paraId="5AC168B7"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14:paraId="48DB18BC" w14:textId="77777777" w:rsidR="0065238D" w:rsidRPr="00771117" w:rsidRDefault="00771117" w:rsidP="00771117">
            <w:p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tc>
      </w:tr>
      <w:tr w:rsidR="0065238D" w:rsidRPr="00227AD4" w14:paraId="7A82EE01" w14:textId="77777777" w:rsidTr="00205631">
        <w:tc>
          <w:tcPr>
            <w:tcW w:w="2628" w:type="dxa"/>
            <w:gridSpan w:val="2"/>
          </w:tcPr>
          <w:p w14:paraId="6CCED40E"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Post conditions:</w:t>
            </w:r>
          </w:p>
        </w:tc>
        <w:tc>
          <w:tcPr>
            <w:tcW w:w="7110" w:type="dxa"/>
            <w:gridSpan w:val="3"/>
          </w:tcPr>
          <w:p w14:paraId="55AA1F63" w14:textId="77777777" w:rsidR="0065238D" w:rsidRPr="00771117" w:rsidRDefault="00771117" w:rsidP="00205631">
            <w:p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Pr>
                <w:rFonts w:ascii="Times New Roman" w:eastAsia="Pontano Sans" w:hAnsi="Times New Roman" w:cs="Times New Roman"/>
                <w:sz w:val="24"/>
                <w:szCs w:val="24"/>
              </w:rPr>
              <w:t xml:space="preserve">stores answers of taking </w:t>
            </w:r>
            <w:r>
              <w:rPr>
                <w:rFonts w:ascii="Times New Roman" w:hAnsi="Times New Roman" w:cs="Times New Roman"/>
                <w:sz w:val="24"/>
                <w:szCs w:val="24"/>
              </w:rPr>
              <w:t>an assignment or quiz into the system.</w:t>
            </w:r>
          </w:p>
        </w:tc>
      </w:tr>
      <w:tr w:rsidR="0065238D" w:rsidRPr="00227AD4" w14:paraId="757C0B92" w14:textId="77777777" w:rsidTr="00205631">
        <w:tc>
          <w:tcPr>
            <w:tcW w:w="2628" w:type="dxa"/>
            <w:gridSpan w:val="2"/>
          </w:tcPr>
          <w:p w14:paraId="0BF1A2CA"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Normal Flow:</w:t>
            </w:r>
          </w:p>
        </w:tc>
        <w:tc>
          <w:tcPr>
            <w:tcW w:w="7110" w:type="dxa"/>
            <w:gridSpan w:val="3"/>
          </w:tcPr>
          <w:p w14:paraId="4FFECDC3" w14:textId="77777777"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Student main page.</w:t>
            </w:r>
          </w:p>
          <w:p w14:paraId="7D289C62" w14:textId="77777777" w:rsidR="0065238D" w:rsidRPr="00A827EA"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1A04670C" w14:textId="77777777"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Overall course page.</w:t>
            </w:r>
          </w:p>
          <w:p w14:paraId="35F1EC2F" w14:textId="77777777" w:rsidR="0065238D" w:rsidRDefault="0065238D" w:rsidP="0065238D">
            <w:pPr>
              <w:numPr>
                <w:ilvl w:val="0"/>
                <w:numId w:val="32"/>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w:t>
            </w:r>
            <w:r>
              <w:rPr>
                <w:rFonts w:ascii="Times New Roman" w:hAnsi="Times New Roman" w:cs="Times New Roman"/>
                <w:sz w:val="24"/>
                <w:szCs w:val="24"/>
              </w:rPr>
              <w:t>ts</w:t>
            </w:r>
            <w:r w:rsidRPr="005613F3">
              <w:rPr>
                <w:rFonts w:ascii="Times New Roman" w:hAnsi="Times New Roman" w:cs="Times New Roman"/>
                <w:sz w:val="24"/>
                <w:szCs w:val="24"/>
              </w:rPr>
              <w:t xml:space="preserve">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1CFEA317" w14:textId="77777777"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14:paraId="6FC35EED" w14:textId="77777777"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14:paraId="351DA56E" w14:textId="77777777" w:rsidR="0065238D" w:rsidRP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viewing course form.</w:t>
            </w:r>
          </w:p>
          <w:p w14:paraId="4D604633" w14:textId="77777777"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14:paraId="0171F92F" w14:textId="77777777"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0C712DB6" w14:textId="77777777"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overall testing form.</w:t>
            </w:r>
          </w:p>
          <w:p w14:paraId="6CF343FB" w14:textId="77777777"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p w14:paraId="4B83E79C" w14:textId="77777777" w:rsidR="00320E0F" w:rsidRPr="00A827EA"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Overall testing</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1E5931CD" w14:textId="77777777"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select a testing that want to take an assignment or quiz.</w:t>
            </w:r>
          </w:p>
          <w:p w14:paraId="5ED84F0D" w14:textId="77777777" w:rsidR="00320E0F" w:rsidRPr="00320E0F" w:rsidRDefault="0065238D" w:rsidP="00320E0F">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 taking assignment or quiz form.</w:t>
            </w:r>
          </w:p>
          <w:p w14:paraId="2B5D8DCD" w14:textId="77777777"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A</w:t>
            </w:r>
            <w:r w:rsidRPr="00A827EA">
              <w:rPr>
                <w:rFonts w:ascii="Times New Roman" w:hAnsi="Times New Roman" w:cs="Times New Roman"/>
                <w:sz w:val="24"/>
                <w:szCs w:val="24"/>
              </w:rPr>
              <w:t>ssignment or quiz page.</w:t>
            </w:r>
          </w:p>
          <w:p w14:paraId="3F15B06A" w14:textId="77777777" w:rsidR="00320E0F"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redirects </w:t>
            </w:r>
            <w:r w:rsidRPr="00A827EA">
              <w:rPr>
                <w:rFonts w:ascii="Times New Roman" w:hAnsi="Times New Roman" w:cs="Times New Roman"/>
                <w:sz w:val="24"/>
                <w:szCs w:val="24"/>
              </w:rPr>
              <w:t xml:space="preserve">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3E1D9C2A" w14:textId="77777777" w:rsidR="00320E0F" w:rsidRDefault="00320E0F"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w:t>
            </w:r>
          </w:p>
          <w:p w14:paraId="10FCBFF1" w14:textId="77777777" w:rsidR="00320E0F" w:rsidRPr="00A827EA"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eastAsia="Pontano Sans" w:hAnsi="Times New Roman" w:cs="Times New Roman"/>
                <w:sz w:val="24"/>
                <w:szCs w:val="24"/>
              </w:rPr>
              <w:t xml:space="preserve">displays the assignment or quiz information into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4B5C3B5E" w14:textId="77777777"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answers in every question.</w:t>
            </w:r>
          </w:p>
          <w:p w14:paraId="2C5E758B" w14:textId="77777777"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 answers.</w:t>
            </w:r>
          </w:p>
          <w:p w14:paraId="3ED01AA8" w14:textId="77777777" w:rsidR="00320E0F" w:rsidRPr="00A827EA" w:rsidRDefault="00320E0F"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Pr>
                <w:rFonts w:ascii="Times New Roman" w:eastAsia="Pontano Sans" w:hAnsi="Times New Roman" w:cs="Times New Roman"/>
                <w:sz w:val="24"/>
                <w:szCs w:val="24"/>
              </w:rPr>
              <w:t>store</w:t>
            </w:r>
            <w:r w:rsidR="00771117">
              <w:rPr>
                <w:rFonts w:ascii="Times New Roman" w:eastAsia="Pontano Sans" w:hAnsi="Times New Roman" w:cs="Times New Roman"/>
                <w:sz w:val="24"/>
                <w:szCs w:val="24"/>
              </w:rPr>
              <w:t>s</w:t>
            </w:r>
            <w:r>
              <w:rPr>
                <w:rFonts w:ascii="Times New Roman" w:eastAsia="Pontano Sans" w:hAnsi="Times New Roman" w:cs="Times New Roman"/>
                <w:sz w:val="24"/>
                <w:szCs w:val="24"/>
              </w:rPr>
              <w:t xml:space="preserve"> answers of taking </w:t>
            </w:r>
            <w:r>
              <w:rPr>
                <w:rFonts w:ascii="Times New Roman" w:hAnsi="Times New Roman" w:cs="Times New Roman"/>
                <w:sz w:val="24"/>
                <w:szCs w:val="24"/>
              </w:rPr>
              <w:t>an assignment or quiz into the system.</w:t>
            </w:r>
          </w:p>
          <w:p w14:paraId="509B6B9B" w14:textId="77777777" w:rsidR="0065238D" w:rsidRPr="0065238D" w:rsidRDefault="0065238D" w:rsidP="0065238D">
            <w:pPr>
              <w:ind w:left="540"/>
              <w:contextualSpacing/>
              <w:rPr>
                <w:rFonts w:ascii="Times New Roman" w:hAnsi="Times New Roman" w:cs="Times New Roman"/>
                <w:sz w:val="24"/>
                <w:szCs w:val="24"/>
              </w:rPr>
            </w:pPr>
          </w:p>
        </w:tc>
      </w:tr>
      <w:tr w:rsidR="0065238D" w:rsidRPr="00227AD4" w14:paraId="43B92AAF" w14:textId="77777777" w:rsidTr="00205631">
        <w:tc>
          <w:tcPr>
            <w:tcW w:w="2628" w:type="dxa"/>
            <w:gridSpan w:val="2"/>
          </w:tcPr>
          <w:p w14:paraId="32D4E051" w14:textId="77777777" w:rsidR="0065238D" w:rsidRPr="006A6F08" w:rsidRDefault="0065238D" w:rsidP="00205631">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14:paraId="2BAE5C11" w14:textId="77777777" w:rsidR="0065238D" w:rsidRPr="006A6F08" w:rsidRDefault="0065238D" w:rsidP="00205631">
            <w:pPr>
              <w:jc w:val="right"/>
              <w:rPr>
                <w:rFonts w:ascii="Times New Roman" w:hAnsi="Times New Roman" w:cs="Times New Roman"/>
                <w:b/>
                <w:color w:val="000000" w:themeColor="text1"/>
                <w:sz w:val="24"/>
                <w:szCs w:val="24"/>
              </w:rPr>
            </w:pPr>
          </w:p>
        </w:tc>
        <w:tc>
          <w:tcPr>
            <w:tcW w:w="7110" w:type="dxa"/>
            <w:gridSpan w:val="3"/>
          </w:tcPr>
          <w:p w14:paraId="5B0ECD71" w14:textId="77777777" w:rsidR="0065238D" w:rsidRDefault="0065238D" w:rsidP="00205631">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14:paraId="61EC5D03" w14:textId="77777777" w:rsidR="0065238D" w:rsidRPr="002C1C62" w:rsidRDefault="0065238D" w:rsidP="00205631">
            <w:pPr>
              <w:rPr>
                <w:rFonts w:ascii="Times New Roman" w:hAnsi="Times New Roman" w:cs="Times New Roman"/>
                <w:sz w:val="24"/>
                <w:szCs w:val="24"/>
              </w:rPr>
            </w:pPr>
          </w:p>
        </w:tc>
      </w:tr>
      <w:tr w:rsidR="0065238D" w:rsidRPr="00227AD4" w14:paraId="0EA9616B" w14:textId="77777777" w:rsidTr="00205631">
        <w:tc>
          <w:tcPr>
            <w:tcW w:w="2628" w:type="dxa"/>
            <w:gridSpan w:val="2"/>
          </w:tcPr>
          <w:p w14:paraId="31A75950"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14:paraId="7C1A0E74"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14:paraId="5317E12A" w14:textId="77777777" w:rsidTr="00205631">
        <w:tc>
          <w:tcPr>
            <w:tcW w:w="2628" w:type="dxa"/>
            <w:gridSpan w:val="2"/>
          </w:tcPr>
          <w:p w14:paraId="130B014B"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14:paraId="283D4F4C" w14:textId="77777777" w:rsidR="0065238D" w:rsidRPr="00227AD4" w:rsidRDefault="0065238D" w:rsidP="0020563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14:paraId="1B77DC7C" w14:textId="77777777" w:rsidTr="00205631">
        <w:tc>
          <w:tcPr>
            <w:tcW w:w="2628" w:type="dxa"/>
            <w:gridSpan w:val="2"/>
          </w:tcPr>
          <w:p w14:paraId="5625D7D5"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14:paraId="04D5DC7A"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5238D" w:rsidRPr="00227AD4" w14:paraId="37BCD3F8" w14:textId="77777777" w:rsidTr="00205631">
        <w:tc>
          <w:tcPr>
            <w:tcW w:w="2628" w:type="dxa"/>
            <w:gridSpan w:val="2"/>
          </w:tcPr>
          <w:p w14:paraId="6052424F"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14:paraId="4EC6B28E"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5238D" w:rsidRPr="00227AD4" w14:paraId="2A9D13D9" w14:textId="77777777" w:rsidTr="00205631">
        <w:tc>
          <w:tcPr>
            <w:tcW w:w="2628" w:type="dxa"/>
            <w:gridSpan w:val="2"/>
          </w:tcPr>
          <w:p w14:paraId="621C9786" w14:textId="77777777" w:rsidR="0065238D" w:rsidRPr="00227AD4" w:rsidRDefault="0065238D" w:rsidP="00205631">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Notes and Issues:</w:t>
            </w:r>
          </w:p>
        </w:tc>
        <w:tc>
          <w:tcPr>
            <w:tcW w:w="7110" w:type="dxa"/>
            <w:gridSpan w:val="3"/>
          </w:tcPr>
          <w:p w14:paraId="7DEDE5FD" w14:textId="77777777" w:rsidR="0065238D" w:rsidRPr="00227AD4" w:rsidRDefault="0065238D" w:rsidP="00205631">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14:paraId="670F25E6" w14:textId="77777777" w:rsidR="0065238D" w:rsidRPr="00A827EA" w:rsidRDefault="0065238D" w:rsidP="00A526AC">
      <w:pPr>
        <w:rPr>
          <w:rFonts w:ascii="Times New Roman" w:hAnsi="Times New Roman" w:cs="Times New Roman"/>
          <w:sz w:val="24"/>
          <w:szCs w:val="24"/>
        </w:rPr>
      </w:pPr>
    </w:p>
    <w:p w14:paraId="4B2DDFFD" w14:textId="77777777" w:rsidR="00A526AC" w:rsidRPr="00C54831" w:rsidRDefault="00771117" w:rsidP="00CE3566">
      <w:pPr>
        <w:rPr>
          <w:rFonts w:ascii="Times New Roman" w:hAnsi="Times New Roman" w:cs="Times New Roman"/>
          <w:b/>
          <w:bCs/>
          <w:sz w:val="29"/>
          <w:szCs w:val="29"/>
        </w:rPr>
      </w:pPr>
      <w:r>
        <w:rPr>
          <w:rFonts w:ascii="Times New Roman" w:hAnsi="Times New Roman" w:cs="Times New Roman"/>
          <w:b/>
          <w:bCs/>
          <w:sz w:val="29"/>
          <w:szCs w:val="29"/>
        </w:rPr>
        <w:t xml:space="preserve">URS </w:t>
      </w:r>
      <w:r w:rsidR="00F84D55">
        <w:rPr>
          <w:rFonts w:ascii="Times New Roman" w:hAnsi="Times New Roman" w:cs="Times New Roman"/>
          <w:b/>
          <w:bCs/>
          <w:sz w:val="29"/>
          <w:szCs w:val="29"/>
        </w:rPr>
        <w:t>15</w:t>
      </w:r>
      <w:r w:rsidR="00A526AC" w:rsidRPr="00C54831">
        <w:rPr>
          <w:rFonts w:ascii="Times New Roman" w:hAnsi="Times New Roman" w:cs="Times New Roman"/>
          <w:b/>
          <w:bCs/>
          <w:sz w:val="29"/>
          <w:szCs w:val="29"/>
        </w:rPr>
        <w:t>.</w:t>
      </w:r>
      <w:r>
        <w:rPr>
          <w:rFonts w:ascii="Times New Roman" w:hAnsi="Times New Roman" w:cs="Times New Roman"/>
          <w:b/>
          <w:bCs/>
          <w:sz w:val="29"/>
          <w:szCs w:val="29"/>
        </w:rPr>
        <w:t>2</w:t>
      </w:r>
      <w:r w:rsidR="00A526AC" w:rsidRPr="00C54831">
        <w:rPr>
          <w:rFonts w:ascii="Times New Roman" w:hAnsi="Times New Roman" w:cs="Times New Roman"/>
          <w:b/>
          <w:bCs/>
          <w:sz w:val="29"/>
          <w:szCs w:val="29"/>
        </w:rPr>
        <w:t xml:space="preserve"> Student can take assignments or quizzes which are multiple choices, true/false questions, short answers.</w:t>
      </w:r>
    </w:p>
    <w:p w14:paraId="39F6DB48" w14:textId="77777777"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Student can take assignments or quizzes which are multiple choices, true/false questions, short answers by using mobile application.</w:t>
      </w:r>
    </w:p>
    <w:p w14:paraId="4E4721FC"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Student must provide answer information by separating from type of questions.</w:t>
      </w:r>
    </w:p>
    <w:p w14:paraId="19EFAFAB"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Student can take multiple choices questions which provide one answer only in each order of questions.</w:t>
      </w:r>
    </w:p>
    <w:p w14:paraId="1B32F4E9"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Student can take true/false questions which provide one answer only in each order of questions.</w:t>
      </w:r>
    </w:p>
    <w:p w14:paraId="0CEA548E" w14:textId="77777777"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can take short answers which provide characters or texts. </w:t>
      </w:r>
    </w:p>
    <w:p w14:paraId="14BA911F" w14:textId="77777777"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14:paraId="545E1B51" w14:textId="77777777"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14:paraId="394AD016"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p w14:paraId="061DB7C9"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Multiple choices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5E8E82C3" w14:textId="77777777" w:rsidTr="00344883">
        <w:tc>
          <w:tcPr>
            <w:tcW w:w="2254" w:type="dxa"/>
          </w:tcPr>
          <w:p w14:paraId="3D203AB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18785346"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5B1F560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5C34542F"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471B185C" w14:textId="77777777" w:rsidTr="00344883">
        <w:tc>
          <w:tcPr>
            <w:tcW w:w="2254" w:type="dxa"/>
          </w:tcPr>
          <w:p w14:paraId="1C3B5E1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 answer</w:t>
            </w:r>
          </w:p>
        </w:tc>
        <w:tc>
          <w:tcPr>
            <w:tcW w:w="2266" w:type="dxa"/>
          </w:tcPr>
          <w:p w14:paraId="2C9462E1"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14:paraId="53A22E2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14:paraId="0FD05A0B" w14:textId="77777777" w:rsidR="00A526AC" w:rsidRPr="00A827EA" w:rsidRDefault="00A526AC" w:rsidP="00227AD4">
            <w:pPr>
              <w:rPr>
                <w:rFonts w:ascii="Times New Roman" w:hAnsi="Times New Roman" w:cs="Times New Roman"/>
                <w:sz w:val="24"/>
                <w:szCs w:val="24"/>
              </w:rPr>
            </w:pPr>
          </w:p>
        </w:tc>
      </w:tr>
    </w:tbl>
    <w:p w14:paraId="75825C62" w14:textId="77777777" w:rsidR="00A526AC" w:rsidRPr="00A827EA" w:rsidRDefault="00A526AC" w:rsidP="00A526AC">
      <w:pPr>
        <w:ind w:firstLine="720"/>
        <w:rPr>
          <w:rFonts w:ascii="Times New Roman" w:hAnsi="Times New Roman" w:cs="Times New Roman"/>
          <w:sz w:val="24"/>
          <w:szCs w:val="24"/>
          <w:u w:val="single"/>
        </w:rPr>
      </w:pPr>
    </w:p>
    <w:p w14:paraId="251F0913"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1A5B7B7A" w14:textId="77777777" w:rsidTr="00344883">
        <w:tc>
          <w:tcPr>
            <w:tcW w:w="2254" w:type="dxa"/>
          </w:tcPr>
          <w:p w14:paraId="32ABDFE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06B9EED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260BCDD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2DE3E1D5"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3DD11D45" w14:textId="77777777" w:rsidTr="00344883">
        <w:tc>
          <w:tcPr>
            <w:tcW w:w="2254" w:type="dxa"/>
          </w:tcPr>
          <w:p w14:paraId="429CBBA8"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answer</w:t>
            </w:r>
          </w:p>
        </w:tc>
        <w:tc>
          <w:tcPr>
            <w:tcW w:w="2266" w:type="dxa"/>
          </w:tcPr>
          <w:p w14:paraId="11D7E8B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14:paraId="23065472"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14:paraId="44E26F35" w14:textId="77777777" w:rsidR="00A526AC" w:rsidRPr="00A827EA" w:rsidRDefault="00A526AC" w:rsidP="00227AD4">
            <w:pPr>
              <w:rPr>
                <w:rFonts w:ascii="Times New Roman" w:hAnsi="Times New Roman" w:cs="Times New Roman"/>
                <w:sz w:val="24"/>
                <w:szCs w:val="24"/>
              </w:rPr>
            </w:pPr>
          </w:p>
        </w:tc>
      </w:tr>
    </w:tbl>
    <w:p w14:paraId="1A5CB1D1" w14:textId="77777777" w:rsidR="00A526AC" w:rsidRPr="00A827EA" w:rsidRDefault="00A526AC" w:rsidP="00A526AC">
      <w:pPr>
        <w:rPr>
          <w:rFonts w:ascii="Times New Roman" w:hAnsi="Times New Roman" w:cs="Times New Roman"/>
          <w:sz w:val="24"/>
          <w:szCs w:val="24"/>
          <w:u w:val="single"/>
        </w:rPr>
      </w:pPr>
    </w:p>
    <w:p w14:paraId="711E58EB" w14:textId="77777777"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Short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66"/>
        <w:gridCol w:w="2248"/>
        <w:gridCol w:w="2248"/>
      </w:tblGrid>
      <w:tr w:rsidR="00A526AC" w:rsidRPr="00A827EA" w14:paraId="2200FAED" w14:textId="77777777" w:rsidTr="00344883">
        <w:tc>
          <w:tcPr>
            <w:tcW w:w="2254" w:type="dxa"/>
          </w:tcPr>
          <w:p w14:paraId="34461FD7"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14:paraId="0140475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14:paraId="19FC7120"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14:paraId="048CA0C9"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14:paraId="6C941F83" w14:textId="77777777" w:rsidTr="00344883">
        <w:tc>
          <w:tcPr>
            <w:tcW w:w="2254" w:type="dxa"/>
          </w:tcPr>
          <w:p w14:paraId="1AA72543"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66" w:type="dxa"/>
          </w:tcPr>
          <w:p w14:paraId="194D3E4A"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14:paraId="435B6EE4" w14:textId="77777777"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From the picture is a dog.</w:t>
            </w:r>
          </w:p>
        </w:tc>
        <w:tc>
          <w:tcPr>
            <w:tcW w:w="2248" w:type="dxa"/>
          </w:tcPr>
          <w:p w14:paraId="25BA0665" w14:textId="77777777" w:rsidR="00A526AC" w:rsidRPr="00A827EA" w:rsidRDefault="00A526AC" w:rsidP="00227AD4">
            <w:pPr>
              <w:rPr>
                <w:rFonts w:ascii="Times New Roman" w:hAnsi="Times New Roman" w:cs="Times New Roman"/>
                <w:sz w:val="24"/>
                <w:szCs w:val="24"/>
              </w:rPr>
            </w:pPr>
          </w:p>
        </w:tc>
      </w:tr>
    </w:tbl>
    <w:p w14:paraId="0989E818" w14:textId="77777777" w:rsidR="00A526AC" w:rsidRPr="00A827EA" w:rsidRDefault="00A526AC" w:rsidP="00A526AC"/>
    <w:p w14:paraId="0A998BCE" w14:textId="77777777" w:rsidR="00A526AC" w:rsidRPr="00A827EA" w:rsidRDefault="00A526AC" w:rsidP="00A526AC"/>
    <w:p w14:paraId="3F952252" w14:textId="77777777" w:rsidR="00A526AC" w:rsidRPr="00A827EA" w:rsidRDefault="00A526AC" w:rsidP="00A526AC"/>
    <w:p w14:paraId="57527E60" w14:textId="77777777" w:rsidR="00A526AC" w:rsidRPr="00A827EA" w:rsidRDefault="00A526AC" w:rsidP="00A526AC"/>
    <w:p w14:paraId="12C719DF" w14:textId="77777777"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14:paraId="7B383030" w14:textId="77777777"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Student main page.</w:t>
      </w:r>
    </w:p>
    <w:p w14:paraId="359D99C6" w14:textId="77777777"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Overall course page.</w:t>
      </w:r>
    </w:p>
    <w:p w14:paraId="7A210FFA" w14:textId="77777777"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14:paraId="616EDBDC" w14:textId="77777777" w:rsidR="00A526AC"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viewing course form.</w:t>
      </w:r>
    </w:p>
    <w:p w14:paraId="74F57271" w14:textId="77777777"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14:paraId="07344BFF" w14:textId="77777777" w:rsidR="00A526AC"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overall testing form.</w:t>
      </w:r>
    </w:p>
    <w:p w14:paraId="7C541B53" w14:textId="77777777"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p w14:paraId="41A92701" w14:textId="77777777"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select a testing that want to take an assignment or quiz.</w:t>
      </w:r>
    </w:p>
    <w:p w14:paraId="114A21EA" w14:textId="77777777"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 taking assignment or quiz form.</w:t>
      </w:r>
    </w:p>
    <w:p w14:paraId="6403CB99" w14:textId="77777777"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A</w:t>
      </w:r>
      <w:r w:rsidRPr="00A827EA">
        <w:rPr>
          <w:rFonts w:ascii="Times New Roman" w:hAnsi="Times New Roman" w:cs="Times New Roman"/>
          <w:sz w:val="24"/>
          <w:szCs w:val="24"/>
        </w:rPr>
        <w:t>ssignment or quiz page.</w:t>
      </w:r>
    </w:p>
    <w:p w14:paraId="00A69244" w14:textId="77777777"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answers in every question.</w:t>
      </w:r>
    </w:p>
    <w:p w14:paraId="1145DA7A" w14:textId="77777777" w:rsidR="00A526AC" w:rsidRDefault="00A526AC" w:rsidP="00A526AC">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 answers.</w:t>
      </w:r>
    </w:p>
    <w:p w14:paraId="3FDB2E66" w14:textId="77777777" w:rsidR="00344883" w:rsidRPr="00344883" w:rsidRDefault="00344883" w:rsidP="00344883">
      <w:pPr>
        <w:ind w:left="1080"/>
        <w:contextualSpacing/>
        <w:rPr>
          <w:rFonts w:ascii="Times New Roman" w:hAnsi="Times New Roman" w:cs="Times New Roman"/>
          <w:sz w:val="24"/>
          <w:szCs w:val="24"/>
        </w:rPr>
      </w:pPr>
    </w:p>
    <w:p w14:paraId="568FC73F" w14:textId="77777777" w:rsidR="00A526AC" w:rsidRPr="00C54831" w:rsidRDefault="00A526AC" w:rsidP="00C54831">
      <w:pPr>
        <w:ind w:firstLine="720"/>
        <w:rPr>
          <w:rFonts w:ascii="Times New Roman" w:hAnsi="Times New Roman" w:cs="Times New Roman"/>
          <w:b/>
          <w:bCs/>
          <w:sz w:val="29"/>
          <w:szCs w:val="29"/>
        </w:rPr>
      </w:pPr>
      <w:r w:rsidRPr="00C54831">
        <w:rPr>
          <w:rFonts w:ascii="Times New Roman" w:hAnsi="Times New Roman" w:cs="Times New Roman"/>
          <w:b/>
          <w:bCs/>
          <w:sz w:val="29"/>
          <w:szCs w:val="29"/>
        </w:rPr>
        <w:t>System Requ</w:t>
      </w:r>
      <w:r w:rsidR="00771117">
        <w:rPr>
          <w:rFonts w:ascii="Times New Roman" w:hAnsi="Times New Roman" w:cs="Times New Roman"/>
          <w:b/>
          <w:bCs/>
          <w:sz w:val="29"/>
          <w:szCs w:val="29"/>
        </w:rPr>
        <w:t xml:space="preserve">irement Specification of URS </w:t>
      </w:r>
      <w:r w:rsidR="00F84D55">
        <w:rPr>
          <w:rFonts w:ascii="Times New Roman" w:hAnsi="Times New Roman" w:cs="Times New Roman"/>
          <w:b/>
          <w:bCs/>
          <w:sz w:val="29"/>
          <w:szCs w:val="29"/>
        </w:rPr>
        <w:t>15</w:t>
      </w:r>
      <w:r w:rsidR="00771117">
        <w:rPr>
          <w:rFonts w:ascii="Times New Roman" w:hAnsi="Times New Roman" w:cs="Times New Roman"/>
          <w:b/>
          <w:bCs/>
          <w:sz w:val="29"/>
          <w:szCs w:val="29"/>
        </w:rPr>
        <w:t>.2</w:t>
      </w:r>
    </w:p>
    <w:p w14:paraId="64DBA948" w14:textId="77777777" w:rsidR="00A526AC" w:rsidRPr="00114DF6" w:rsidRDefault="00A526AC" w:rsidP="00A526AC"/>
    <w:p w14:paraId="59FA107D"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 xml:space="preserve">SRS </w:t>
      </w:r>
      <w:r w:rsidRPr="0082231B">
        <w:rPr>
          <w:rFonts w:ascii="Times New Roman" w:hAnsi="Times New Roman" w:cs="Times New Roman"/>
          <w:b/>
          <w:bCs/>
          <w:sz w:val="24"/>
          <w:szCs w:val="24"/>
        </w:rPr>
        <w:t>2</w:t>
      </w:r>
      <w:r>
        <w:rPr>
          <w:rFonts w:ascii="Times New Roman" w:hAnsi="Times New Roman" w:cs="Times New Roman"/>
          <w:b/>
          <w:bCs/>
          <w:sz w:val="24"/>
          <w:szCs w:val="24"/>
        </w:rPr>
        <w:t>-2.2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69576360"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8-1.2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14:paraId="588C3D27"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 xml:space="preserve">SRS 8-2.2: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14:paraId="1712F4DC"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8-3.2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4D4860C8"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Overall testing</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6CB5AFB8"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15-2.2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11232899"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15-3.2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w:t>
      </w:r>
    </w:p>
    <w:p w14:paraId="0CD927B6" w14:textId="77777777" w:rsidR="0077111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Pr>
          <w:rFonts w:ascii="Times New Roman" w:eastAsia="Pontano Sans" w:hAnsi="Times New Roman" w:cs="Times New Roman"/>
          <w:sz w:val="24"/>
          <w:szCs w:val="24"/>
        </w:rPr>
        <w:t xml:space="preserve">display the assignment or quiz information into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14:paraId="01D53874" w14:textId="77777777" w:rsidR="00771117" w:rsidRPr="00482FD7" w:rsidRDefault="00771117" w:rsidP="00771117">
      <w:pPr>
        <w:ind w:left="720"/>
        <w:rPr>
          <w:rFonts w:ascii="Times New Roman" w:hAnsi="Times New Roman" w:cs="Times New Roman"/>
          <w:sz w:val="24"/>
          <w:szCs w:val="24"/>
        </w:rPr>
      </w:pPr>
      <w:r>
        <w:rPr>
          <w:rFonts w:ascii="Times New Roman" w:hAnsi="Times New Roman" w:cs="Times New Roman"/>
          <w:b/>
          <w:bCs/>
          <w:sz w:val="24"/>
          <w:szCs w:val="24"/>
        </w:rPr>
        <w:t>SRS 15-5.2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Pr>
          <w:rFonts w:ascii="Times New Roman" w:eastAsia="Pontano Sans" w:hAnsi="Times New Roman" w:cs="Times New Roman"/>
          <w:sz w:val="24"/>
          <w:szCs w:val="24"/>
        </w:rPr>
        <w:t xml:space="preserve">store answers of taking </w:t>
      </w:r>
      <w:r>
        <w:rPr>
          <w:rFonts w:ascii="Times New Roman" w:hAnsi="Times New Roman" w:cs="Times New Roman"/>
          <w:sz w:val="24"/>
          <w:szCs w:val="24"/>
        </w:rPr>
        <w:t>an assignment or quiz into the system.</w:t>
      </w:r>
    </w:p>
    <w:p w14:paraId="6BE36A9E" w14:textId="77777777" w:rsidR="003E3736" w:rsidRDefault="003E3736" w:rsidP="003E3736">
      <w:pPr>
        <w:ind w:left="1440" w:firstLine="720"/>
        <w:rPr>
          <w:rFonts w:ascii="Times New Roman" w:hAnsi="Times New Roman" w:cs="Times New Roman"/>
          <w:sz w:val="24"/>
          <w:szCs w:val="24"/>
        </w:rPr>
      </w:pPr>
    </w:p>
    <w:p w14:paraId="0E7E1D40" w14:textId="77777777" w:rsidR="003E3736" w:rsidRDefault="003E3736" w:rsidP="00A827EA">
      <w:pPr>
        <w:rPr>
          <w:rFonts w:ascii="Times New Roman" w:hAnsi="Times New Roman" w:cs="Times New Roman"/>
          <w:b/>
          <w:bCs/>
          <w:sz w:val="32"/>
          <w:szCs w:val="32"/>
          <w:u w:val="single"/>
        </w:rPr>
      </w:pPr>
    </w:p>
    <w:p w14:paraId="1734CF62" w14:textId="77777777" w:rsidR="003E3736" w:rsidRPr="00A827EA" w:rsidRDefault="003E3736" w:rsidP="00A827EA">
      <w:pPr>
        <w:rPr>
          <w:rFonts w:ascii="Times New Roman" w:hAnsi="Times New Roman" w:cs="Times New Roman"/>
          <w:b/>
          <w:bCs/>
          <w:sz w:val="32"/>
          <w:szCs w:val="32"/>
          <w:u w:val="single"/>
        </w:rPr>
      </w:pPr>
    </w:p>
    <w:sectPr w:rsidR="003E3736" w:rsidRPr="00A827EA" w:rsidSect="00B95FCB">
      <w:footerReference w:type="default" r:id="rId2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rimi park" w:date="2014-05-19T09:14:00Z" w:initials="rp">
    <w:p w14:paraId="58B9FF1E" w14:textId="77777777" w:rsidR="00602A97" w:rsidRDefault="00602A97">
      <w:pPr>
        <w:pStyle w:val="CommentText"/>
      </w:pPr>
      <w:r>
        <w:rPr>
          <w:rStyle w:val="CommentReference"/>
        </w:rPr>
        <w:annotationRef/>
      </w:r>
      <w:r>
        <w:t xml:space="preserve">Registration for Administrator himself? </w:t>
      </w:r>
    </w:p>
  </w:comment>
  <w:comment w:id="13" w:author="rimi park" w:date="2014-05-19T09:16:00Z" w:initials="rp">
    <w:p w14:paraId="727CFC42" w14:textId="77777777" w:rsidR="00602A97" w:rsidRDefault="00602A97">
      <w:pPr>
        <w:pStyle w:val="CommentText"/>
      </w:pPr>
      <w:r>
        <w:rPr>
          <w:rStyle w:val="CommentReference"/>
        </w:rPr>
        <w:annotationRef/>
      </w:r>
      <w:r>
        <w:t>create? Assigning is more like 4-4.</w:t>
      </w:r>
    </w:p>
  </w:comment>
  <w:comment w:id="14" w:author="rimi park" w:date="2014-05-19T09:20:00Z" w:initials="rp">
    <w:p w14:paraId="3FE6726D" w14:textId="77777777" w:rsidR="00602A97" w:rsidRDefault="00602A97">
      <w:pPr>
        <w:pStyle w:val="CommentText"/>
      </w:pPr>
      <w:r>
        <w:rPr>
          <w:rStyle w:val="CommentReference"/>
        </w:rPr>
        <w:annotationRef/>
      </w:r>
      <w:r>
        <w:t xml:space="preserve">Your numbering scheme is rather confusing. Let’s talk about this again and set a new system. </w:t>
      </w:r>
    </w:p>
  </w:comment>
  <w:comment w:id="15" w:author="rimi park" w:date="2014-05-19T09:21:00Z" w:initials="rp">
    <w:p w14:paraId="06C0A295" w14:textId="77777777" w:rsidR="00602A97" w:rsidRDefault="00602A97">
      <w:pPr>
        <w:pStyle w:val="CommentText"/>
      </w:pPr>
      <w:r>
        <w:rPr>
          <w:rStyle w:val="CommentReference"/>
        </w:rPr>
        <w:annotationRef/>
      </w:r>
      <w:r>
        <w:t xml:space="preserve">Please make sure the SRSs here matches the “System </w:t>
      </w:r>
      <w:r w:rsidR="00250A39">
        <w:t>does…</w:t>
      </w:r>
      <w:r>
        <w:t xml:space="preserve">” statements in the normal flow </w:t>
      </w:r>
      <w:r w:rsidR="00F81C14">
        <w:t xml:space="preserve">(or alternative flow) </w:t>
      </w:r>
      <w:r>
        <w:t xml:space="preserve">of this Use Case. Your </w:t>
      </w:r>
      <w:r w:rsidR="00F81C14">
        <w:t xml:space="preserve">use case description </w:t>
      </w:r>
      <w:r>
        <w:t xml:space="preserve">should include all these SRSs. </w:t>
      </w:r>
    </w:p>
    <w:p w14:paraId="2729DF95" w14:textId="77777777" w:rsidR="00602A97" w:rsidRDefault="00602A97">
      <w:pPr>
        <w:pStyle w:val="CommentText"/>
      </w:pPr>
    </w:p>
    <w:p w14:paraId="0C732C7A" w14:textId="77777777" w:rsidR="00602A97" w:rsidRDefault="00602A97">
      <w:pPr>
        <w:pStyle w:val="CommentText"/>
      </w:pPr>
      <w:r>
        <w:t xml:space="preserve">I am not checking all SRS line by line because it is your decision how the system will respond to the user action. You need to be responsible to make them correct. Make sure you do not miss important steps. </w:t>
      </w:r>
    </w:p>
  </w:comment>
  <w:comment w:id="19" w:author="rimi park" w:date="2014-05-19T09:24:00Z" w:initials="rp">
    <w:p w14:paraId="397DF387" w14:textId="77777777" w:rsidR="00602A97" w:rsidRDefault="00602A97">
      <w:pPr>
        <w:pStyle w:val="CommentText"/>
      </w:pPr>
      <w:r>
        <w:rPr>
          <w:rStyle w:val="CommentReference"/>
        </w:rPr>
        <w:annotationRef/>
      </w:r>
      <w:r w:rsidR="00250A39">
        <w:t>Do you plan to add use case diagrams that include</w:t>
      </w:r>
      <w:r>
        <w:t xml:space="preserve"> all use cases for each </w:t>
      </w:r>
      <w:r w:rsidR="00250A39">
        <w:t>application?  I think you should have those so that readers know what users can do in one place.</w:t>
      </w:r>
    </w:p>
    <w:p w14:paraId="2FF44627" w14:textId="77777777" w:rsidR="00250A39" w:rsidRDefault="00250A39">
      <w:pPr>
        <w:pStyle w:val="CommentText"/>
      </w:pPr>
    </w:p>
    <w:p w14:paraId="49342447" w14:textId="77777777" w:rsidR="00250A39" w:rsidRDefault="00250A39">
      <w:pPr>
        <w:pStyle w:val="CommentText"/>
      </w:pPr>
      <w:r>
        <w:t>Since you have a use case diagram for each use case, I think you can combine some of these diagrams.</w:t>
      </w:r>
    </w:p>
  </w:comment>
  <w:comment w:id="23" w:author="rimi park" w:date="2014-05-19T09:30:00Z" w:initials="rp">
    <w:p w14:paraId="70609706" w14:textId="77777777" w:rsidR="00250A39" w:rsidRDefault="00250A39">
      <w:pPr>
        <w:pStyle w:val="CommentText"/>
      </w:pPr>
      <w:r>
        <w:t>As I mentioned earlier, m</w:t>
      </w:r>
      <w:r>
        <w:rPr>
          <w:rStyle w:val="CommentReference"/>
        </w:rPr>
        <w:annotationRef/>
      </w:r>
      <w:r>
        <w:t xml:space="preserve">ake sure “The system does …” statements here match your SRSs for each use case. Check your SRSs carefully and make sure no SRS is missing. </w:t>
      </w:r>
    </w:p>
  </w:comment>
  <w:comment w:id="24" w:author="rimi park" w:date="2014-05-19T09:28:00Z" w:initials="rp">
    <w:p w14:paraId="448EBC36" w14:textId="77777777" w:rsidR="00250A39" w:rsidRDefault="00250A39">
      <w:pPr>
        <w:pStyle w:val="CommentText"/>
      </w:pPr>
      <w:r>
        <w:rPr>
          <w:rStyle w:val="CommentReference"/>
        </w:rPr>
        <w:annotationRef/>
      </w:r>
      <w:r>
        <w:t xml:space="preserve">This should be your trigger. Trigger is the very first action that initiates the sequence of actions that follow. Normally the first action in Normal Flow is your Trigger. </w:t>
      </w:r>
    </w:p>
  </w:comment>
  <w:comment w:id="25" w:author="rimi park" w:date="2014-05-19T09:29:00Z" w:initials="rp">
    <w:p w14:paraId="32D74759" w14:textId="77777777" w:rsidR="00250A39" w:rsidRDefault="00250A39">
      <w:pPr>
        <w:pStyle w:val="CommentText"/>
      </w:pPr>
      <w:r>
        <w:rPr>
          <w:rStyle w:val="CommentReference"/>
        </w:rPr>
        <w:annotationRef/>
      </w:r>
      <w:r>
        <w:t xml:space="preserve">This should be your post condition. </w:t>
      </w:r>
    </w:p>
  </w:comment>
  <w:comment w:id="26" w:author="rimi park" w:date="2014-05-19T09:48:00Z" w:initials="rp">
    <w:p w14:paraId="07D8F21C" w14:textId="77777777" w:rsidR="00F81C14" w:rsidRDefault="00F81C14">
      <w:pPr>
        <w:pStyle w:val="CommentText"/>
      </w:pPr>
      <w:r>
        <w:rPr>
          <w:rStyle w:val="CommentReference"/>
        </w:rPr>
        <w:annotationRef/>
      </w:r>
      <w:r>
        <w:t>Same here. M</w:t>
      </w:r>
      <w:r>
        <w:rPr>
          <w:rStyle w:val="CommentReference"/>
        </w:rPr>
        <w:annotationRef/>
      </w:r>
      <w:r>
        <w:t>ake sure “The system does …” statements here match your SRSs for each use case. Check your SRSs carefully and make sure no SRS is missing.</w:t>
      </w:r>
    </w:p>
  </w:comment>
  <w:comment w:id="29" w:author="rimi park" w:date="2014-05-19T09:46:00Z" w:initials="rp">
    <w:p w14:paraId="28CCC84E" w14:textId="77777777" w:rsidR="00F81C14" w:rsidRDefault="00F81C14">
      <w:pPr>
        <w:pStyle w:val="CommentText"/>
      </w:pPr>
      <w:r>
        <w:rPr>
          <w:rStyle w:val="CommentReference"/>
        </w:rPr>
        <w:annotationRef/>
      </w:r>
    </w:p>
  </w:comment>
  <w:comment w:id="30" w:author="rimi park" w:date="2014-05-19T09:46:00Z" w:initials="rp">
    <w:p w14:paraId="532D31A6" w14:textId="77777777" w:rsidR="00F81C14" w:rsidRDefault="00F81C14">
      <w:pPr>
        <w:pStyle w:val="CommentText"/>
      </w:pPr>
      <w:r>
        <w:rPr>
          <w:rStyle w:val="CommentReference"/>
        </w:rPr>
        <w:annotationRef/>
      </w:r>
    </w:p>
  </w:comment>
  <w:comment w:id="31" w:author="rimi park" w:date="2014-05-19T09:50:00Z" w:initials="rp">
    <w:p w14:paraId="07D69AEE" w14:textId="77777777" w:rsidR="00F81C14" w:rsidRDefault="00F81C14">
      <w:pPr>
        <w:pStyle w:val="CommentText"/>
      </w:pPr>
      <w:r>
        <w:rPr>
          <w:rStyle w:val="CommentReference"/>
        </w:rPr>
        <w:annotationRef/>
      </w:r>
      <w:r>
        <w:t xml:space="preserve">Lecturer sees </w:t>
      </w:r>
    </w:p>
  </w:comment>
  <w:comment w:id="33" w:author="rimi park" w:date="2014-05-19T09:49:00Z" w:initials="rp">
    <w:p w14:paraId="4F0245F8" w14:textId="77777777" w:rsidR="00F81C14" w:rsidRDefault="00F81C14">
      <w:pPr>
        <w:pStyle w:val="CommentText"/>
      </w:pPr>
      <w:r>
        <w:rPr>
          <w:rStyle w:val="CommentReference"/>
        </w:rPr>
        <w:annotationRef/>
      </w:r>
      <w:r>
        <w:t>No need to repeat. Already defined in pre-conditon.</w:t>
      </w:r>
    </w:p>
  </w:comment>
  <w:comment w:id="38" w:author="rimi park" w:date="2014-05-19T09:50:00Z" w:initials="rp">
    <w:p w14:paraId="25432D10" w14:textId="77777777" w:rsidR="00F81C14" w:rsidRDefault="00F81C14">
      <w:pPr>
        <w:pStyle w:val="CommentText"/>
      </w:pPr>
      <w:r>
        <w:rPr>
          <w:rStyle w:val="CommentReference"/>
        </w:rPr>
        <w:annotationRef/>
      </w:r>
      <w:r>
        <w:t>Trigger</w:t>
      </w:r>
    </w:p>
  </w:comment>
  <w:comment w:id="47" w:author="rimi park" w:date="2014-05-19T09:52:00Z" w:initials="rp">
    <w:p w14:paraId="1D247CDB" w14:textId="77777777" w:rsidR="00F81C14" w:rsidRDefault="00F81C14">
      <w:pPr>
        <w:pStyle w:val="CommentText"/>
      </w:pPr>
      <w:r>
        <w:rPr>
          <w:rStyle w:val="CommentReference"/>
        </w:rPr>
        <w:annotationRef/>
      </w:r>
      <w:r>
        <w:t>Trigger</w:t>
      </w:r>
    </w:p>
  </w:comment>
  <w:comment w:id="48" w:author="rimi park" w:date="2014-05-19T09:56:00Z" w:initials="rp">
    <w:p w14:paraId="1BD6A052" w14:textId="77777777" w:rsidR="001553DC" w:rsidRDefault="001553DC">
      <w:pPr>
        <w:pStyle w:val="CommentText"/>
      </w:pPr>
      <w:r>
        <w:rPr>
          <w:rStyle w:val="CommentReference"/>
        </w:rPr>
        <w:annotationRef/>
      </w:r>
    </w:p>
  </w:comment>
  <w:comment w:id="49" w:author="rimi park" w:date="2014-05-19T09:56:00Z" w:initials="rp">
    <w:p w14:paraId="13D13D90" w14:textId="77777777" w:rsidR="001553DC" w:rsidRDefault="001553DC">
      <w:pPr>
        <w:pStyle w:val="CommentText"/>
      </w:pPr>
      <w:r>
        <w:rPr>
          <w:rStyle w:val="CommentReference"/>
        </w:rPr>
        <w:annotationRef/>
      </w:r>
    </w:p>
  </w:comment>
  <w:comment w:id="54" w:author="rimi park" w:date="2014-05-19T09:54:00Z" w:initials="rp">
    <w:p w14:paraId="5D3373A2" w14:textId="77777777" w:rsidR="00F81C14" w:rsidRDefault="00F81C14">
      <w:pPr>
        <w:pStyle w:val="CommentText"/>
      </w:pPr>
      <w:r>
        <w:rPr>
          <w:rStyle w:val="CommentReference"/>
        </w:rPr>
        <w:annotationRef/>
      </w:r>
      <w:r>
        <w:t>Shouldn’t the system allow users to log out on any page? Is it possible on main page only? For example log out is hidden in a menu that is accessible from any page…</w:t>
      </w:r>
    </w:p>
  </w:comment>
  <w:comment w:id="56" w:author="rimi park" w:date="2014-05-19T09:57:00Z" w:initials="rp">
    <w:p w14:paraId="19E80225" w14:textId="77777777" w:rsidR="001553DC" w:rsidRDefault="001553DC">
      <w:pPr>
        <w:pStyle w:val="CommentText"/>
      </w:pPr>
      <w:r>
        <w:rPr>
          <w:rStyle w:val="CommentReference"/>
        </w:rPr>
        <w:annotationRef/>
      </w:r>
      <w:r>
        <w:t>Lecturer should be logged in, right?</w:t>
      </w:r>
    </w:p>
  </w:comment>
  <w:comment w:id="58" w:author="rimi park" w:date="2014-05-19T09:57:00Z" w:initials="rp">
    <w:p w14:paraId="74A6F551" w14:textId="77777777" w:rsidR="001553DC" w:rsidRDefault="001553DC">
      <w:pPr>
        <w:pStyle w:val="CommentText"/>
      </w:pPr>
      <w:r>
        <w:rPr>
          <w:rStyle w:val="CommentReference"/>
        </w:rPr>
        <w:annotationRef/>
      </w:r>
      <w:r>
        <w:t xml:space="preserve">Please edit all your use case descriptions and make sure you do not repeat the things that are already defined in preconditions. </w:t>
      </w:r>
    </w:p>
  </w:comment>
  <w:comment w:id="62" w:author="rimi park" w:date="2014-05-19T09:58:00Z" w:initials="rp">
    <w:p w14:paraId="441E2740" w14:textId="77777777" w:rsidR="001553DC" w:rsidRDefault="001553DC">
      <w:pPr>
        <w:pStyle w:val="CommentText"/>
      </w:pPr>
      <w:r>
        <w:rPr>
          <w:rStyle w:val="CommentReference"/>
        </w:rPr>
        <w:annotationRef/>
      </w:r>
      <w:r>
        <w:t xml:space="preserve">And then… display the information? </w:t>
      </w:r>
    </w:p>
  </w:comment>
  <w:comment w:id="63" w:author="rimi park" w:date="2014-05-19T10:03:00Z" w:initials="rp">
    <w:p w14:paraId="53D4A1C8" w14:textId="77777777" w:rsidR="001553DC" w:rsidRDefault="001553DC">
      <w:pPr>
        <w:pStyle w:val="CommentText"/>
      </w:pPr>
      <w:r>
        <w:rPr>
          <w:rStyle w:val="CommentReference"/>
        </w:rPr>
        <w:annotationRef/>
      </w:r>
      <w:r>
        <w:t xml:space="preserve">At least one assignment or quiz has been created and exists in the system. </w:t>
      </w:r>
    </w:p>
    <w:p w14:paraId="1F4F6633" w14:textId="77777777" w:rsidR="001553DC" w:rsidRDefault="001553DC">
      <w:pPr>
        <w:pStyle w:val="CommentText"/>
      </w:pPr>
    </w:p>
    <w:p w14:paraId="4410859F" w14:textId="77777777" w:rsidR="001553DC" w:rsidRDefault="001553DC">
      <w:pPr>
        <w:pStyle w:val="CommentText"/>
      </w:pPr>
      <w:r>
        <w:t>Lecturer is logged in.</w:t>
      </w:r>
    </w:p>
    <w:p w14:paraId="48E30F76" w14:textId="77777777" w:rsidR="001553DC" w:rsidRDefault="001553DC">
      <w:pPr>
        <w:pStyle w:val="CommentText"/>
      </w:pPr>
    </w:p>
    <w:p w14:paraId="49D4EE85" w14:textId="77777777" w:rsidR="001553DC" w:rsidRDefault="001553DC">
      <w:pPr>
        <w:pStyle w:val="CommentText"/>
      </w:pPr>
      <w:r>
        <w:t xml:space="preserve">Please think carefully about what should be prepared in order to perform this use case. And define those in Preconditions. </w:t>
      </w:r>
    </w:p>
  </w:comment>
  <w:comment w:id="64" w:author="rimi park" w:date="2014-05-19T10:02:00Z" w:initials="rp">
    <w:p w14:paraId="08CF3731" w14:textId="77777777" w:rsidR="001553DC" w:rsidRDefault="001553DC">
      <w:pPr>
        <w:pStyle w:val="CommentText"/>
      </w:pPr>
      <w:r>
        <w:rPr>
          <w:rStyle w:val="CommentReference"/>
        </w:rPr>
        <w:annotationRef/>
      </w:r>
      <w:r>
        <w:t xml:space="preserve">There should be at least one assignment or quiz in the system. That is, at least one assignment or quiz has been created earlier and exists in the system. </w:t>
      </w:r>
    </w:p>
    <w:p w14:paraId="1085023C" w14:textId="77777777" w:rsidR="001553DC" w:rsidRDefault="001553DC">
      <w:pPr>
        <w:pStyle w:val="CommentText"/>
      </w:pPr>
    </w:p>
    <w:p w14:paraId="59B36A72" w14:textId="77777777" w:rsidR="001553DC" w:rsidRDefault="001553DC">
      <w:pPr>
        <w:pStyle w:val="CommentText"/>
      </w:pPr>
      <w:r>
        <w:t>And Lecturer is logged in.</w:t>
      </w:r>
    </w:p>
  </w:comment>
  <w:comment w:id="65" w:author="rimi park" w:date="2014-05-19T10:06:00Z" w:initials="rp">
    <w:p w14:paraId="53078F86" w14:textId="77777777" w:rsidR="00AC34BD" w:rsidRDefault="00AC34BD">
      <w:pPr>
        <w:pStyle w:val="CommentText"/>
      </w:pPr>
      <w:r>
        <w:rPr>
          <w:rStyle w:val="CommentReference"/>
        </w:rPr>
        <w:annotationRef/>
      </w:r>
      <w:r>
        <w:t xml:space="preserve">Students have already finished taking the assignment or quiz and the answers are recorded in the system. </w:t>
      </w:r>
    </w:p>
    <w:p w14:paraId="6419E809" w14:textId="77777777" w:rsidR="00AC34BD" w:rsidRDefault="00AC34BD">
      <w:pPr>
        <w:pStyle w:val="CommentText"/>
      </w:pPr>
    </w:p>
    <w:p w14:paraId="50E791BC" w14:textId="77777777" w:rsidR="00AC34BD" w:rsidRDefault="00AC34BD">
      <w:pPr>
        <w:pStyle w:val="CommentText"/>
      </w:pPr>
    </w:p>
  </w:comment>
  <w:comment w:id="66" w:author="rimi park" w:date="2014-05-19T10:07:00Z" w:initials="rp">
    <w:p w14:paraId="5ECECBC9" w14:textId="77777777" w:rsidR="00AC34BD" w:rsidRDefault="00AC34BD">
      <w:pPr>
        <w:pStyle w:val="CommentText"/>
      </w:pPr>
      <w:r>
        <w:rPr>
          <w:rStyle w:val="CommentReference"/>
        </w:rPr>
        <w:annotationRef/>
      </w:r>
      <w:r>
        <w:t xml:space="preserve">Similar to the previous use case. </w:t>
      </w:r>
    </w:p>
  </w:comment>
  <w:comment w:id="67" w:author="rimi park" w:date="2014-05-19T10:07:00Z" w:initials="rp">
    <w:p w14:paraId="3E6CCCD7" w14:textId="77777777" w:rsidR="00AC34BD" w:rsidRDefault="00AC34BD">
      <w:pPr>
        <w:pStyle w:val="CommentText"/>
      </w:pPr>
      <w:r>
        <w:rPr>
          <w:rStyle w:val="CommentReference"/>
        </w:rPr>
        <w:annotationRef/>
      </w:r>
      <w:r>
        <w:t xml:space="preserve">You need more preconditions, right? </w:t>
      </w:r>
      <w:bookmarkStart w:id="68" w:name="_GoBack"/>
      <w:bookmarkEnd w:id="68"/>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B9FF1E" w15:done="0"/>
  <w15:commentEx w15:paraId="727CFC42" w15:done="0"/>
  <w15:commentEx w15:paraId="3FE6726D" w15:done="0"/>
  <w15:commentEx w15:paraId="0C732C7A" w15:done="0"/>
  <w15:commentEx w15:paraId="49342447" w15:done="0"/>
  <w15:commentEx w15:paraId="70609706" w15:done="0"/>
  <w15:commentEx w15:paraId="448EBC36" w15:done="0"/>
  <w15:commentEx w15:paraId="32D74759" w15:done="0"/>
  <w15:commentEx w15:paraId="07D8F21C" w15:done="0"/>
  <w15:commentEx w15:paraId="28CCC84E" w15:done="0"/>
  <w15:commentEx w15:paraId="532D31A6" w15:done="0"/>
  <w15:commentEx w15:paraId="07D69AEE" w15:done="0"/>
  <w15:commentEx w15:paraId="4F0245F8" w15:done="0"/>
  <w15:commentEx w15:paraId="25432D10" w15:done="0"/>
  <w15:commentEx w15:paraId="1D247CDB" w15:done="0"/>
  <w15:commentEx w15:paraId="1BD6A052" w15:done="0"/>
  <w15:commentEx w15:paraId="13D13D90" w15:done="0"/>
  <w15:commentEx w15:paraId="5D3373A2" w15:done="0"/>
  <w15:commentEx w15:paraId="19E80225" w15:done="0"/>
  <w15:commentEx w15:paraId="74A6F551" w15:done="0"/>
  <w15:commentEx w15:paraId="441E2740" w15:done="0"/>
  <w15:commentEx w15:paraId="49D4EE85" w15:done="0"/>
  <w15:commentEx w15:paraId="59B36A72" w15:done="0"/>
  <w15:commentEx w15:paraId="50E791BC" w15:done="0"/>
  <w15:commentEx w15:paraId="5ECECBC9" w15:done="0"/>
  <w15:commentEx w15:paraId="3E6CCCD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0B5F27" w14:textId="77777777" w:rsidR="002043CF" w:rsidRDefault="002043CF" w:rsidP="00B95FCB">
      <w:pPr>
        <w:spacing w:after="0" w:line="240" w:lineRule="auto"/>
      </w:pPr>
      <w:r>
        <w:separator/>
      </w:r>
    </w:p>
  </w:endnote>
  <w:endnote w:type="continuationSeparator" w:id="0">
    <w:p w14:paraId="6BD715A8" w14:textId="77777777" w:rsidR="002043CF" w:rsidRDefault="002043CF" w:rsidP="00B95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sig w:usb0="0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4002EFF" w:usb1="C000E47F" w:usb2="00000009" w:usb3="00000000" w:csb0="000001FF" w:csb1="00000000"/>
  </w:font>
  <w:font w:name="Pontano Sans">
    <w:charset w:val="00"/>
    <w:family w:val="auto"/>
    <w:pitch w:val="variable"/>
    <w:sig w:usb0="800000EF" w:usb1="4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22F1E" w14:textId="77777777" w:rsidR="00602A97" w:rsidRDefault="00602A97">
    <w:pPr>
      <w:pStyle w:val="Footer"/>
    </w:pP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3350"/>
      <w:gridCol w:w="1335"/>
      <w:gridCol w:w="1080"/>
      <w:gridCol w:w="1080"/>
      <w:gridCol w:w="1117"/>
    </w:tblGrid>
    <w:tr w:rsidR="00602A97" w:rsidRPr="007E4BD1" w14:paraId="135E3479" w14:textId="77777777" w:rsidTr="00B95FCB">
      <w:trPr>
        <w:cantSplit/>
        <w:trHeight w:val="170"/>
        <w:jc w:val="center"/>
      </w:trPr>
      <w:tc>
        <w:tcPr>
          <w:tcW w:w="1455" w:type="dxa"/>
          <w:tcBorders>
            <w:bottom w:val="single" w:sz="4" w:space="0" w:color="auto"/>
          </w:tcBorders>
          <w:shd w:val="clear" w:color="auto" w:fill="CCFFFF"/>
          <w:vAlign w:val="center"/>
        </w:tcPr>
        <w:p w14:paraId="02467F86" w14:textId="77777777" w:rsidR="00602A97" w:rsidRPr="007E4BD1" w:rsidRDefault="00602A97" w:rsidP="00B95FCB">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Name</w:t>
          </w:r>
        </w:p>
      </w:tc>
      <w:tc>
        <w:tcPr>
          <w:tcW w:w="3350" w:type="dxa"/>
          <w:vAlign w:val="center"/>
        </w:tcPr>
        <w:p w14:paraId="6596E130" w14:textId="77777777" w:rsidR="00602A97" w:rsidRPr="00B95FCB" w:rsidRDefault="00602A97" w:rsidP="00B95FCB">
          <w:pPr>
            <w:spacing w:after="0"/>
            <w:ind w:right="-108"/>
            <w:outlineLvl w:val="0"/>
            <w:rPr>
              <w:rFonts w:ascii="Times New Roman" w:hAnsi="Times New Roman"/>
              <w:b/>
              <w:bCs/>
              <w:sz w:val="18"/>
              <w:szCs w:val="18"/>
              <w:cs/>
            </w:rPr>
          </w:pPr>
          <w:r w:rsidRPr="00B95FCB">
            <w:rPr>
              <w:rFonts w:ascii="Times New Roman" w:hAnsi="Times New Roman" w:cs="Times New Roman"/>
              <w:sz w:val="20"/>
              <w:szCs w:val="20"/>
            </w:rPr>
            <w:t>Smart course management syst</w:t>
          </w:r>
          <w:r>
            <w:rPr>
              <w:rFonts w:ascii="Times New Roman" w:hAnsi="Times New Roman" w:cs="Times New Roman"/>
              <w:sz w:val="20"/>
              <w:szCs w:val="20"/>
            </w:rPr>
            <w:t>em in the cloud – Requirement_v1</w:t>
          </w:r>
          <w:r w:rsidRPr="00B95FCB">
            <w:rPr>
              <w:rFonts w:ascii="Times New Roman" w:hAnsi="Times New Roman" w:cs="Times New Roman"/>
              <w:sz w:val="20"/>
              <w:szCs w:val="20"/>
            </w:rPr>
            <w:t>.0.docx</w:t>
          </w:r>
        </w:p>
      </w:tc>
      <w:tc>
        <w:tcPr>
          <w:tcW w:w="1335" w:type="dxa"/>
          <w:shd w:val="clear" w:color="auto" w:fill="CCFFFF"/>
          <w:vAlign w:val="center"/>
        </w:tcPr>
        <w:p w14:paraId="6849E067" w14:textId="77777777" w:rsidR="00602A97" w:rsidRPr="007E4BD1" w:rsidRDefault="00602A97" w:rsidP="00B95FCB">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Owner</w:t>
          </w:r>
        </w:p>
      </w:tc>
      <w:tc>
        <w:tcPr>
          <w:tcW w:w="1080" w:type="dxa"/>
          <w:vAlign w:val="center"/>
        </w:tcPr>
        <w:p w14:paraId="7532CAD2" w14:textId="77777777" w:rsidR="00602A97" w:rsidRPr="007E4BD1" w:rsidRDefault="00602A97" w:rsidP="00B95FCB">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CS,TP</w:t>
          </w:r>
        </w:p>
      </w:tc>
      <w:tc>
        <w:tcPr>
          <w:tcW w:w="1080" w:type="dxa"/>
          <w:shd w:val="clear" w:color="auto" w:fill="CCFFFF"/>
          <w:vAlign w:val="center"/>
        </w:tcPr>
        <w:p w14:paraId="389BE0B6" w14:textId="77777777" w:rsidR="00602A97" w:rsidRPr="007E4BD1" w:rsidRDefault="00602A97" w:rsidP="00B95FCB">
          <w:pPr>
            <w:pStyle w:val="Header"/>
            <w:ind w:left="-108" w:right="-108"/>
            <w:jc w:val="center"/>
            <w:rPr>
              <w:rFonts w:ascii="Times New Roman" w:hAnsi="Times New Roman" w:cs="Times New Roman"/>
              <w:sz w:val="18"/>
              <w:szCs w:val="18"/>
            </w:rPr>
          </w:pPr>
          <w:r w:rsidRPr="007E4BD1">
            <w:rPr>
              <w:rFonts w:ascii="Times New Roman" w:hAnsi="Times New Roman" w:cs="Times New Roman"/>
              <w:sz w:val="18"/>
              <w:szCs w:val="18"/>
            </w:rPr>
            <w:t>Page</w:t>
          </w:r>
        </w:p>
      </w:tc>
      <w:tc>
        <w:tcPr>
          <w:tcW w:w="1117" w:type="dxa"/>
          <w:vAlign w:val="center"/>
        </w:tcPr>
        <w:p w14:paraId="4F087ADC" w14:textId="77777777" w:rsidR="00602A97" w:rsidRPr="007E4BD1" w:rsidRDefault="00602A97" w:rsidP="00B95FCB">
          <w:pPr>
            <w:spacing w:after="0"/>
            <w:ind w:left="-61" w:right="-104"/>
            <w:jc w:val="center"/>
            <w:rPr>
              <w:rFonts w:ascii="Times New Roman" w:hAnsi="Times New Roman" w:cs="Times New Roman"/>
              <w:sz w:val="18"/>
              <w:szCs w:val="18"/>
            </w:rPr>
          </w:pP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PAGE </w:instrText>
          </w:r>
          <w:r w:rsidRPr="007E4BD1">
            <w:rPr>
              <w:rStyle w:val="PageNumber"/>
              <w:rFonts w:ascii="Times New Roman" w:hAnsi="Times New Roman" w:cs="Times New Roman"/>
              <w:sz w:val="18"/>
              <w:szCs w:val="18"/>
            </w:rPr>
            <w:fldChar w:fldCharType="separate"/>
          </w:r>
          <w:r w:rsidR="00AC34BD">
            <w:rPr>
              <w:rStyle w:val="PageNumber"/>
              <w:rFonts w:ascii="Times New Roman" w:hAnsi="Times New Roman" w:cs="Times New Roman"/>
              <w:noProof/>
              <w:sz w:val="18"/>
              <w:szCs w:val="18"/>
            </w:rPr>
            <w:t>111</w:t>
          </w:r>
          <w:r w:rsidRPr="007E4BD1">
            <w:rPr>
              <w:rStyle w:val="PageNumber"/>
              <w:rFonts w:ascii="Times New Roman" w:hAnsi="Times New Roman" w:cs="Times New Roman"/>
              <w:sz w:val="18"/>
              <w:szCs w:val="18"/>
            </w:rPr>
            <w:fldChar w:fldCharType="end"/>
          </w:r>
          <w:r w:rsidRPr="007E4BD1">
            <w:rPr>
              <w:rStyle w:val="PageNumber"/>
              <w:rFonts w:ascii="Times New Roman" w:hAnsi="Times New Roman" w:cs="Times New Roman"/>
              <w:sz w:val="18"/>
              <w:szCs w:val="18"/>
            </w:rPr>
            <w:t xml:space="preserve"> / </w:t>
          </w:r>
          <w:r w:rsidRPr="007E4BD1">
            <w:rPr>
              <w:rStyle w:val="PageNumber"/>
              <w:rFonts w:ascii="Times New Roman" w:hAnsi="Times New Roman" w:cs="Times New Roman"/>
              <w:sz w:val="18"/>
              <w:szCs w:val="18"/>
            </w:rPr>
            <w:fldChar w:fldCharType="begin"/>
          </w:r>
          <w:r w:rsidRPr="007E4BD1">
            <w:rPr>
              <w:rStyle w:val="PageNumber"/>
              <w:rFonts w:ascii="Times New Roman" w:hAnsi="Times New Roman" w:cs="Times New Roman"/>
              <w:sz w:val="18"/>
              <w:szCs w:val="18"/>
            </w:rPr>
            <w:instrText xml:space="preserve"> NUMPAGES </w:instrText>
          </w:r>
          <w:r w:rsidRPr="007E4BD1">
            <w:rPr>
              <w:rStyle w:val="PageNumber"/>
              <w:rFonts w:ascii="Times New Roman" w:hAnsi="Times New Roman" w:cs="Times New Roman"/>
              <w:sz w:val="18"/>
              <w:szCs w:val="18"/>
            </w:rPr>
            <w:fldChar w:fldCharType="separate"/>
          </w:r>
          <w:r w:rsidR="00AC34BD">
            <w:rPr>
              <w:rStyle w:val="PageNumber"/>
              <w:rFonts w:ascii="Times New Roman" w:hAnsi="Times New Roman" w:cs="Times New Roman"/>
              <w:noProof/>
              <w:sz w:val="18"/>
              <w:szCs w:val="18"/>
            </w:rPr>
            <w:t>111</w:t>
          </w:r>
          <w:r w:rsidRPr="007E4BD1">
            <w:rPr>
              <w:rStyle w:val="PageNumber"/>
              <w:rFonts w:ascii="Times New Roman" w:hAnsi="Times New Roman" w:cs="Times New Roman"/>
              <w:sz w:val="18"/>
              <w:szCs w:val="18"/>
            </w:rPr>
            <w:fldChar w:fldCharType="end"/>
          </w:r>
        </w:p>
      </w:tc>
    </w:tr>
    <w:tr w:rsidR="00602A97" w:rsidRPr="007E4BD1" w14:paraId="7CD9EB40" w14:textId="77777777" w:rsidTr="00B95FCB">
      <w:trPr>
        <w:cantSplit/>
        <w:trHeight w:val="257"/>
        <w:jc w:val="center"/>
      </w:trPr>
      <w:tc>
        <w:tcPr>
          <w:tcW w:w="1455" w:type="dxa"/>
          <w:tcBorders>
            <w:top w:val="single" w:sz="4" w:space="0" w:color="auto"/>
          </w:tcBorders>
          <w:shd w:val="clear" w:color="auto" w:fill="CCFFFF"/>
          <w:vAlign w:val="center"/>
        </w:tcPr>
        <w:p w14:paraId="200FC4AD" w14:textId="77777777" w:rsidR="00602A97" w:rsidRPr="007E4BD1" w:rsidRDefault="00602A97" w:rsidP="00B95FCB">
          <w:pPr>
            <w:pStyle w:val="Header"/>
            <w:ind w:left="-20" w:right="-108"/>
            <w:rPr>
              <w:rFonts w:ascii="Times New Roman" w:hAnsi="Times New Roman" w:cs="Times New Roman"/>
              <w:sz w:val="18"/>
              <w:szCs w:val="18"/>
            </w:rPr>
          </w:pPr>
          <w:r w:rsidRPr="007E4BD1">
            <w:rPr>
              <w:rFonts w:ascii="Times New Roman" w:hAnsi="Times New Roman" w:cs="Times New Roman"/>
              <w:sz w:val="18"/>
              <w:szCs w:val="18"/>
            </w:rPr>
            <w:t>Document Type</w:t>
          </w:r>
        </w:p>
      </w:tc>
      <w:tc>
        <w:tcPr>
          <w:tcW w:w="3350" w:type="dxa"/>
          <w:vAlign w:val="center"/>
        </w:tcPr>
        <w:p w14:paraId="17F8D59A" w14:textId="77777777" w:rsidR="00602A97" w:rsidRPr="002E5700" w:rsidRDefault="00602A97" w:rsidP="00B95FCB">
          <w:pPr>
            <w:spacing w:after="0"/>
            <w:rPr>
              <w:rFonts w:ascii="Times New Roman" w:hAnsi="Times New Roman" w:cs="Angsana New"/>
              <w:sz w:val="18"/>
              <w:szCs w:val="22"/>
            </w:rPr>
          </w:pPr>
          <w:r>
            <w:rPr>
              <w:rFonts w:ascii="Times New Roman" w:hAnsi="Times New Roman" w:cs="Angsana New"/>
              <w:sz w:val="18"/>
              <w:szCs w:val="22"/>
            </w:rPr>
            <w:t>Project Requirement Specification</w:t>
          </w:r>
        </w:p>
      </w:tc>
      <w:tc>
        <w:tcPr>
          <w:tcW w:w="1335" w:type="dxa"/>
          <w:shd w:val="clear" w:color="auto" w:fill="CCFFFF"/>
          <w:vAlign w:val="center"/>
        </w:tcPr>
        <w:p w14:paraId="402723A0" w14:textId="77777777" w:rsidR="00602A97" w:rsidRPr="007E4BD1" w:rsidRDefault="00602A97" w:rsidP="00B95FCB">
          <w:pPr>
            <w:pStyle w:val="Header"/>
            <w:ind w:right="-108"/>
            <w:jc w:val="both"/>
            <w:rPr>
              <w:rFonts w:ascii="Times New Roman" w:hAnsi="Times New Roman" w:cs="Times New Roman"/>
              <w:sz w:val="18"/>
              <w:szCs w:val="18"/>
            </w:rPr>
          </w:pPr>
          <w:r w:rsidRPr="007E4BD1">
            <w:rPr>
              <w:rFonts w:ascii="Times New Roman" w:hAnsi="Times New Roman" w:cs="Times New Roman"/>
              <w:sz w:val="18"/>
              <w:szCs w:val="18"/>
            </w:rPr>
            <w:t>Release Date</w:t>
          </w:r>
        </w:p>
      </w:tc>
      <w:tc>
        <w:tcPr>
          <w:tcW w:w="1080" w:type="dxa"/>
          <w:vAlign w:val="center"/>
        </w:tcPr>
        <w:p w14:paraId="388E912F" w14:textId="77777777" w:rsidR="00602A97" w:rsidRPr="007E4BD1" w:rsidRDefault="00602A97" w:rsidP="00B95FCB">
          <w:pPr>
            <w:spacing w:after="0"/>
            <w:ind w:left="-108" w:right="-108"/>
            <w:rPr>
              <w:rFonts w:ascii="Times New Roman" w:hAnsi="Times New Roman" w:cs="Times New Roman"/>
              <w:sz w:val="18"/>
              <w:szCs w:val="18"/>
            </w:rPr>
          </w:pPr>
          <w:r>
            <w:rPr>
              <w:rFonts w:ascii="Times New Roman" w:hAnsi="Times New Roman" w:cs="Times New Roman"/>
              <w:sz w:val="18"/>
              <w:szCs w:val="18"/>
            </w:rPr>
            <w:t>17 May 2014</w:t>
          </w:r>
        </w:p>
      </w:tc>
      <w:tc>
        <w:tcPr>
          <w:tcW w:w="1080" w:type="dxa"/>
          <w:shd w:val="clear" w:color="auto" w:fill="CCFFFF"/>
          <w:vAlign w:val="center"/>
        </w:tcPr>
        <w:p w14:paraId="50648CAB" w14:textId="77777777" w:rsidR="00602A97" w:rsidRPr="007E4BD1" w:rsidRDefault="00602A97" w:rsidP="00B95FCB">
          <w:pPr>
            <w:pStyle w:val="bar"/>
            <w:ind w:left="-108" w:right="-108"/>
            <w:jc w:val="center"/>
            <w:rPr>
              <w:rFonts w:ascii="Times New Roman" w:hAnsi="Times New Roman" w:cs="Times New Roman"/>
              <w:sz w:val="18"/>
              <w:szCs w:val="18"/>
            </w:rPr>
          </w:pPr>
          <w:r w:rsidRPr="007E4BD1">
            <w:rPr>
              <w:rFonts w:ascii="Times New Roman" w:hAnsi="Times New Roman" w:cs="Times New Roman"/>
              <w:sz w:val="18"/>
              <w:szCs w:val="18"/>
              <w:lang w:bidi="th-TH"/>
            </w:rPr>
            <w:t>Print Date</w:t>
          </w:r>
        </w:p>
      </w:tc>
      <w:tc>
        <w:tcPr>
          <w:tcW w:w="1117" w:type="dxa"/>
          <w:vAlign w:val="center"/>
        </w:tcPr>
        <w:p w14:paraId="3C7558BC" w14:textId="77777777" w:rsidR="00602A97" w:rsidRPr="007E4BD1" w:rsidRDefault="00602A97" w:rsidP="00B95FCB">
          <w:pPr>
            <w:spacing w:after="0"/>
            <w:ind w:left="-108" w:right="-108"/>
            <w:jc w:val="center"/>
            <w:rPr>
              <w:rFonts w:ascii="Times New Roman" w:hAnsi="Times New Roman" w:cs="Times New Roman"/>
              <w:sz w:val="18"/>
              <w:szCs w:val="18"/>
            </w:rPr>
          </w:pPr>
        </w:p>
      </w:tc>
    </w:tr>
  </w:tbl>
  <w:p w14:paraId="4F22F6FA" w14:textId="77777777" w:rsidR="00602A97" w:rsidRDefault="00602A97">
    <w:pPr>
      <w:pStyle w:val="Footer"/>
    </w:pPr>
  </w:p>
  <w:p w14:paraId="0B69B110" w14:textId="77777777" w:rsidR="00602A97" w:rsidRDefault="00602A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A6BAC6" w14:textId="77777777" w:rsidR="002043CF" w:rsidRDefault="002043CF" w:rsidP="00B95FCB">
      <w:pPr>
        <w:spacing w:after="0" w:line="240" w:lineRule="auto"/>
      </w:pPr>
      <w:r>
        <w:separator/>
      </w:r>
    </w:p>
  </w:footnote>
  <w:footnote w:type="continuationSeparator" w:id="0">
    <w:p w14:paraId="1FDDEB16" w14:textId="77777777" w:rsidR="002043CF" w:rsidRDefault="002043CF" w:rsidP="00B95F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9017F"/>
    <w:multiLevelType w:val="hybridMultilevel"/>
    <w:tmpl w:val="1200E1EE"/>
    <w:lvl w:ilvl="0" w:tplc="109EC5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69B11CC"/>
    <w:multiLevelType w:val="hybridMultilevel"/>
    <w:tmpl w:val="D452FCB8"/>
    <w:lvl w:ilvl="0" w:tplc="AAFCFCA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6A7BA5"/>
    <w:multiLevelType w:val="hybridMultilevel"/>
    <w:tmpl w:val="D802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04F1D"/>
    <w:multiLevelType w:val="hybridMultilevel"/>
    <w:tmpl w:val="B1D4BFCA"/>
    <w:lvl w:ilvl="0" w:tplc="8026D4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FA84731"/>
    <w:multiLevelType w:val="hybridMultilevel"/>
    <w:tmpl w:val="3A7274D0"/>
    <w:lvl w:ilvl="0" w:tplc="F5903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1163E0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145A7834"/>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
    <w:nsid w:val="1D1A1A66"/>
    <w:multiLevelType w:val="hybridMultilevel"/>
    <w:tmpl w:val="7B84F5BA"/>
    <w:lvl w:ilvl="0" w:tplc="116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D615C04"/>
    <w:multiLevelType w:val="hybridMultilevel"/>
    <w:tmpl w:val="FB78DCB4"/>
    <w:lvl w:ilvl="0" w:tplc="43D2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F66EC2"/>
    <w:multiLevelType w:val="hybridMultilevel"/>
    <w:tmpl w:val="A770E848"/>
    <w:lvl w:ilvl="0" w:tplc="C5641F56">
      <w:start w:val="1"/>
      <w:numFmt w:val="decimal"/>
      <w:lvlText w:val="%1."/>
      <w:lvlJc w:val="left"/>
      <w:pPr>
        <w:ind w:left="1800" w:hanging="360"/>
      </w:pPr>
      <w:rPr>
        <w:rFonts w:ascii="TimesNewRomanPSMT" w:hAnsi="TimesNewRomanPSMT" w:cs="TimesNewRomanPSMT"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3D72CA7"/>
    <w:multiLevelType w:val="hybridMultilevel"/>
    <w:tmpl w:val="87AEB7EA"/>
    <w:lvl w:ilvl="0" w:tplc="CBBE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7FE7B23"/>
    <w:multiLevelType w:val="multilevel"/>
    <w:tmpl w:val="009A5224"/>
    <w:lvl w:ilvl="0">
      <w:start w:val="1"/>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29491ECD"/>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2970655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2B7F56F8"/>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nsid w:val="38EE3C23"/>
    <w:multiLevelType w:val="hybridMultilevel"/>
    <w:tmpl w:val="8B9A26AA"/>
    <w:lvl w:ilvl="0" w:tplc="39E8F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535837"/>
    <w:multiLevelType w:val="multilevel"/>
    <w:tmpl w:val="009A5224"/>
    <w:lvl w:ilvl="0">
      <w:start w:val="1"/>
      <w:numFmt w:val="decimal"/>
      <w:lvlText w:val="%1"/>
      <w:lvlJc w:val="left"/>
      <w:pPr>
        <w:ind w:left="540" w:hanging="540"/>
      </w:pPr>
      <w:rPr>
        <w:rFonts w:hint="default"/>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nsid w:val="3E1563F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42916699"/>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nsid w:val="47FA7397"/>
    <w:multiLevelType w:val="hybridMultilevel"/>
    <w:tmpl w:val="A770E848"/>
    <w:lvl w:ilvl="0" w:tplc="C5641F56">
      <w:start w:val="1"/>
      <w:numFmt w:val="decimal"/>
      <w:lvlText w:val="%1."/>
      <w:lvlJc w:val="left"/>
      <w:pPr>
        <w:ind w:left="1800" w:hanging="360"/>
      </w:pPr>
      <w:rPr>
        <w:rFonts w:ascii="TimesNewRomanPSMT" w:hAnsi="TimesNewRomanPSMT" w:cs="TimesNewRomanPSMT"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B520F7"/>
    <w:multiLevelType w:val="hybridMultilevel"/>
    <w:tmpl w:val="6EBEC9C0"/>
    <w:lvl w:ilvl="0" w:tplc="657CA75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2">
    <w:nsid w:val="54D70001"/>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554F02DB"/>
    <w:multiLevelType w:val="hybridMultilevel"/>
    <w:tmpl w:val="48B6BC68"/>
    <w:lvl w:ilvl="0" w:tplc="DB829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6343FA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5804686B"/>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5D1AB4"/>
    <w:multiLevelType w:val="hybridMultilevel"/>
    <w:tmpl w:val="7C1CC3BA"/>
    <w:lvl w:ilvl="0" w:tplc="52562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30E5C89"/>
    <w:multiLevelType w:val="hybridMultilevel"/>
    <w:tmpl w:val="7C1A6E00"/>
    <w:lvl w:ilvl="0" w:tplc="7ABAC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6A1D377D"/>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3174C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1">
    <w:nsid w:val="6CD2741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6F9B660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3">
    <w:nsid w:val="702E68F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nsid w:val="756D1DB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nsid w:val="75F46D1D"/>
    <w:multiLevelType w:val="hybridMultilevel"/>
    <w:tmpl w:val="FC641A86"/>
    <w:lvl w:ilvl="0" w:tplc="9DAC5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AB848D9"/>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7">
    <w:nsid w:val="7B041AFD"/>
    <w:multiLevelType w:val="hybridMultilevel"/>
    <w:tmpl w:val="5BD8F59C"/>
    <w:lvl w:ilvl="0" w:tplc="D406A1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7B1E06D8"/>
    <w:multiLevelType w:val="hybridMultilevel"/>
    <w:tmpl w:val="5290D3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BD74413"/>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nsid w:val="7EEA3277"/>
    <w:multiLevelType w:val="hybridMultilevel"/>
    <w:tmpl w:val="45E01A62"/>
    <w:lvl w:ilvl="0" w:tplc="DB9800A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38"/>
  </w:num>
  <w:num w:numId="2">
    <w:abstractNumId w:val="23"/>
  </w:num>
  <w:num w:numId="3">
    <w:abstractNumId w:val="1"/>
  </w:num>
  <w:num w:numId="4">
    <w:abstractNumId w:val="22"/>
  </w:num>
  <w:num w:numId="5">
    <w:abstractNumId w:val="39"/>
  </w:num>
  <w:num w:numId="6">
    <w:abstractNumId w:val="20"/>
  </w:num>
  <w:num w:numId="7">
    <w:abstractNumId w:val="2"/>
  </w:num>
  <w:num w:numId="8">
    <w:abstractNumId w:val="37"/>
  </w:num>
  <w:num w:numId="9">
    <w:abstractNumId w:val="29"/>
  </w:num>
  <w:num w:numId="10">
    <w:abstractNumId w:val="26"/>
  </w:num>
  <w:num w:numId="11">
    <w:abstractNumId w:val="15"/>
  </w:num>
  <w:num w:numId="12">
    <w:abstractNumId w:val="27"/>
  </w:num>
  <w:num w:numId="13">
    <w:abstractNumId w:val="4"/>
  </w:num>
  <w:num w:numId="14">
    <w:abstractNumId w:val="35"/>
  </w:num>
  <w:num w:numId="15">
    <w:abstractNumId w:val="7"/>
  </w:num>
  <w:num w:numId="16">
    <w:abstractNumId w:val="10"/>
  </w:num>
  <w:num w:numId="17">
    <w:abstractNumId w:val="8"/>
  </w:num>
  <w:num w:numId="18">
    <w:abstractNumId w:val="25"/>
  </w:num>
  <w:num w:numId="19">
    <w:abstractNumId w:val="28"/>
  </w:num>
  <w:num w:numId="20">
    <w:abstractNumId w:val="17"/>
  </w:num>
  <w:num w:numId="21">
    <w:abstractNumId w:val="12"/>
  </w:num>
  <w:num w:numId="22">
    <w:abstractNumId w:val="14"/>
  </w:num>
  <w:num w:numId="23">
    <w:abstractNumId w:val="36"/>
  </w:num>
  <w:num w:numId="24">
    <w:abstractNumId w:val="34"/>
  </w:num>
  <w:num w:numId="25">
    <w:abstractNumId w:val="32"/>
  </w:num>
  <w:num w:numId="26">
    <w:abstractNumId w:val="33"/>
  </w:num>
  <w:num w:numId="27">
    <w:abstractNumId w:val="6"/>
  </w:num>
  <w:num w:numId="28">
    <w:abstractNumId w:val="18"/>
  </w:num>
  <w:num w:numId="29">
    <w:abstractNumId w:val="30"/>
  </w:num>
  <w:num w:numId="30">
    <w:abstractNumId w:val="31"/>
  </w:num>
  <w:num w:numId="31">
    <w:abstractNumId w:val="5"/>
  </w:num>
  <w:num w:numId="32">
    <w:abstractNumId w:val="24"/>
  </w:num>
  <w:num w:numId="33">
    <w:abstractNumId w:val="0"/>
  </w:num>
  <w:num w:numId="34">
    <w:abstractNumId w:val="3"/>
  </w:num>
  <w:num w:numId="35">
    <w:abstractNumId w:val="13"/>
  </w:num>
  <w:num w:numId="36">
    <w:abstractNumId w:val="16"/>
  </w:num>
  <w:num w:numId="37">
    <w:abstractNumId w:val="11"/>
  </w:num>
  <w:num w:numId="38">
    <w:abstractNumId w:val="9"/>
  </w:num>
  <w:num w:numId="39">
    <w:abstractNumId w:val="21"/>
  </w:num>
  <w:num w:numId="40">
    <w:abstractNumId w:val="40"/>
  </w:num>
  <w:num w:numId="41">
    <w:abstractNumId w:val="19"/>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trackRevisions/>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A"/>
    <w:rsid w:val="00001D49"/>
    <w:rsid w:val="00006387"/>
    <w:rsid w:val="00050CEF"/>
    <w:rsid w:val="00065D80"/>
    <w:rsid w:val="000804C2"/>
    <w:rsid w:val="000B5927"/>
    <w:rsid w:val="000D2048"/>
    <w:rsid w:val="000E1573"/>
    <w:rsid w:val="00114DF6"/>
    <w:rsid w:val="0012604D"/>
    <w:rsid w:val="001553DC"/>
    <w:rsid w:val="00176CFB"/>
    <w:rsid w:val="00182D74"/>
    <w:rsid w:val="001A0E01"/>
    <w:rsid w:val="001A1BFC"/>
    <w:rsid w:val="001C288D"/>
    <w:rsid w:val="001F7C87"/>
    <w:rsid w:val="002025D3"/>
    <w:rsid w:val="002043CF"/>
    <w:rsid w:val="00205631"/>
    <w:rsid w:val="00226DAA"/>
    <w:rsid w:val="00227AD4"/>
    <w:rsid w:val="00250A39"/>
    <w:rsid w:val="00270738"/>
    <w:rsid w:val="002B21AB"/>
    <w:rsid w:val="002C1C62"/>
    <w:rsid w:val="002D36B3"/>
    <w:rsid w:val="002E4F6E"/>
    <w:rsid w:val="002F24A0"/>
    <w:rsid w:val="00313A47"/>
    <w:rsid w:val="0031574C"/>
    <w:rsid w:val="00320E0F"/>
    <w:rsid w:val="00324910"/>
    <w:rsid w:val="00337FA7"/>
    <w:rsid w:val="00344883"/>
    <w:rsid w:val="003524FF"/>
    <w:rsid w:val="00362CD7"/>
    <w:rsid w:val="00381F67"/>
    <w:rsid w:val="003A34CB"/>
    <w:rsid w:val="003E3736"/>
    <w:rsid w:val="003E3975"/>
    <w:rsid w:val="003F58EF"/>
    <w:rsid w:val="0044741E"/>
    <w:rsid w:val="00475A85"/>
    <w:rsid w:val="00482FD7"/>
    <w:rsid w:val="004900FC"/>
    <w:rsid w:val="004A3CB8"/>
    <w:rsid w:val="004B3ED5"/>
    <w:rsid w:val="004C5057"/>
    <w:rsid w:val="004F36C4"/>
    <w:rsid w:val="004F5F99"/>
    <w:rsid w:val="0050531D"/>
    <w:rsid w:val="00517A85"/>
    <w:rsid w:val="00537A2E"/>
    <w:rsid w:val="005407C6"/>
    <w:rsid w:val="00542D64"/>
    <w:rsid w:val="00557E4C"/>
    <w:rsid w:val="005613F3"/>
    <w:rsid w:val="00565BEE"/>
    <w:rsid w:val="00572106"/>
    <w:rsid w:val="00592D7D"/>
    <w:rsid w:val="005A791C"/>
    <w:rsid w:val="005D44D7"/>
    <w:rsid w:val="005F1777"/>
    <w:rsid w:val="005F69A8"/>
    <w:rsid w:val="00602A97"/>
    <w:rsid w:val="006070D7"/>
    <w:rsid w:val="0065238D"/>
    <w:rsid w:val="006535DA"/>
    <w:rsid w:val="00656690"/>
    <w:rsid w:val="00670C86"/>
    <w:rsid w:val="00686081"/>
    <w:rsid w:val="006A50F9"/>
    <w:rsid w:val="006A6F08"/>
    <w:rsid w:val="006C601D"/>
    <w:rsid w:val="006E39B0"/>
    <w:rsid w:val="006F125F"/>
    <w:rsid w:val="00746AF7"/>
    <w:rsid w:val="007641FB"/>
    <w:rsid w:val="00771117"/>
    <w:rsid w:val="0077612C"/>
    <w:rsid w:val="00780BE0"/>
    <w:rsid w:val="0078740F"/>
    <w:rsid w:val="0079003D"/>
    <w:rsid w:val="007957B9"/>
    <w:rsid w:val="00795DE8"/>
    <w:rsid w:val="00796A46"/>
    <w:rsid w:val="007A7F2D"/>
    <w:rsid w:val="007B019E"/>
    <w:rsid w:val="007C4CF2"/>
    <w:rsid w:val="0082231B"/>
    <w:rsid w:val="00842E48"/>
    <w:rsid w:val="008529AA"/>
    <w:rsid w:val="008547F7"/>
    <w:rsid w:val="00855670"/>
    <w:rsid w:val="00860DAB"/>
    <w:rsid w:val="0087033A"/>
    <w:rsid w:val="0087226C"/>
    <w:rsid w:val="0089392E"/>
    <w:rsid w:val="008A0B4D"/>
    <w:rsid w:val="008B001F"/>
    <w:rsid w:val="008E3169"/>
    <w:rsid w:val="008E40AE"/>
    <w:rsid w:val="00903F09"/>
    <w:rsid w:val="00936A63"/>
    <w:rsid w:val="0095548B"/>
    <w:rsid w:val="00962862"/>
    <w:rsid w:val="00963B38"/>
    <w:rsid w:val="009735CA"/>
    <w:rsid w:val="00973BF0"/>
    <w:rsid w:val="009C06E5"/>
    <w:rsid w:val="009C14E5"/>
    <w:rsid w:val="009C5FFD"/>
    <w:rsid w:val="009D0941"/>
    <w:rsid w:val="009F4E5F"/>
    <w:rsid w:val="00A234EF"/>
    <w:rsid w:val="00A314DF"/>
    <w:rsid w:val="00A526AC"/>
    <w:rsid w:val="00A74832"/>
    <w:rsid w:val="00A77A2D"/>
    <w:rsid w:val="00A827EA"/>
    <w:rsid w:val="00A922DA"/>
    <w:rsid w:val="00AB371D"/>
    <w:rsid w:val="00AC34BD"/>
    <w:rsid w:val="00AD45FB"/>
    <w:rsid w:val="00AD58A9"/>
    <w:rsid w:val="00AD64EA"/>
    <w:rsid w:val="00AF42D3"/>
    <w:rsid w:val="00AF76B7"/>
    <w:rsid w:val="00B02AC2"/>
    <w:rsid w:val="00B13768"/>
    <w:rsid w:val="00B41CE5"/>
    <w:rsid w:val="00B50579"/>
    <w:rsid w:val="00B645EB"/>
    <w:rsid w:val="00B64E9B"/>
    <w:rsid w:val="00B8585B"/>
    <w:rsid w:val="00B95FCB"/>
    <w:rsid w:val="00B96782"/>
    <w:rsid w:val="00BF595A"/>
    <w:rsid w:val="00BF6DB5"/>
    <w:rsid w:val="00C14510"/>
    <w:rsid w:val="00C36710"/>
    <w:rsid w:val="00C370F6"/>
    <w:rsid w:val="00C413D5"/>
    <w:rsid w:val="00C43F4B"/>
    <w:rsid w:val="00C532C5"/>
    <w:rsid w:val="00C54831"/>
    <w:rsid w:val="00C833C4"/>
    <w:rsid w:val="00C8727F"/>
    <w:rsid w:val="00C879C3"/>
    <w:rsid w:val="00CA6F31"/>
    <w:rsid w:val="00CE3566"/>
    <w:rsid w:val="00CE77D3"/>
    <w:rsid w:val="00D045E3"/>
    <w:rsid w:val="00D434E5"/>
    <w:rsid w:val="00D508B0"/>
    <w:rsid w:val="00DC3FB2"/>
    <w:rsid w:val="00DF730D"/>
    <w:rsid w:val="00E0065F"/>
    <w:rsid w:val="00E24671"/>
    <w:rsid w:val="00E61B3F"/>
    <w:rsid w:val="00E941D6"/>
    <w:rsid w:val="00EA18A1"/>
    <w:rsid w:val="00EA55A4"/>
    <w:rsid w:val="00ED0D2F"/>
    <w:rsid w:val="00EF518E"/>
    <w:rsid w:val="00F054A1"/>
    <w:rsid w:val="00F14C2A"/>
    <w:rsid w:val="00F54B5C"/>
    <w:rsid w:val="00F77D2A"/>
    <w:rsid w:val="00F81C14"/>
    <w:rsid w:val="00F84D55"/>
    <w:rsid w:val="00F853E3"/>
    <w:rsid w:val="00FA040E"/>
    <w:rsid w:val="00FA2497"/>
    <w:rsid w:val="00FB5C36"/>
    <w:rsid w:val="00FB70D0"/>
    <w:rsid w:val="00FD357D"/>
    <w:rsid w:val="00FE3E21"/>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81D2E"/>
  <w15:chartTrackingRefBased/>
  <w15:docId w15:val="{A12606BE-CB70-4A5F-B854-7F8FEF991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7EA"/>
    <w:pPr>
      <w:outlineLvl w:val="0"/>
    </w:pPr>
  </w:style>
  <w:style w:type="paragraph" w:styleId="Heading2">
    <w:name w:val="heading 2"/>
    <w:basedOn w:val="Normal"/>
    <w:next w:val="Normal"/>
    <w:link w:val="Heading2Char"/>
    <w:uiPriority w:val="9"/>
    <w:unhideWhenUsed/>
    <w:qFormat/>
    <w:rsid w:val="00A827EA"/>
    <w:pPr>
      <w:outlineLvl w:val="1"/>
    </w:pPr>
    <w:rPr>
      <w:i/>
      <w:iCs/>
    </w:rPr>
  </w:style>
  <w:style w:type="paragraph" w:styleId="Heading3">
    <w:name w:val="heading 3"/>
    <w:basedOn w:val="Normal"/>
    <w:next w:val="Normal"/>
    <w:link w:val="Heading3Char"/>
    <w:uiPriority w:val="9"/>
    <w:unhideWhenUsed/>
    <w:qFormat/>
    <w:rsid w:val="000B592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5">
    <w:name w:val="heading 5"/>
    <w:basedOn w:val="Normal"/>
    <w:next w:val="Normal"/>
    <w:link w:val="Heading5Char"/>
    <w:uiPriority w:val="9"/>
    <w:semiHidden/>
    <w:unhideWhenUsed/>
    <w:qFormat/>
    <w:rsid w:val="00227AD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7EA"/>
  </w:style>
  <w:style w:type="character" w:customStyle="1" w:styleId="Heading2Char">
    <w:name w:val="Heading 2 Char"/>
    <w:basedOn w:val="DefaultParagraphFont"/>
    <w:link w:val="Heading2"/>
    <w:uiPriority w:val="9"/>
    <w:rsid w:val="00A827EA"/>
    <w:rPr>
      <w:i/>
      <w:iCs/>
    </w:rPr>
  </w:style>
  <w:style w:type="character" w:customStyle="1" w:styleId="Heading3Char">
    <w:name w:val="Heading 3 Char"/>
    <w:basedOn w:val="DefaultParagraphFont"/>
    <w:link w:val="Heading3"/>
    <w:uiPriority w:val="9"/>
    <w:rsid w:val="000B5927"/>
    <w:rPr>
      <w:rFonts w:asciiTheme="majorHAnsi" w:eastAsiaTheme="majorEastAsia" w:hAnsiTheme="majorHAnsi" w:cstheme="majorBidi"/>
      <w:color w:val="1F4D78" w:themeColor="accent1" w:themeShade="7F"/>
      <w:sz w:val="24"/>
      <w:szCs w:val="30"/>
    </w:rPr>
  </w:style>
  <w:style w:type="character" w:customStyle="1" w:styleId="Heading5Char">
    <w:name w:val="Heading 5 Char"/>
    <w:basedOn w:val="DefaultParagraphFont"/>
    <w:link w:val="Heading5"/>
    <w:uiPriority w:val="9"/>
    <w:semiHidden/>
    <w:rsid w:val="00227AD4"/>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A827EA"/>
    <w:pPr>
      <w:ind w:left="720"/>
      <w:contextualSpacing/>
    </w:pPr>
  </w:style>
  <w:style w:type="table" w:styleId="TableGrid">
    <w:name w:val="Table Grid"/>
    <w:basedOn w:val="TableNormal"/>
    <w:uiPriority w:val="59"/>
    <w:rsid w:val="00A827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ll">
    <w:name w:val="null"/>
    <w:basedOn w:val="DefaultParagraphFont"/>
    <w:rsid w:val="00A827EA"/>
  </w:style>
  <w:style w:type="paragraph" w:styleId="NoSpacing">
    <w:name w:val="No Spacing"/>
    <w:uiPriority w:val="1"/>
    <w:qFormat/>
    <w:rsid w:val="00A827EA"/>
    <w:pPr>
      <w:spacing w:after="0" w:line="240" w:lineRule="auto"/>
    </w:pPr>
  </w:style>
  <w:style w:type="paragraph" w:customStyle="1" w:styleId="Hints">
    <w:name w:val="Hints"/>
    <w:basedOn w:val="Normal"/>
    <w:link w:val="HintsChar"/>
    <w:rsid w:val="00227AD4"/>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DefaultParagraphFont"/>
    <w:link w:val="Hints"/>
    <w:rsid w:val="00227AD4"/>
    <w:rPr>
      <w:rFonts w:ascii="Arial" w:eastAsia="Times New Roman" w:hAnsi="Arial" w:cs="Times New Roman"/>
      <w:color w:val="5F5F5F"/>
      <w:sz w:val="20"/>
      <w:szCs w:val="20"/>
      <w:lang w:bidi="ar-SA"/>
    </w:rPr>
  </w:style>
  <w:style w:type="character" w:customStyle="1" w:styleId="usercontent">
    <w:name w:val="usercontent"/>
    <w:basedOn w:val="DefaultParagraphFont"/>
    <w:rsid w:val="00227AD4"/>
  </w:style>
  <w:style w:type="character" w:customStyle="1" w:styleId="apple-style-span">
    <w:name w:val="apple-style-span"/>
    <w:basedOn w:val="DefaultParagraphFont"/>
    <w:rsid w:val="00542D64"/>
  </w:style>
  <w:style w:type="character" w:customStyle="1" w:styleId="adverbadjectives">
    <w:name w:val="adverbadjectives"/>
    <w:basedOn w:val="DefaultParagraphFont"/>
    <w:rsid w:val="007641FB"/>
  </w:style>
  <w:style w:type="character" w:customStyle="1" w:styleId="subjectverbagreement">
    <w:name w:val="subjectverbagreement"/>
    <w:basedOn w:val="DefaultParagraphFont"/>
    <w:rsid w:val="007641FB"/>
  </w:style>
  <w:style w:type="paragraph" w:styleId="Header">
    <w:name w:val="header"/>
    <w:basedOn w:val="Normal"/>
    <w:link w:val="HeaderChar"/>
    <w:unhideWhenUsed/>
    <w:rsid w:val="00B95FCB"/>
    <w:pPr>
      <w:tabs>
        <w:tab w:val="center" w:pos="4513"/>
        <w:tab w:val="right" w:pos="9026"/>
      </w:tabs>
      <w:spacing w:after="0" w:line="240" w:lineRule="auto"/>
    </w:pPr>
  </w:style>
  <w:style w:type="character" w:customStyle="1" w:styleId="HeaderChar">
    <w:name w:val="Header Char"/>
    <w:basedOn w:val="DefaultParagraphFont"/>
    <w:link w:val="Header"/>
    <w:rsid w:val="00B95FCB"/>
  </w:style>
  <w:style w:type="paragraph" w:styleId="Footer">
    <w:name w:val="footer"/>
    <w:basedOn w:val="Normal"/>
    <w:link w:val="FooterChar"/>
    <w:uiPriority w:val="99"/>
    <w:unhideWhenUsed/>
    <w:rsid w:val="00B95F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FCB"/>
  </w:style>
  <w:style w:type="character" w:styleId="PageNumber">
    <w:name w:val="page number"/>
    <w:basedOn w:val="DefaultParagraphFont"/>
    <w:rsid w:val="00B95FCB"/>
  </w:style>
  <w:style w:type="paragraph" w:customStyle="1" w:styleId="bar">
    <w:name w:val="bar"/>
    <w:basedOn w:val="Normal"/>
    <w:rsid w:val="00B95FCB"/>
    <w:pPr>
      <w:spacing w:after="0" w:line="240" w:lineRule="exact"/>
    </w:pPr>
    <w:rPr>
      <w:rFonts w:ascii="Times" w:eastAsia="Times New Roman" w:hAnsi="Times" w:cs="Angsana New"/>
      <w:sz w:val="24"/>
      <w:szCs w:val="20"/>
      <w:lang w:bidi="ar-SA"/>
    </w:rPr>
  </w:style>
  <w:style w:type="paragraph" w:styleId="TOCHeading">
    <w:name w:val="TOC Heading"/>
    <w:basedOn w:val="Heading1"/>
    <w:next w:val="Normal"/>
    <w:uiPriority w:val="39"/>
    <w:unhideWhenUsed/>
    <w:qFormat/>
    <w:rsid w:val="00B95FCB"/>
    <w:pPr>
      <w:keepNext/>
      <w:keepLines/>
      <w:spacing w:before="240" w:after="0"/>
      <w:outlineLvl w:val="9"/>
    </w:pPr>
    <w:rPr>
      <w:rFonts w:asciiTheme="majorHAnsi" w:eastAsiaTheme="majorEastAsia" w:hAnsiTheme="majorHAnsi" w:cstheme="majorBidi"/>
      <w:color w:val="2E74B5" w:themeColor="accent1" w:themeShade="BF"/>
      <w:sz w:val="32"/>
      <w:szCs w:val="32"/>
      <w:lang w:bidi="ar-SA"/>
    </w:rPr>
  </w:style>
  <w:style w:type="paragraph" w:styleId="TOC1">
    <w:name w:val="toc 1"/>
    <w:basedOn w:val="Normal"/>
    <w:next w:val="Normal"/>
    <w:autoRedefine/>
    <w:uiPriority w:val="39"/>
    <w:unhideWhenUsed/>
    <w:rsid w:val="00B95FCB"/>
    <w:pPr>
      <w:spacing w:after="100"/>
    </w:pPr>
  </w:style>
  <w:style w:type="paragraph" w:styleId="TOC2">
    <w:name w:val="toc 2"/>
    <w:basedOn w:val="Normal"/>
    <w:next w:val="Normal"/>
    <w:autoRedefine/>
    <w:uiPriority w:val="39"/>
    <w:unhideWhenUsed/>
    <w:rsid w:val="00B95FCB"/>
    <w:pPr>
      <w:spacing w:after="100"/>
      <w:ind w:left="220"/>
    </w:pPr>
  </w:style>
  <w:style w:type="paragraph" w:styleId="TOC3">
    <w:name w:val="toc 3"/>
    <w:basedOn w:val="Normal"/>
    <w:next w:val="Normal"/>
    <w:autoRedefine/>
    <w:uiPriority w:val="39"/>
    <w:unhideWhenUsed/>
    <w:rsid w:val="00B95FCB"/>
    <w:pPr>
      <w:spacing w:after="100"/>
      <w:ind w:left="440"/>
    </w:pPr>
  </w:style>
  <w:style w:type="character" w:styleId="Hyperlink">
    <w:name w:val="Hyperlink"/>
    <w:basedOn w:val="DefaultParagraphFont"/>
    <w:uiPriority w:val="99"/>
    <w:unhideWhenUsed/>
    <w:rsid w:val="00B95FCB"/>
    <w:rPr>
      <w:color w:val="0563C1" w:themeColor="hyperlink"/>
      <w:u w:val="single"/>
    </w:rPr>
  </w:style>
  <w:style w:type="paragraph" w:styleId="TOC4">
    <w:name w:val="toc 4"/>
    <w:basedOn w:val="Normal"/>
    <w:next w:val="Normal"/>
    <w:autoRedefine/>
    <w:uiPriority w:val="39"/>
    <w:unhideWhenUsed/>
    <w:rsid w:val="006F125F"/>
    <w:pPr>
      <w:spacing w:after="100"/>
      <w:ind w:left="660"/>
    </w:pPr>
    <w:rPr>
      <w:rFonts w:eastAsiaTheme="minorEastAsia"/>
    </w:rPr>
  </w:style>
  <w:style w:type="paragraph" w:styleId="TOC5">
    <w:name w:val="toc 5"/>
    <w:basedOn w:val="Normal"/>
    <w:next w:val="Normal"/>
    <w:autoRedefine/>
    <w:uiPriority w:val="39"/>
    <w:unhideWhenUsed/>
    <w:rsid w:val="006F125F"/>
    <w:pPr>
      <w:spacing w:after="100"/>
      <w:ind w:left="880"/>
    </w:pPr>
    <w:rPr>
      <w:rFonts w:eastAsiaTheme="minorEastAsia"/>
    </w:rPr>
  </w:style>
  <w:style w:type="paragraph" w:styleId="TOC6">
    <w:name w:val="toc 6"/>
    <w:basedOn w:val="Normal"/>
    <w:next w:val="Normal"/>
    <w:autoRedefine/>
    <w:uiPriority w:val="39"/>
    <w:unhideWhenUsed/>
    <w:rsid w:val="006F125F"/>
    <w:pPr>
      <w:spacing w:after="100"/>
      <w:ind w:left="1100"/>
    </w:pPr>
    <w:rPr>
      <w:rFonts w:eastAsiaTheme="minorEastAsia"/>
    </w:rPr>
  </w:style>
  <w:style w:type="paragraph" w:styleId="TOC7">
    <w:name w:val="toc 7"/>
    <w:basedOn w:val="Normal"/>
    <w:next w:val="Normal"/>
    <w:autoRedefine/>
    <w:uiPriority w:val="39"/>
    <w:unhideWhenUsed/>
    <w:rsid w:val="006F125F"/>
    <w:pPr>
      <w:spacing w:after="100"/>
      <w:ind w:left="1320"/>
    </w:pPr>
    <w:rPr>
      <w:rFonts w:eastAsiaTheme="minorEastAsia"/>
    </w:rPr>
  </w:style>
  <w:style w:type="paragraph" w:styleId="TOC8">
    <w:name w:val="toc 8"/>
    <w:basedOn w:val="Normal"/>
    <w:next w:val="Normal"/>
    <w:autoRedefine/>
    <w:uiPriority w:val="39"/>
    <w:unhideWhenUsed/>
    <w:rsid w:val="006F125F"/>
    <w:pPr>
      <w:spacing w:after="100"/>
      <w:ind w:left="1540"/>
    </w:pPr>
    <w:rPr>
      <w:rFonts w:eastAsiaTheme="minorEastAsia"/>
    </w:rPr>
  </w:style>
  <w:style w:type="paragraph" w:styleId="TOC9">
    <w:name w:val="toc 9"/>
    <w:basedOn w:val="Normal"/>
    <w:next w:val="Normal"/>
    <w:autoRedefine/>
    <w:uiPriority w:val="39"/>
    <w:unhideWhenUsed/>
    <w:rsid w:val="006F125F"/>
    <w:pPr>
      <w:spacing w:after="100"/>
      <w:ind w:left="1760"/>
    </w:pPr>
    <w:rPr>
      <w:rFonts w:eastAsiaTheme="minorEastAsia"/>
    </w:rPr>
  </w:style>
  <w:style w:type="character" w:styleId="CommentReference">
    <w:name w:val="annotation reference"/>
    <w:basedOn w:val="DefaultParagraphFont"/>
    <w:uiPriority w:val="99"/>
    <w:semiHidden/>
    <w:unhideWhenUsed/>
    <w:rsid w:val="00602A97"/>
    <w:rPr>
      <w:sz w:val="16"/>
      <w:szCs w:val="16"/>
    </w:rPr>
  </w:style>
  <w:style w:type="paragraph" w:styleId="CommentText">
    <w:name w:val="annotation text"/>
    <w:basedOn w:val="Normal"/>
    <w:link w:val="CommentTextChar"/>
    <w:uiPriority w:val="99"/>
    <w:semiHidden/>
    <w:unhideWhenUsed/>
    <w:rsid w:val="00602A97"/>
    <w:pPr>
      <w:spacing w:line="240" w:lineRule="auto"/>
    </w:pPr>
    <w:rPr>
      <w:sz w:val="20"/>
      <w:szCs w:val="25"/>
    </w:rPr>
  </w:style>
  <w:style w:type="character" w:customStyle="1" w:styleId="CommentTextChar">
    <w:name w:val="Comment Text Char"/>
    <w:basedOn w:val="DefaultParagraphFont"/>
    <w:link w:val="CommentText"/>
    <w:uiPriority w:val="99"/>
    <w:semiHidden/>
    <w:rsid w:val="00602A97"/>
    <w:rPr>
      <w:sz w:val="20"/>
      <w:szCs w:val="25"/>
    </w:rPr>
  </w:style>
  <w:style w:type="paragraph" w:styleId="CommentSubject">
    <w:name w:val="annotation subject"/>
    <w:basedOn w:val="CommentText"/>
    <w:next w:val="CommentText"/>
    <w:link w:val="CommentSubjectChar"/>
    <w:uiPriority w:val="99"/>
    <w:semiHidden/>
    <w:unhideWhenUsed/>
    <w:rsid w:val="00602A97"/>
    <w:rPr>
      <w:b/>
      <w:bCs/>
    </w:rPr>
  </w:style>
  <w:style w:type="character" w:customStyle="1" w:styleId="CommentSubjectChar">
    <w:name w:val="Comment Subject Char"/>
    <w:basedOn w:val="CommentTextChar"/>
    <w:link w:val="CommentSubject"/>
    <w:uiPriority w:val="99"/>
    <w:semiHidden/>
    <w:rsid w:val="00602A97"/>
    <w:rPr>
      <w:b/>
      <w:bCs/>
      <w:sz w:val="20"/>
      <w:szCs w:val="25"/>
    </w:rPr>
  </w:style>
  <w:style w:type="paragraph" w:styleId="BalloonText">
    <w:name w:val="Balloon Text"/>
    <w:basedOn w:val="Normal"/>
    <w:link w:val="BalloonTextChar"/>
    <w:uiPriority w:val="99"/>
    <w:semiHidden/>
    <w:unhideWhenUsed/>
    <w:rsid w:val="00602A97"/>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602A97"/>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8BC5C-3F4D-4ED3-9C89-CCDAF3B0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111</Pages>
  <Words>18025</Words>
  <Characters>102746</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Tanadol</dc:creator>
  <cp:keywords/>
  <dc:description/>
  <cp:lastModifiedBy>rimi park</cp:lastModifiedBy>
  <cp:revision>2</cp:revision>
  <dcterms:created xsi:type="dcterms:W3CDTF">2014-05-19T03:08:00Z</dcterms:created>
  <dcterms:modified xsi:type="dcterms:W3CDTF">2014-05-19T03:08:00Z</dcterms:modified>
</cp:coreProperties>
</file>