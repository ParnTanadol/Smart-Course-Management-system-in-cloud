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D2077"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Smart course Management</w:t>
      </w:r>
    </w:p>
    <w:p w14:paraId="12A336B9"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System in cloud</w:t>
      </w:r>
    </w:p>
    <w:p w14:paraId="1A77013F"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14:paraId="62778B32" w14:textId="77777777" w:rsidR="00C94D29" w:rsidRPr="00354B18" w:rsidRDefault="00C94D29" w:rsidP="00C94D29">
      <w:pPr>
        <w:spacing w:after="0" w:line="240" w:lineRule="auto"/>
        <w:rPr>
          <w:rFonts w:ascii="Times New Roman" w:hAnsi="Times New Roman" w:cs="Times New Roman"/>
          <w:sz w:val="32"/>
          <w:szCs w:val="32"/>
        </w:rPr>
      </w:pPr>
    </w:p>
    <w:p w14:paraId="1F23E57C" w14:textId="77777777" w:rsidR="00C94D29" w:rsidRPr="00354B18" w:rsidRDefault="00C94D29" w:rsidP="00C94D29">
      <w:pPr>
        <w:spacing w:after="0" w:line="240" w:lineRule="auto"/>
        <w:rPr>
          <w:rFonts w:ascii="Times New Roman" w:hAnsi="Times New Roman" w:cs="Times New Roman"/>
          <w:sz w:val="32"/>
          <w:szCs w:val="32"/>
        </w:rPr>
      </w:pPr>
    </w:p>
    <w:p w14:paraId="3F279206" w14:textId="77777777" w:rsidR="00C94D29" w:rsidRPr="00354B18" w:rsidRDefault="00C94D29" w:rsidP="00C94D29">
      <w:pPr>
        <w:spacing w:after="0" w:line="240" w:lineRule="auto"/>
        <w:rPr>
          <w:rFonts w:ascii="Times New Roman" w:hAnsi="Times New Roman" w:cs="Times New Roman"/>
          <w:sz w:val="32"/>
          <w:szCs w:val="32"/>
        </w:rPr>
      </w:pPr>
    </w:p>
    <w:p w14:paraId="6C19D10F" w14:textId="77777777" w:rsidR="00C94D29" w:rsidRPr="00354B18" w:rsidRDefault="00C94D29" w:rsidP="00C94D29">
      <w:pPr>
        <w:spacing w:after="0" w:line="240" w:lineRule="auto"/>
        <w:rPr>
          <w:rFonts w:ascii="Times New Roman" w:hAnsi="Times New Roman" w:cs="Times New Roman"/>
          <w:sz w:val="32"/>
          <w:szCs w:val="32"/>
        </w:rPr>
      </w:pPr>
    </w:p>
    <w:p w14:paraId="35762755" w14:textId="77777777" w:rsidR="00C94D29" w:rsidRPr="00354B18" w:rsidRDefault="00C94D29" w:rsidP="00C94D29">
      <w:pPr>
        <w:spacing w:after="0" w:line="240" w:lineRule="auto"/>
        <w:rPr>
          <w:rFonts w:ascii="Times New Roman" w:hAnsi="Times New Roman" w:cs="Times New Roman"/>
          <w:sz w:val="32"/>
          <w:szCs w:val="32"/>
        </w:rPr>
      </w:pPr>
    </w:p>
    <w:p w14:paraId="10CFBD86" w14:textId="77777777" w:rsidR="00C94D29" w:rsidRPr="00354B18" w:rsidRDefault="00C94D29" w:rsidP="00C94D29">
      <w:pPr>
        <w:spacing w:after="0" w:line="240" w:lineRule="auto"/>
        <w:rPr>
          <w:rFonts w:ascii="Times New Roman" w:hAnsi="Times New Roman" w:cs="Times New Roman"/>
          <w:sz w:val="32"/>
          <w:szCs w:val="32"/>
        </w:rPr>
      </w:pPr>
    </w:p>
    <w:p w14:paraId="0CA688C3" w14:textId="77777777" w:rsidR="00C94D29" w:rsidRPr="00354B18" w:rsidRDefault="00C94D29" w:rsidP="00C94D29">
      <w:pPr>
        <w:spacing w:after="0" w:line="240" w:lineRule="auto"/>
        <w:rPr>
          <w:rFonts w:ascii="Times New Roman" w:hAnsi="Times New Roman" w:cs="Times New Roman"/>
          <w:sz w:val="32"/>
          <w:szCs w:val="32"/>
        </w:rPr>
      </w:pPr>
    </w:p>
    <w:p w14:paraId="6BD95477"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By</w:t>
      </w:r>
    </w:p>
    <w:p w14:paraId="0B8A38D8"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Chaichan</w:t>
      </w:r>
      <w:proofErr w:type="spellEnd"/>
      <w:r w:rsidRPr="00354B18">
        <w:rPr>
          <w:rFonts w:ascii="Times New Roman" w:hAnsi="Times New Roman" w:cs="Times New Roman"/>
          <w:b/>
          <w:bCs/>
          <w:sz w:val="36"/>
          <w:szCs w:val="36"/>
        </w:rPr>
        <w:t xml:space="preserve"> Suttee </w:t>
      </w:r>
      <w:r w:rsidRPr="00354B18">
        <w:rPr>
          <w:rFonts w:ascii="Times New Roman" w:hAnsi="Times New Roman" w:cs="Times New Roman"/>
          <w:b/>
          <w:bCs/>
          <w:sz w:val="36"/>
          <w:szCs w:val="36"/>
        </w:rPr>
        <w:tab/>
        <w:t>542115016</w:t>
      </w:r>
    </w:p>
    <w:p w14:paraId="50B36141"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w:t>
      </w:r>
      <w:proofErr w:type="spellStart"/>
      <w:r w:rsidRPr="00354B18">
        <w:rPr>
          <w:rFonts w:ascii="Times New Roman" w:hAnsi="Times New Roman" w:cs="Times New Roman"/>
          <w:b/>
          <w:bCs/>
          <w:sz w:val="36"/>
          <w:szCs w:val="36"/>
        </w:rPr>
        <w:t>Tanadol</w:t>
      </w:r>
      <w:proofErr w:type="spellEnd"/>
      <w:r w:rsidRPr="00354B18">
        <w:rPr>
          <w:rFonts w:ascii="Times New Roman" w:hAnsi="Times New Roman" w:cs="Times New Roman"/>
          <w:b/>
          <w:bCs/>
          <w:sz w:val="36"/>
          <w:szCs w:val="36"/>
        </w:rPr>
        <w:t xml:space="preserve"> </w:t>
      </w:r>
      <w:proofErr w:type="spellStart"/>
      <w:r w:rsidRPr="00354B18">
        <w:rPr>
          <w:rFonts w:ascii="Times New Roman" w:hAnsi="Times New Roman" w:cs="Times New Roman"/>
          <w:b/>
          <w:bCs/>
          <w:sz w:val="36"/>
          <w:szCs w:val="36"/>
        </w:rPr>
        <w:t>Parn-ong</w:t>
      </w:r>
      <w:proofErr w:type="spellEnd"/>
      <w:r w:rsidRPr="00354B18">
        <w:rPr>
          <w:rFonts w:ascii="Times New Roman" w:hAnsi="Times New Roman" w:cs="Times New Roman"/>
          <w:b/>
          <w:bCs/>
          <w:sz w:val="36"/>
          <w:szCs w:val="36"/>
        </w:rPr>
        <w:t xml:space="preserve"> 542115021</w:t>
      </w:r>
    </w:p>
    <w:p w14:paraId="0CA6C997" w14:textId="77777777" w:rsidR="00C94D29" w:rsidRPr="00354B18" w:rsidRDefault="00C94D29" w:rsidP="00C94D29">
      <w:pPr>
        <w:spacing w:after="0" w:line="240" w:lineRule="auto"/>
        <w:jc w:val="center"/>
        <w:rPr>
          <w:rFonts w:ascii="Times New Roman" w:hAnsi="Times New Roman" w:cs="Times New Roman"/>
          <w:sz w:val="24"/>
          <w:szCs w:val="24"/>
        </w:rPr>
      </w:pPr>
    </w:p>
    <w:p w14:paraId="75906A90" w14:textId="77777777" w:rsidR="00C94D29" w:rsidRPr="00354B18" w:rsidRDefault="00C94D29" w:rsidP="00C94D29">
      <w:pPr>
        <w:spacing w:after="0" w:line="240" w:lineRule="auto"/>
        <w:jc w:val="center"/>
        <w:rPr>
          <w:rFonts w:ascii="Times New Roman" w:hAnsi="Times New Roman" w:cs="Times New Roman"/>
          <w:sz w:val="24"/>
          <w:szCs w:val="24"/>
        </w:rPr>
      </w:pPr>
    </w:p>
    <w:p w14:paraId="405505CE" w14:textId="77777777" w:rsidR="00C94D29" w:rsidRPr="00354B18" w:rsidRDefault="00C94D29" w:rsidP="00C94D29">
      <w:pPr>
        <w:spacing w:after="0" w:line="240" w:lineRule="auto"/>
        <w:jc w:val="center"/>
        <w:rPr>
          <w:rFonts w:ascii="Times New Roman" w:hAnsi="Times New Roman" w:cs="Times New Roman"/>
          <w:sz w:val="24"/>
          <w:szCs w:val="24"/>
        </w:rPr>
      </w:pPr>
    </w:p>
    <w:p w14:paraId="18CC9478" w14:textId="77777777" w:rsidR="00C94D29" w:rsidRPr="00354B18" w:rsidRDefault="00C94D29" w:rsidP="00C94D29">
      <w:pPr>
        <w:spacing w:after="0" w:line="240" w:lineRule="auto"/>
        <w:jc w:val="center"/>
        <w:rPr>
          <w:rFonts w:ascii="Times New Roman" w:hAnsi="Times New Roman" w:cs="Times New Roman"/>
          <w:sz w:val="24"/>
          <w:szCs w:val="24"/>
        </w:rPr>
      </w:pPr>
    </w:p>
    <w:p w14:paraId="7B6870E5" w14:textId="77777777" w:rsidR="00C94D29" w:rsidRPr="00354B18" w:rsidRDefault="00C94D29" w:rsidP="00C94D29">
      <w:pPr>
        <w:spacing w:after="0" w:line="240" w:lineRule="auto"/>
        <w:jc w:val="center"/>
        <w:rPr>
          <w:rFonts w:ascii="Times New Roman" w:hAnsi="Times New Roman" w:cs="Times New Roman"/>
          <w:sz w:val="24"/>
          <w:szCs w:val="24"/>
        </w:rPr>
      </w:pPr>
    </w:p>
    <w:p w14:paraId="70BFEEF5" w14:textId="77777777" w:rsidR="00C94D29" w:rsidRPr="00354B18" w:rsidRDefault="00C94D29" w:rsidP="00C94D29">
      <w:pPr>
        <w:spacing w:after="0" w:line="240" w:lineRule="auto"/>
        <w:jc w:val="center"/>
        <w:rPr>
          <w:rFonts w:ascii="Times New Roman" w:hAnsi="Times New Roman" w:cs="Times New Roman"/>
          <w:sz w:val="24"/>
          <w:szCs w:val="24"/>
        </w:rPr>
      </w:pPr>
    </w:p>
    <w:p w14:paraId="0E3F3141" w14:textId="77777777" w:rsidR="00C94D29" w:rsidRPr="00354B18" w:rsidRDefault="00C94D29" w:rsidP="00C94D29">
      <w:pPr>
        <w:spacing w:after="0" w:line="240" w:lineRule="auto"/>
        <w:jc w:val="center"/>
        <w:rPr>
          <w:rFonts w:ascii="Times New Roman" w:hAnsi="Times New Roman" w:cs="Times New Roman"/>
          <w:sz w:val="24"/>
          <w:szCs w:val="24"/>
        </w:rPr>
      </w:pPr>
    </w:p>
    <w:p w14:paraId="29515505" w14:textId="77777777" w:rsidR="00C94D29" w:rsidRPr="00354B18" w:rsidRDefault="00C94D29" w:rsidP="00C94D29">
      <w:pPr>
        <w:spacing w:after="0" w:line="240" w:lineRule="auto"/>
        <w:jc w:val="center"/>
        <w:rPr>
          <w:rFonts w:ascii="Times New Roman" w:hAnsi="Times New Roman" w:cs="Times New Roman"/>
          <w:sz w:val="24"/>
          <w:szCs w:val="24"/>
        </w:rPr>
      </w:pPr>
    </w:p>
    <w:p w14:paraId="30376274" w14:textId="77777777" w:rsidR="00C94D29" w:rsidRPr="00354B18" w:rsidRDefault="00C94D29" w:rsidP="00C94D29">
      <w:pPr>
        <w:spacing w:after="0" w:line="240" w:lineRule="auto"/>
        <w:jc w:val="center"/>
        <w:rPr>
          <w:rFonts w:ascii="Times New Roman" w:hAnsi="Times New Roman" w:cs="Times New Roman"/>
          <w:sz w:val="24"/>
          <w:szCs w:val="24"/>
        </w:rPr>
      </w:pPr>
    </w:p>
    <w:p w14:paraId="57C8DA79" w14:textId="77777777" w:rsidR="00C94D29" w:rsidRPr="00354B18" w:rsidRDefault="00C94D29" w:rsidP="00C94D29">
      <w:pPr>
        <w:spacing w:after="0" w:line="240" w:lineRule="auto"/>
        <w:jc w:val="center"/>
        <w:rPr>
          <w:rFonts w:ascii="Times New Roman" w:hAnsi="Times New Roman" w:cs="Times New Roman"/>
          <w:sz w:val="24"/>
          <w:szCs w:val="24"/>
        </w:rPr>
      </w:pPr>
    </w:p>
    <w:p w14:paraId="4F724818" w14:textId="77777777" w:rsidR="00C94D29" w:rsidRPr="00354B18" w:rsidRDefault="00C94D29" w:rsidP="00C94D29">
      <w:pPr>
        <w:spacing w:after="0" w:line="240" w:lineRule="auto"/>
        <w:rPr>
          <w:rFonts w:ascii="Times New Roman" w:hAnsi="Times New Roman" w:cs="Times New Roman"/>
          <w:sz w:val="24"/>
          <w:szCs w:val="24"/>
        </w:rPr>
      </w:pPr>
    </w:p>
    <w:p w14:paraId="6E44AF63"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Department of Software Engineering</w:t>
      </w:r>
    </w:p>
    <w:p w14:paraId="5C094DAB"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College of Arts, Media and Technology</w:t>
      </w:r>
    </w:p>
    <w:p w14:paraId="6BF577C1"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Chiang Mai University</w:t>
      </w:r>
    </w:p>
    <w:p w14:paraId="430010C3" w14:textId="77777777" w:rsidR="00C94D29" w:rsidRPr="00354B18" w:rsidRDefault="00C94D29" w:rsidP="00C94D29">
      <w:pPr>
        <w:spacing w:after="0" w:line="240" w:lineRule="auto"/>
        <w:jc w:val="center"/>
        <w:rPr>
          <w:rFonts w:ascii="Times New Roman" w:hAnsi="Times New Roman" w:cs="Times New Roman"/>
          <w:sz w:val="32"/>
          <w:szCs w:val="32"/>
        </w:rPr>
      </w:pPr>
    </w:p>
    <w:p w14:paraId="748FE72C"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4FA4771F"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737ACF14"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Project Advisor</w:t>
      </w:r>
    </w:p>
    <w:p w14:paraId="496724E8"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14FFAED4"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FE2A6A0"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51F1707"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________________________</w:t>
      </w:r>
    </w:p>
    <w:p w14:paraId="34C32549"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b/>
          <w:bCs/>
          <w:sz w:val="32"/>
          <w:szCs w:val="32"/>
        </w:rPr>
      </w:pPr>
    </w:p>
    <w:p w14:paraId="3D7A2EC5" w14:textId="77777777" w:rsidR="00C94D29" w:rsidRPr="00354B18" w:rsidRDefault="00C94D29" w:rsidP="00C94D29">
      <w:pPr>
        <w:spacing w:after="0" w:line="240" w:lineRule="auto"/>
        <w:jc w:val="center"/>
        <w:rPr>
          <w:rFonts w:ascii="Times New Roman" w:eastAsia="Times New Roman" w:hAnsi="Times New Roman" w:cs="Times New Roman"/>
          <w:b/>
          <w:bCs/>
          <w:sz w:val="36"/>
          <w:szCs w:val="36"/>
          <w:lang w:bidi="ar-SA"/>
        </w:rPr>
      </w:pPr>
      <w:r w:rsidRPr="00354B18">
        <w:rPr>
          <w:rFonts w:ascii="Times New Roman" w:eastAsia="Times New Roman" w:hAnsi="Times New Roman" w:cs="Times New Roman"/>
          <w:b/>
          <w:bCs/>
          <w:sz w:val="36"/>
          <w:szCs w:val="36"/>
          <w:lang w:bidi="ar-SA"/>
        </w:rPr>
        <w:t>Mrs. Yun Rim Park</w:t>
      </w:r>
    </w:p>
    <w:p w14:paraId="13611FD3" w14:textId="77777777" w:rsidR="00C94D29" w:rsidRPr="00354B18" w:rsidRDefault="00C94D29" w:rsidP="00C94D29">
      <w:pPr>
        <w:spacing w:after="0" w:line="240" w:lineRule="auto"/>
        <w:rPr>
          <w:rFonts w:ascii="Times New Roman" w:hAnsi="Times New Roman" w:cs="Times New Roman"/>
        </w:rPr>
      </w:pPr>
    </w:p>
    <w:p w14:paraId="100E967B" w14:textId="77777777" w:rsidR="00C94D29" w:rsidRPr="00354B18" w:rsidRDefault="00C94D29" w:rsidP="00C94D29">
      <w:pPr>
        <w:spacing w:after="0" w:line="240" w:lineRule="auto"/>
        <w:rPr>
          <w:rFonts w:ascii="Times New Roman" w:hAnsi="Times New Roman" w:cs="Times New Roman"/>
          <w:b/>
          <w:bCs/>
          <w:sz w:val="36"/>
          <w:szCs w:val="36"/>
          <w:lang w:val="en-GB"/>
        </w:rPr>
      </w:pPr>
      <w:r w:rsidRPr="00354B18">
        <w:rPr>
          <w:rFonts w:ascii="Times New Roman" w:hAnsi="Times New Roman" w:cs="Times New Roman"/>
          <w:b/>
          <w:bCs/>
          <w:sz w:val="36"/>
          <w:szCs w:val="36"/>
          <w:lang w:val="en-GB"/>
        </w:rPr>
        <w:t>Document History</w:t>
      </w:r>
    </w:p>
    <w:p w14:paraId="1AAFA256" w14:textId="77777777" w:rsidR="00C94D29" w:rsidRPr="00354B18" w:rsidRDefault="00C94D29" w:rsidP="00C94D29">
      <w:pPr>
        <w:spacing w:after="0" w:line="240" w:lineRule="auto"/>
        <w:rPr>
          <w:rFonts w:ascii="Times New Roman" w:hAnsi="Times New Roman" w:cs="Times New Roman"/>
          <w:b/>
          <w:bCs/>
          <w:sz w:val="36"/>
          <w:szCs w:val="36"/>
          <w:lang w:val="en-GB"/>
        </w:rPr>
      </w:pPr>
    </w:p>
    <w:p w14:paraId="5EF372D0" w14:textId="77777777" w:rsidR="00C94D29" w:rsidRPr="00354B18" w:rsidRDefault="00C94D29" w:rsidP="00C94D29">
      <w:pPr>
        <w:spacing w:after="0" w:line="240" w:lineRule="auto"/>
        <w:rPr>
          <w:rFonts w:ascii="Times New Roman" w:hAnsi="Times New Roman" w:cs="Times New Roman"/>
          <w:b/>
          <w:bCs/>
          <w:sz w:val="36"/>
          <w:szCs w:val="36"/>
          <w:lang w:val="en-GB"/>
        </w:rPr>
      </w:pPr>
    </w:p>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520"/>
        <w:gridCol w:w="810"/>
        <w:gridCol w:w="810"/>
        <w:gridCol w:w="1260"/>
        <w:gridCol w:w="1080"/>
        <w:gridCol w:w="1260"/>
      </w:tblGrid>
      <w:tr w:rsidR="00C94D29" w:rsidRPr="00354B18" w14:paraId="2E610A7C" w14:textId="77777777" w:rsidTr="001D0092">
        <w:trPr>
          <w:trHeight w:val="270"/>
        </w:trPr>
        <w:tc>
          <w:tcPr>
            <w:tcW w:w="1368" w:type="dxa"/>
            <w:shd w:val="clear" w:color="auto" w:fill="262626"/>
            <w:noWrap/>
            <w:hideMark/>
          </w:tcPr>
          <w:p w14:paraId="3C8890E5"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520" w:type="dxa"/>
            <w:shd w:val="clear" w:color="auto" w:fill="262626"/>
            <w:noWrap/>
            <w:hideMark/>
          </w:tcPr>
          <w:p w14:paraId="5E2B7A48"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10" w:type="dxa"/>
            <w:shd w:val="clear" w:color="auto" w:fill="262626"/>
            <w:noWrap/>
            <w:hideMark/>
          </w:tcPr>
          <w:p w14:paraId="44FEF4DF"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14:paraId="0404EB41"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14:paraId="4BC1C0B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14:paraId="630B8E8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14:paraId="4D681E59"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C94D29" w:rsidRPr="00354B18" w14:paraId="2158EA7B" w14:textId="77777777" w:rsidTr="001D0092">
        <w:trPr>
          <w:trHeight w:val="270"/>
        </w:trPr>
        <w:tc>
          <w:tcPr>
            <w:tcW w:w="9108" w:type="dxa"/>
            <w:gridSpan w:val="7"/>
            <w:shd w:val="clear" w:color="auto" w:fill="EEECE1"/>
            <w:noWrap/>
            <w:hideMark/>
          </w:tcPr>
          <w:p w14:paraId="5BDBFBD4" w14:textId="77777777" w:rsidR="00C94D29" w:rsidRPr="00354B18" w:rsidRDefault="00C94D29" w:rsidP="001D0092">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C94D29" w:rsidRPr="00354B18" w14:paraId="05BD2A07" w14:textId="77777777" w:rsidTr="001D0092">
        <w:trPr>
          <w:trHeight w:val="270"/>
        </w:trPr>
        <w:tc>
          <w:tcPr>
            <w:tcW w:w="1368" w:type="dxa"/>
            <w:shd w:val="clear" w:color="auto" w:fill="auto"/>
            <w:noWrap/>
          </w:tcPr>
          <w:p w14:paraId="6B282AD3" w14:textId="77777777" w:rsidR="00C94D29" w:rsidRPr="00354B18" w:rsidRDefault="00C94D29" w:rsidP="001D0092">
            <w:pPr>
              <w:spacing w:after="0" w:line="240" w:lineRule="auto"/>
              <w:rPr>
                <w:rFonts w:ascii="Times New Roman" w:hAnsi="Times New Roman" w:cs="Times New Roman"/>
                <w:bCs/>
                <w:sz w:val="20"/>
                <w:szCs w:val="20"/>
              </w:rPr>
            </w:pPr>
            <w:r w:rsidRPr="00354B18">
              <w:rPr>
                <w:rFonts w:ascii="Times New Roman" w:hAnsi="Times New Roman" w:cs="Times New Roman"/>
                <w:sz w:val="20"/>
                <w:szCs w:val="20"/>
              </w:rPr>
              <w:t>Smart course management system in the cloud – Requirement_v1.0.docx</w:t>
            </w:r>
          </w:p>
        </w:tc>
        <w:tc>
          <w:tcPr>
            <w:tcW w:w="2520" w:type="dxa"/>
            <w:shd w:val="clear" w:color="auto" w:fill="auto"/>
            <w:noWrap/>
          </w:tcPr>
          <w:p w14:paraId="7EFFDF0E"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Create </w:t>
            </w:r>
          </w:p>
          <w:p w14:paraId="391D0669"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One – Introduction</w:t>
            </w:r>
          </w:p>
          <w:p w14:paraId="298BBA6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Two– Overall Description &amp; Requirement</w:t>
            </w:r>
          </w:p>
          <w:p w14:paraId="707A7CC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Three – Specific Requirement</w:t>
            </w:r>
          </w:p>
          <w:p w14:paraId="261187B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Chapter Four – Use case description </w:t>
            </w:r>
          </w:p>
          <w:p w14:paraId="0990D5A6" w14:textId="77777777" w:rsidR="00C94D29" w:rsidRPr="00354B18" w:rsidRDefault="00C94D29" w:rsidP="001D0092">
            <w:pPr>
              <w:spacing w:after="0" w:line="240" w:lineRule="auto"/>
              <w:rPr>
                <w:rFonts w:ascii="Times New Roman" w:hAnsi="Times New Roman" w:cs="Times New Roman"/>
                <w:sz w:val="20"/>
                <w:szCs w:val="20"/>
              </w:rPr>
            </w:pPr>
          </w:p>
        </w:tc>
        <w:tc>
          <w:tcPr>
            <w:tcW w:w="810" w:type="dxa"/>
            <w:shd w:val="clear" w:color="auto" w:fill="auto"/>
            <w:noWrap/>
          </w:tcPr>
          <w:p w14:paraId="1460E413"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641A6B2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648E2849"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CAC664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CDD02B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94D29" w:rsidRPr="00354B18" w14:paraId="6EE8E4E7" w14:textId="77777777" w:rsidTr="001D0092">
        <w:trPr>
          <w:trHeight w:val="270"/>
        </w:trPr>
        <w:tc>
          <w:tcPr>
            <w:tcW w:w="1368" w:type="dxa"/>
            <w:shd w:val="clear" w:color="auto" w:fill="auto"/>
            <w:noWrap/>
          </w:tcPr>
          <w:p w14:paraId="45020D5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Smart course management system in the cloud – Requirement_v1.1.docx</w:t>
            </w:r>
          </w:p>
        </w:tc>
        <w:tc>
          <w:tcPr>
            <w:tcW w:w="2520" w:type="dxa"/>
            <w:shd w:val="clear" w:color="auto" w:fill="auto"/>
            <w:noWrap/>
          </w:tcPr>
          <w:p w14:paraId="7AC657F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Fix</w:t>
            </w:r>
          </w:p>
          <w:p w14:paraId="2629494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use case diagram</w:t>
            </w:r>
          </w:p>
          <w:p w14:paraId="18ED7C51"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add web application document.</w:t>
            </w:r>
          </w:p>
        </w:tc>
        <w:tc>
          <w:tcPr>
            <w:tcW w:w="810" w:type="dxa"/>
            <w:shd w:val="clear" w:color="auto" w:fill="auto"/>
            <w:noWrap/>
          </w:tcPr>
          <w:p w14:paraId="69C7007F"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126AF68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2C7FA20F"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778E235"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38ACD0B"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14:paraId="77A25DD0" w14:textId="77777777" w:rsidR="00C94D29" w:rsidRPr="00354B18" w:rsidRDefault="00C94D29" w:rsidP="00C94D29">
      <w:pPr>
        <w:spacing w:after="0" w:line="240" w:lineRule="auto"/>
        <w:rPr>
          <w:rFonts w:ascii="Times New Roman" w:hAnsi="Times New Roman" w:cs="Times New Roman"/>
          <w:b/>
          <w:bCs/>
          <w:sz w:val="20"/>
          <w:szCs w:val="20"/>
          <w:lang w:val="en-GB"/>
        </w:rPr>
      </w:pPr>
    </w:p>
    <w:p w14:paraId="2AF5E3FC" w14:textId="77777777" w:rsidR="00C94D29" w:rsidRPr="00354B18" w:rsidRDefault="00C94D29" w:rsidP="00C94D29">
      <w:pPr>
        <w:spacing w:before="240" w:after="0" w:line="240" w:lineRule="auto"/>
        <w:rPr>
          <w:rFonts w:ascii="Times New Roman" w:hAnsi="Times New Roman" w:cs="Times New Roman"/>
          <w:b/>
          <w:bCs/>
          <w:sz w:val="20"/>
          <w:szCs w:val="20"/>
        </w:rPr>
      </w:pPr>
      <w:r w:rsidRPr="00354B18">
        <w:rPr>
          <w:rFonts w:ascii="Times New Roman" w:hAnsi="Times New Roman" w:cs="Times New Roman"/>
          <w:b/>
          <w:bCs/>
          <w:sz w:val="20"/>
          <w:szCs w:val="20"/>
          <w:lang w:val="en-GB"/>
        </w:rPr>
        <w:t xml:space="preserve">*CS = </w:t>
      </w:r>
      <w:proofErr w:type="spellStart"/>
      <w:r w:rsidRPr="00354B18">
        <w:rPr>
          <w:rFonts w:ascii="Times New Roman" w:hAnsi="Times New Roman" w:cs="Times New Roman"/>
          <w:b/>
          <w:bCs/>
          <w:sz w:val="20"/>
          <w:szCs w:val="20"/>
          <w:lang w:val="en-GB"/>
        </w:rPr>
        <w:t>Chaichan</w:t>
      </w:r>
      <w:proofErr w:type="spellEnd"/>
      <w:r w:rsidRPr="00354B18">
        <w:rPr>
          <w:rFonts w:ascii="Times New Roman" w:hAnsi="Times New Roman" w:cs="Times New Roman"/>
          <w:b/>
          <w:bCs/>
          <w:sz w:val="20"/>
          <w:szCs w:val="20"/>
          <w:lang w:val="en-GB"/>
        </w:rPr>
        <w:t xml:space="preserve"> Suttee    </w:t>
      </w:r>
    </w:p>
    <w:p w14:paraId="3637F1EB"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*TP = </w:t>
      </w:r>
      <w:proofErr w:type="spellStart"/>
      <w:r w:rsidRPr="00354B18">
        <w:rPr>
          <w:rFonts w:ascii="Times New Roman" w:hAnsi="Times New Roman" w:cs="Times New Roman"/>
          <w:b/>
          <w:bCs/>
          <w:sz w:val="20"/>
          <w:szCs w:val="20"/>
          <w:lang w:val="en-GB"/>
        </w:rPr>
        <w:t>Tanadol</w:t>
      </w:r>
      <w:proofErr w:type="spellEnd"/>
      <w:r w:rsidRPr="00354B18">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14:paraId="1B48A721"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 *YP = Yun Rim Park</w:t>
      </w:r>
    </w:p>
    <w:p w14:paraId="4D405FE6" w14:textId="77777777" w:rsidR="000D2DBD" w:rsidRDefault="000D2DBD" w:rsidP="00C94D29"/>
    <w:p w14:paraId="39ABDC43" w14:textId="77777777" w:rsidR="00880E45" w:rsidRDefault="00880E45" w:rsidP="00C94D29"/>
    <w:p w14:paraId="112DCACA" w14:textId="77777777" w:rsidR="00880E45" w:rsidRDefault="00880E45" w:rsidP="00C94D29"/>
    <w:p w14:paraId="24C94FB2" w14:textId="77777777" w:rsidR="00880E45" w:rsidRDefault="00880E45" w:rsidP="00C94D29"/>
    <w:p w14:paraId="5A032EDD" w14:textId="77777777" w:rsidR="00880E45" w:rsidRDefault="00880E45" w:rsidP="00C94D29"/>
    <w:p w14:paraId="4729ADE6" w14:textId="77777777" w:rsidR="00880E45" w:rsidRDefault="00880E45" w:rsidP="00C94D29"/>
    <w:p w14:paraId="250133B0" w14:textId="77777777" w:rsidR="00880E45" w:rsidRDefault="00880E45" w:rsidP="00C94D29"/>
    <w:p w14:paraId="3A28A654" w14:textId="77777777" w:rsidR="00880E45" w:rsidRDefault="00880E45" w:rsidP="00C94D29"/>
    <w:p w14:paraId="4481B19E" w14:textId="77777777" w:rsidR="00880E45" w:rsidRDefault="00880E45" w:rsidP="00C94D29"/>
    <w:p w14:paraId="3E87D0B7" w14:textId="77777777" w:rsidR="00880E45" w:rsidRDefault="00880E45" w:rsidP="00C94D29"/>
    <w:p w14:paraId="7B5EDFE8" w14:textId="77777777" w:rsidR="00880E45" w:rsidRDefault="00880E45" w:rsidP="00C94D29"/>
    <w:p w14:paraId="01C0C8E9" w14:textId="77777777" w:rsidR="00880E45" w:rsidRDefault="00880E45" w:rsidP="00C94D29"/>
    <w:p w14:paraId="5BE84F69" w14:textId="77777777" w:rsidR="00880E45" w:rsidRDefault="00880E45" w:rsidP="00C94D29"/>
    <w:p w14:paraId="7A3B54E5" w14:textId="77777777" w:rsidR="00880E45" w:rsidRDefault="00880E45" w:rsidP="00880E45">
      <w:pPr>
        <w:pStyle w:val="Heading1"/>
        <w:spacing w:after="0" w:line="240" w:lineRule="auto"/>
        <w:rPr>
          <w:rFonts w:ascii="Times New Roman" w:hAnsi="Times New Roman" w:cs="Times New Roman"/>
          <w:b/>
          <w:bCs/>
          <w:sz w:val="40"/>
          <w:szCs w:val="40"/>
        </w:rPr>
      </w:pPr>
      <w:bookmarkStart w:id="0" w:name="_Toc388133866"/>
      <w:bookmarkStart w:id="1" w:name="_Toc388134282"/>
      <w:bookmarkStart w:id="2" w:name="_Toc388134564"/>
      <w:bookmarkStart w:id="3" w:name="_Toc388628049"/>
      <w:r w:rsidRPr="00354B18">
        <w:rPr>
          <w:rFonts w:ascii="Times New Roman" w:hAnsi="Times New Roman" w:cs="Times New Roman"/>
          <w:b/>
          <w:bCs/>
          <w:sz w:val="40"/>
          <w:szCs w:val="40"/>
        </w:rPr>
        <w:lastRenderedPageBreak/>
        <w:t>Chapter One | Introduction</w:t>
      </w:r>
      <w:bookmarkEnd w:id="0"/>
      <w:bookmarkEnd w:id="1"/>
      <w:bookmarkEnd w:id="2"/>
      <w:bookmarkEnd w:id="3"/>
    </w:p>
    <w:p w14:paraId="5134DFA8" w14:textId="77777777" w:rsidR="00880E45" w:rsidRDefault="00880E45" w:rsidP="00880E45"/>
    <w:p w14:paraId="747523A5"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Purpose</w:t>
      </w:r>
    </w:p>
    <w:p w14:paraId="4CE55532" w14:textId="08F72667" w:rsidR="00880E45" w:rsidRPr="00880E45" w:rsidRDefault="00880E45" w:rsidP="00880E45">
      <w:pPr>
        <w:pStyle w:val="ListParagraph"/>
        <w:autoSpaceDE w:val="0"/>
        <w:autoSpaceDN w:val="0"/>
        <w:adjustRightInd w:val="0"/>
        <w:spacing w:before="240" w:after="0" w:line="240" w:lineRule="auto"/>
        <w:ind w:left="540" w:firstLine="736"/>
        <w:jc w:val="thaiDistribute"/>
        <w:rPr>
          <w:rFonts w:ascii="Times New Roman" w:hAnsi="Times New Roman" w:cs="Times New Roman"/>
          <w:sz w:val="24"/>
          <w:szCs w:val="24"/>
        </w:rPr>
      </w:pPr>
      <w:r w:rsidRPr="00880E45">
        <w:rPr>
          <w:rFonts w:ascii="Times New Roman" w:hAnsi="Times New Roman" w:cs="Times New Roman"/>
          <w:sz w:val="24"/>
          <w:szCs w:val="24"/>
        </w:rPr>
        <w:t>The purpose of this Software Requirement Specification (SRS) is to describe the functional requirement. The functional requirement</w:t>
      </w:r>
      <w:r w:rsidR="00EE0628">
        <w:rPr>
          <w:rFonts w:ascii="Times New Roman" w:hAnsi="Times New Roman" w:cs="Times New Roman"/>
          <w:sz w:val="24"/>
          <w:szCs w:val="24"/>
        </w:rPr>
        <w:t>s</w:t>
      </w:r>
      <w:r w:rsidRPr="00880E45">
        <w:rPr>
          <w:rFonts w:ascii="Times New Roman" w:hAnsi="Times New Roman" w:cs="Times New Roman"/>
          <w:sz w:val="24"/>
          <w:szCs w:val="24"/>
        </w:rPr>
        <w:t xml:space="preserve"> depend on the stakeholder</w:t>
      </w:r>
      <w:r w:rsidR="00EE0628">
        <w:rPr>
          <w:rFonts w:ascii="Times New Roman" w:hAnsi="Times New Roman" w:cs="Times New Roman"/>
          <w:sz w:val="24"/>
          <w:szCs w:val="24"/>
        </w:rPr>
        <w:t>s</w:t>
      </w:r>
      <w:r w:rsidRPr="00880E45">
        <w:rPr>
          <w:rFonts w:ascii="Times New Roman" w:hAnsi="Times New Roman" w:cs="Times New Roman"/>
          <w:sz w:val="24"/>
          <w:szCs w:val="24"/>
        </w:rPr>
        <w:t xml:space="preserve"> e.g. Lecturer, Student. They have current problems that </w:t>
      </w:r>
      <w:r w:rsidR="00EE0628">
        <w:rPr>
          <w:rFonts w:ascii="Times New Roman" w:hAnsi="Times New Roman" w:cs="Times New Roman"/>
          <w:sz w:val="24"/>
          <w:szCs w:val="24"/>
        </w:rPr>
        <w:t xml:space="preserve">are not </w:t>
      </w:r>
      <w:r w:rsidRPr="00880E45">
        <w:rPr>
          <w:rFonts w:ascii="Times New Roman" w:hAnsi="Times New Roman" w:cs="Times New Roman"/>
          <w:sz w:val="24"/>
          <w:szCs w:val="24"/>
        </w:rPr>
        <w:t>met. The requirements in this document explain how the system</w:t>
      </w:r>
      <w:r w:rsidR="00EE0628">
        <w:rPr>
          <w:rFonts w:ascii="Times New Roman" w:hAnsi="Times New Roman" w:cs="Times New Roman"/>
          <w:sz w:val="24"/>
          <w:szCs w:val="24"/>
        </w:rPr>
        <w:t xml:space="preserve"> should solve those problems and help potential users perform their tasks</w:t>
      </w:r>
      <w:r w:rsidRPr="00880E45">
        <w:rPr>
          <w:rFonts w:ascii="Times New Roman" w:hAnsi="Times New Roman" w:cs="Times New Roman"/>
          <w:sz w:val="24"/>
          <w:szCs w:val="24"/>
        </w:rPr>
        <w:t>. This document will encourage the users, developers, and who read this document to understand the detail of each requirement.</w:t>
      </w:r>
    </w:p>
    <w:p w14:paraId="15023A81" w14:textId="77777777" w:rsidR="00880E45" w:rsidRPr="00880E45" w:rsidRDefault="00880E45" w:rsidP="00880E45">
      <w:pPr>
        <w:ind w:left="540"/>
      </w:pPr>
    </w:p>
    <w:p w14:paraId="118B2A74"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Software Scope</w:t>
      </w:r>
    </w:p>
    <w:p w14:paraId="22E85179" w14:textId="336F8642" w:rsidR="00880E45" w:rsidRPr="00354B18" w:rsidRDefault="00880E45" w:rsidP="00880E45">
      <w:pPr>
        <w:spacing w:before="240"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scope of application use </w:t>
      </w:r>
      <w:r w:rsidR="00EE0628">
        <w:rPr>
          <w:rFonts w:ascii="Times New Roman" w:hAnsi="Times New Roman" w:cs="Times New Roman"/>
          <w:sz w:val="24"/>
          <w:szCs w:val="24"/>
        </w:rPr>
        <w:t xml:space="preserve">is </w:t>
      </w:r>
      <w:r w:rsidRPr="00354B18">
        <w:rPr>
          <w:rFonts w:ascii="Times New Roman" w:hAnsi="Times New Roman" w:cs="Times New Roman"/>
          <w:sz w:val="24"/>
          <w:szCs w:val="24"/>
        </w:rPr>
        <w:t>designated by the user’s requirements.</w:t>
      </w:r>
      <w:r w:rsidRPr="00354B18">
        <w:rPr>
          <w:rStyle w:val="adverbadjectives"/>
          <w:rFonts w:ascii="Times New Roman" w:hAnsi="Times New Roman" w:cs="Times New Roman"/>
          <w:sz w:val="24"/>
          <w:szCs w:val="24"/>
        </w:rPr>
        <w:t xml:space="preserve"> Smart course management system in the cloud </w:t>
      </w:r>
      <w:r w:rsidR="00EE0628">
        <w:rPr>
          <w:rStyle w:val="adverbadjectives"/>
          <w:rFonts w:ascii="Times New Roman" w:hAnsi="Times New Roman" w:cs="Times New Roman"/>
          <w:sz w:val="24"/>
          <w:szCs w:val="24"/>
        </w:rPr>
        <w:t>is accessible via</w:t>
      </w:r>
      <w:r w:rsidRPr="00354B18">
        <w:rPr>
          <w:rStyle w:val="adverbadjectives"/>
          <w:rFonts w:ascii="Times New Roman" w:hAnsi="Times New Roman" w:cs="Times New Roman"/>
          <w:sz w:val="24"/>
          <w:szCs w:val="24"/>
        </w:rPr>
        <w:t xml:space="preserve"> web browser in order to provide </w:t>
      </w:r>
      <w:r w:rsidR="00EE0628" w:rsidRPr="00354B18">
        <w:rPr>
          <w:rStyle w:val="adverbadjectives"/>
          <w:rFonts w:ascii="Times New Roman" w:hAnsi="Times New Roman" w:cs="Times New Roman"/>
          <w:sz w:val="24"/>
          <w:szCs w:val="24"/>
        </w:rPr>
        <w:t>convenien</w:t>
      </w:r>
      <w:r w:rsidR="00EE0628">
        <w:rPr>
          <w:rStyle w:val="adverbadjectives"/>
          <w:rFonts w:ascii="Times New Roman" w:hAnsi="Times New Roman" w:cs="Times New Roman"/>
          <w:sz w:val="24"/>
          <w:szCs w:val="24"/>
        </w:rPr>
        <w:t>ce</w:t>
      </w:r>
      <w:r w:rsidR="00EE0628" w:rsidRPr="00354B18">
        <w:rPr>
          <w:rStyle w:val="adverbadjectives"/>
          <w:rFonts w:ascii="Times New Roman" w:hAnsi="Times New Roman" w:cs="Times New Roman"/>
          <w:sz w:val="24"/>
          <w:szCs w:val="24"/>
        </w:rPr>
        <w:t xml:space="preserve"> </w:t>
      </w:r>
      <w:r w:rsidRPr="00354B18">
        <w:rPr>
          <w:rStyle w:val="adverbadjectives"/>
          <w:rFonts w:ascii="Times New Roman" w:hAnsi="Times New Roman" w:cs="Times New Roman"/>
          <w:sz w:val="24"/>
          <w:szCs w:val="24"/>
        </w:rPr>
        <w:t>to lectures and student</w:t>
      </w:r>
      <w:r w:rsidR="00EE0628">
        <w:rPr>
          <w:rStyle w:val="adverbadjectives"/>
          <w:rFonts w:ascii="Times New Roman" w:hAnsi="Times New Roman" w:cs="Times New Roman"/>
          <w:sz w:val="24"/>
          <w:szCs w:val="24"/>
        </w:rPr>
        <w:t>s</w:t>
      </w:r>
      <w:r w:rsidRPr="00354B18">
        <w:rPr>
          <w:rStyle w:val="adverbadjectives"/>
          <w:rFonts w:ascii="Times New Roman" w:hAnsi="Times New Roman" w:cs="Times New Roman"/>
          <w:sz w:val="24"/>
          <w:szCs w:val="24"/>
        </w:rPr>
        <w:t>. Moreover</w:t>
      </w:r>
      <w:r w:rsidR="00EE0628">
        <w:rPr>
          <w:rStyle w:val="adverbadjectives"/>
          <w:rFonts w:ascii="Times New Roman" w:hAnsi="Times New Roman" w:cs="Times New Roman"/>
          <w:sz w:val="24"/>
          <w:szCs w:val="24"/>
        </w:rPr>
        <w:t>,</w:t>
      </w:r>
      <w:r w:rsidRPr="00354B18">
        <w:rPr>
          <w:rStyle w:val="adverbadjectives"/>
          <w:rFonts w:ascii="Times New Roman" w:hAnsi="Times New Roman" w:cs="Times New Roman"/>
          <w:sz w:val="24"/>
          <w:szCs w:val="24"/>
        </w:rPr>
        <w:t xml:space="preserve"> we</w:t>
      </w:r>
      <w:r w:rsidRPr="00354B18">
        <w:rPr>
          <w:rFonts w:ascii="Times New Roman" w:hAnsi="Times New Roman" w:cs="Times New Roman"/>
          <w:sz w:val="24"/>
          <w:szCs w:val="24"/>
        </w:rPr>
        <w:t xml:space="preserve">b browser can provide </w:t>
      </w:r>
      <w:r w:rsidR="00EE0628" w:rsidRPr="00354B18">
        <w:rPr>
          <w:rFonts w:ascii="Times New Roman" w:hAnsi="Times New Roman" w:cs="Times New Roman"/>
          <w:sz w:val="24"/>
          <w:szCs w:val="24"/>
        </w:rPr>
        <w:t>convenien</w:t>
      </w:r>
      <w:r w:rsidR="00EE0628">
        <w:rPr>
          <w:rFonts w:ascii="Times New Roman" w:hAnsi="Times New Roman" w:cs="Times New Roman"/>
          <w:sz w:val="24"/>
          <w:szCs w:val="24"/>
        </w:rPr>
        <w:t>ce</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 xml:space="preserve">to </w:t>
      </w:r>
      <w:r w:rsidR="00EE0628">
        <w:rPr>
          <w:rFonts w:ascii="Times New Roman" w:hAnsi="Times New Roman" w:cs="Times New Roman"/>
          <w:sz w:val="24"/>
          <w:szCs w:val="24"/>
        </w:rPr>
        <w:t>a</w:t>
      </w:r>
      <w:r w:rsidR="00EE0628" w:rsidRPr="00354B18">
        <w:rPr>
          <w:rFonts w:ascii="Times New Roman" w:hAnsi="Times New Roman" w:cs="Times New Roman"/>
          <w:sz w:val="24"/>
          <w:szCs w:val="24"/>
        </w:rPr>
        <w:t>dministrator</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Features</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 xml:space="preserve">of the system can </w:t>
      </w:r>
      <w:r w:rsidR="00EE0628">
        <w:rPr>
          <w:rFonts w:ascii="Times New Roman" w:hAnsi="Times New Roman" w:cs="Times New Roman"/>
          <w:sz w:val="24"/>
          <w:szCs w:val="24"/>
        </w:rPr>
        <w:t xml:space="preserve">be </w:t>
      </w:r>
      <w:r w:rsidRPr="00354B18">
        <w:rPr>
          <w:rFonts w:ascii="Times New Roman" w:hAnsi="Times New Roman" w:cs="Times New Roman"/>
          <w:sz w:val="24"/>
          <w:szCs w:val="24"/>
        </w:rPr>
        <w:t>divide</w:t>
      </w:r>
      <w:r w:rsidR="00EE0628">
        <w:rPr>
          <w:rFonts w:ascii="Times New Roman" w:hAnsi="Times New Roman" w:cs="Times New Roman"/>
          <w:sz w:val="24"/>
          <w:szCs w:val="24"/>
        </w:rPr>
        <w:t>d for</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three</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 xml:space="preserve">types of </w:t>
      </w:r>
      <w:r w:rsidRPr="00354B18">
        <w:rPr>
          <w:rFonts w:ascii="Times New Roman" w:hAnsi="Times New Roman" w:cs="Times New Roman"/>
          <w:sz w:val="24"/>
          <w:szCs w:val="24"/>
        </w:rPr>
        <w:t xml:space="preserve">users: </w:t>
      </w:r>
    </w:p>
    <w:p w14:paraId="458A64AD" w14:textId="030F78B7" w:rsidR="00880E45" w:rsidRPr="00354B18" w:rsidRDefault="00880E45" w:rsidP="00F84BD4">
      <w:pPr>
        <w:numPr>
          <w:ilvl w:val="0"/>
          <w:numId w:val="2"/>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user registration and course management (e.g. creat</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courses, add</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a lecturer and students in the course, and creat</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semesters)</w:t>
      </w:r>
      <w:r w:rsidRPr="00354B18">
        <w:rPr>
          <w:rFonts w:ascii="Times New Roman" w:hAnsi="Times New Roman" w:cs="Times New Roman"/>
        </w:rPr>
        <w:t>.</w:t>
      </w:r>
    </w:p>
    <w:p w14:paraId="694512E4" w14:textId="4A1BA639"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score management, assignment and quiz management, </w:t>
      </w:r>
      <w:r w:rsidR="00EE0628">
        <w:rPr>
          <w:rFonts w:ascii="Times New Roman" w:hAnsi="Times New Roman" w:cs="Times New Roman"/>
          <w:sz w:val="24"/>
          <w:szCs w:val="24"/>
        </w:rPr>
        <w:t xml:space="preserve">shares </w:t>
      </w:r>
      <w:r w:rsidRPr="00354B18">
        <w:rPr>
          <w:rFonts w:ascii="Times New Roman" w:hAnsi="Times New Roman" w:cs="Times New Roman"/>
          <w:sz w:val="24"/>
          <w:szCs w:val="24"/>
        </w:rPr>
        <w:t>course material</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and </w:t>
      </w:r>
      <w:r w:rsidR="00EE0628">
        <w:rPr>
          <w:rFonts w:ascii="Times New Roman" w:hAnsi="Times New Roman" w:cs="Times New Roman"/>
          <w:sz w:val="24"/>
          <w:szCs w:val="24"/>
        </w:rPr>
        <w:t>sends out</w:t>
      </w:r>
      <w:r w:rsidRPr="00354B18">
        <w:rPr>
          <w:rFonts w:ascii="Times New Roman" w:hAnsi="Times New Roman" w:cs="Times New Roman"/>
          <w:sz w:val="24"/>
          <w:szCs w:val="24"/>
        </w:rPr>
        <w:t xml:space="preserve"> </w:t>
      </w:r>
      <w:r w:rsidR="00EE0628">
        <w:rPr>
          <w:rFonts w:ascii="Times New Roman" w:hAnsi="Times New Roman" w:cs="Times New Roman"/>
          <w:sz w:val="24"/>
          <w:szCs w:val="24"/>
        </w:rPr>
        <w:t>notifications</w:t>
      </w:r>
      <w:r w:rsidRPr="00354B18">
        <w:rPr>
          <w:rFonts w:ascii="Times New Roman" w:hAnsi="Times New Roman" w:cs="Times New Roman"/>
          <w:sz w:val="24"/>
          <w:szCs w:val="24"/>
        </w:rPr>
        <w:t xml:space="preserve"> to student</w:t>
      </w:r>
      <w:r w:rsidR="00EE0628">
        <w:rPr>
          <w:rFonts w:ascii="Times New Roman" w:hAnsi="Times New Roman" w:cs="Times New Roman"/>
          <w:sz w:val="24"/>
          <w:szCs w:val="24"/>
        </w:rPr>
        <w:t>s</w:t>
      </w:r>
      <w:r w:rsidRPr="00354B18">
        <w:rPr>
          <w:rFonts w:ascii="Times New Roman" w:hAnsi="Times New Roman" w:cs="Times New Roman"/>
          <w:sz w:val="24"/>
          <w:szCs w:val="24"/>
        </w:rPr>
        <w:t>.</w:t>
      </w:r>
    </w:p>
    <w:p w14:paraId="19F2B110" w14:textId="585C3F37"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Student handle</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taking assignment and quiz, viewing score, download</w:t>
      </w:r>
      <w:r w:rsidR="00EE0628">
        <w:rPr>
          <w:rFonts w:ascii="Times New Roman" w:hAnsi="Times New Roman" w:cs="Times New Roman"/>
          <w:sz w:val="24"/>
          <w:szCs w:val="24"/>
        </w:rPr>
        <w:t>ing</w:t>
      </w:r>
      <w:r w:rsidRPr="00354B18">
        <w:rPr>
          <w:rFonts w:ascii="Times New Roman" w:hAnsi="Times New Roman" w:cs="Times New Roman"/>
          <w:sz w:val="24"/>
          <w:szCs w:val="24"/>
        </w:rPr>
        <w:t xml:space="preserve"> course material</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and </w:t>
      </w:r>
      <w:r w:rsidR="00EE0628">
        <w:rPr>
          <w:rFonts w:ascii="Times New Roman" w:hAnsi="Times New Roman" w:cs="Times New Roman"/>
          <w:sz w:val="24"/>
          <w:szCs w:val="24"/>
        </w:rPr>
        <w:t>checking</w:t>
      </w:r>
      <w:r w:rsidRPr="00354B18">
        <w:rPr>
          <w:rFonts w:ascii="Times New Roman" w:hAnsi="Times New Roman" w:cs="Times New Roman"/>
          <w:sz w:val="24"/>
          <w:szCs w:val="24"/>
        </w:rPr>
        <w:t xml:space="preserve"> notification</w:t>
      </w:r>
      <w:r w:rsidR="00EE0628">
        <w:rPr>
          <w:rFonts w:ascii="Times New Roman" w:hAnsi="Times New Roman" w:cs="Times New Roman"/>
          <w:sz w:val="24"/>
          <w:szCs w:val="24"/>
        </w:rPr>
        <w:t>s</w:t>
      </w:r>
      <w:r w:rsidRPr="00354B18">
        <w:rPr>
          <w:rFonts w:ascii="Times New Roman" w:hAnsi="Times New Roman" w:cs="Times New Roman"/>
          <w:sz w:val="24"/>
          <w:szCs w:val="24"/>
        </w:rPr>
        <w:t xml:space="preserve"> from </w:t>
      </w:r>
      <w:r w:rsidR="00EE0628">
        <w:rPr>
          <w:rFonts w:ascii="Times New Roman" w:hAnsi="Times New Roman" w:cs="Times New Roman"/>
          <w:sz w:val="24"/>
          <w:szCs w:val="24"/>
        </w:rPr>
        <w:t>l</w:t>
      </w:r>
      <w:r w:rsidRPr="00354B18">
        <w:rPr>
          <w:rFonts w:ascii="Times New Roman" w:hAnsi="Times New Roman" w:cs="Times New Roman"/>
          <w:sz w:val="24"/>
          <w:szCs w:val="24"/>
        </w:rPr>
        <w:t>ecturer</w:t>
      </w:r>
      <w:r w:rsidR="00EE0628">
        <w:rPr>
          <w:rFonts w:ascii="Times New Roman" w:hAnsi="Times New Roman" w:cs="Times New Roman"/>
          <w:sz w:val="24"/>
          <w:szCs w:val="24"/>
        </w:rPr>
        <w:t>s</w:t>
      </w:r>
      <w:r w:rsidRPr="00354B18">
        <w:rPr>
          <w:rFonts w:ascii="Times New Roman" w:hAnsi="Times New Roman" w:cs="Times New Roman"/>
          <w:sz w:val="24"/>
          <w:szCs w:val="24"/>
        </w:rPr>
        <w:t>.</w:t>
      </w:r>
    </w:p>
    <w:p w14:paraId="0E7F6C70" w14:textId="65F1F8B8" w:rsidR="00880E45" w:rsidRDefault="00880E45" w:rsidP="00880E45">
      <w:pPr>
        <w:pStyle w:val="ListParagraph"/>
        <w:ind w:left="540"/>
      </w:pPr>
      <w:r w:rsidRPr="00354B18">
        <w:rPr>
          <w:rFonts w:ascii="Times New Roman" w:hAnsi="Times New Roman" w:cs="Times New Roman"/>
          <w:sz w:val="24"/>
          <w:szCs w:val="24"/>
        </w:rPr>
        <w:t xml:space="preserve">The users must register before operating the activities in the system. The users who use this system must be </w:t>
      </w:r>
      <w:r w:rsidR="00EE0628">
        <w:rPr>
          <w:rFonts w:ascii="Times New Roman" w:hAnsi="Times New Roman" w:cs="Times New Roman"/>
          <w:sz w:val="24"/>
          <w:szCs w:val="24"/>
        </w:rPr>
        <w:t>a</w:t>
      </w:r>
      <w:r w:rsidR="00EE0628" w:rsidRPr="00354B18">
        <w:rPr>
          <w:rFonts w:ascii="Times New Roman" w:hAnsi="Times New Roman" w:cs="Times New Roman"/>
          <w:sz w:val="24"/>
          <w:szCs w:val="24"/>
        </w:rPr>
        <w:t xml:space="preserve"> </w:t>
      </w:r>
      <w:r w:rsidRPr="00354B18">
        <w:rPr>
          <w:rFonts w:ascii="Times New Roman" w:hAnsi="Times New Roman" w:cs="Times New Roman"/>
          <w:sz w:val="24"/>
          <w:szCs w:val="24"/>
        </w:rPr>
        <w:t>member user of the system. Also, the status of users can be changed when they login to the system via a web a</w:t>
      </w:r>
      <w:r w:rsidR="00EF761D">
        <w:rPr>
          <w:rFonts w:ascii="Times New Roman" w:hAnsi="Times New Roman" w:cs="Times New Roman"/>
          <w:sz w:val="24"/>
          <w:szCs w:val="24"/>
        </w:rPr>
        <w:t>pplication</w:t>
      </w:r>
      <w:r w:rsidRPr="00354B18">
        <w:rPr>
          <w:rFonts w:ascii="Times New Roman" w:hAnsi="Times New Roman" w:cs="Times New Roman"/>
          <w:sz w:val="24"/>
          <w:szCs w:val="24"/>
        </w:rPr>
        <w:t>.</w:t>
      </w:r>
    </w:p>
    <w:p w14:paraId="496FABF3" w14:textId="77777777" w:rsidR="00EF761D" w:rsidRPr="00880E45" w:rsidRDefault="00EF761D" w:rsidP="00880E45">
      <w:pPr>
        <w:pStyle w:val="ListParagraph"/>
        <w:ind w:left="540"/>
      </w:pPr>
    </w:p>
    <w:p w14:paraId="5C246A02"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Operation Environment</w:t>
      </w:r>
    </w:p>
    <w:p w14:paraId="7C03BBAB" w14:textId="707503CF"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r w:rsidRPr="00EF761D">
        <w:rPr>
          <w:rStyle w:val="adverbadjectives"/>
          <w:rFonts w:ascii="Times New Roman" w:hAnsi="Times New Roman" w:cs="Times New Roman"/>
          <w:sz w:val="24"/>
          <w:szCs w:val="24"/>
        </w:rPr>
        <w:t xml:space="preserve">Smart course management system in the cloud is </w:t>
      </w:r>
      <w:r w:rsidR="00C02AFC" w:rsidRPr="00EF761D">
        <w:rPr>
          <w:rStyle w:val="adverbadjectives"/>
          <w:rFonts w:ascii="Times New Roman" w:hAnsi="Times New Roman" w:cs="Times New Roman"/>
          <w:sz w:val="24"/>
          <w:szCs w:val="24"/>
        </w:rPr>
        <w:t>develo</w:t>
      </w:r>
      <w:r w:rsidR="00C02AFC">
        <w:rPr>
          <w:rStyle w:val="adverbadjectives"/>
          <w:rFonts w:ascii="Times New Roman" w:hAnsi="Times New Roman" w:cs="Times New Roman"/>
          <w:sz w:val="24"/>
          <w:szCs w:val="24"/>
        </w:rPr>
        <w:t xml:space="preserve">ped </w:t>
      </w:r>
      <w:r>
        <w:rPr>
          <w:rStyle w:val="adverbadjectives"/>
          <w:rFonts w:ascii="Times New Roman" w:hAnsi="Times New Roman" w:cs="Times New Roman"/>
          <w:sz w:val="24"/>
          <w:szCs w:val="24"/>
        </w:rPr>
        <w:t xml:space="preserve">in form of web </w:t>
      </w:r>
      <w:r w:rsidR="00C665AA">
        <w:rPr>
          <w:rStyle w:val="adverbadjectives"/>
          <w:rFonts w:ascii="Times New Roman" w:hAnsi="Times New Roman" w:cs="Times New Roman"/>
          <w:sz w:val="24"/>
          <w:szCs w:val="24"/>
        </w:rPr>
        <w:t>application.</w:t>
      </w:r>
      <w:r w:rsidR="00C665AA" w:rsidRPr="00EF761D">
        <w:rPr>
          <w:rStyle w:val="adverbadjectives"/>
          <w:rFonts w:ascii="Times New Roman" w:hAnsi="Times New Roman" w:cs="Times New Roman"/>
          <w:sz w:val="24"/>
          <w:szCs w:val="24"/>
        </w:rPr>
        <w:t xml:space="preserve"> The</w:t>
      </w:r>
      <w:r w:rsidRPr="00EF761D">
        <w:rPr>
          <w:rStyle w:val="adverbadjectives"/>
          <w:rFonts w:ascii="Times New Roman" w:hAnsi="Times New Roman" w:cs="Times New Roman"/>
          <w:sz w:val="24"/>
          <w:szCs w:val="24"/>
        </w:rPr>
        <w:t xml:space="preserve"> users have to connect to the intern</w:t>
      </w:r>
      <w:r>
        <w:rPr>
          <w:rStyle w:val="adverbadjectives"/>
          <w:rFonts w:ascii="Times New Roman" w:hAnsi="Times New Roman" w:cs="Times New Roman"/>
          <w:sz w:val="24"/>
          <w:szCs w:val="24"/>
        </w:rPr>
        <w:t xml:space="preserve">et and </w:t>
      </w:r>
      <w:r w:rsidR="00C02AFC">
        <w:rPr>
          <w:rStyle w:val="adverbadjectives"/>
          <w:rFonts w:ascii="Times New Roman" w:hAnsi="Times New Roman" w:cs="Times New Roman"/>
          <w:sz w:val="24"/>
          <w:szCs w:val="24"/>
        </w:rPr>
        <w:t>access the system via a web</w:t>
      </w:r>
      <w:r>
        <w:rPr>
          <w:rStyle w:val="adverbadjectives"/>
          <w:rFonts w:ascii="Times New Roman" w:hAnsi="Times New Roman" w:cs="Times New Roman"/>
          <w:sz w:val="24"/>
          <w:szCs w:val="24"/>
        </w:rPr>
        <w:t xml:space="preserve"> browser.</w:t>
      </w:r>
    </w:p>
    <w:p w14:paraId="3643935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9796DE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227A9203"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340350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1407496"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00C58D2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35C54299"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B98C637"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EF92118"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7E7598D3" w14:textId="77777777" w:rsidR="00EF761D" w:rsidRPr="00EF761D" w:rsidRDefault="00EF761D" w:rsidP="00EF761D">
      <w:pPr>
        <w:pStyle w:val="ListParagraph"/>
        <w:ind w:left="540"/>
      </w:pPr>
    </w:p>
    <w:p w14:paraId="0074DC67" w14:textId="77777777" w:rsidR="00880E45" w:rsidRPr="00880E45" w:rsidRDefault="00880E45" w:rsidP="00880E45">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1.4 </w:t>
      </w:r>
      <w:r w:rsidRPr="00880E45">
        <w:rPr>
          <w:rFonts w:ascii="Times New Roman" w:hAnsi="Times New Roman" w:cs="Times New Roman"/>
          <w:b/>
          <w:bCs/>
          <w:color w:val="000000" w:themeColor="text1"/>
          <w:sz w:val="36"/>
          <w:szCs w:val="36"/>
        </w:rPr>
        <w:t>Definition, Acronyms add Abbreviation</w:t>
      </w:r>
    </w:p>
    <w:p w14:paraId="1E3817BD" w14:textId="77777777" w:rsidR="00880E45"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14:paraId="68F3699A" w14:textId="77777777" w:rsidR="00EF761D" w:rsidRPr="00354B18" w:rsidRDefault="00EF761D" w:rsidP="00F37243">
      <w:pPr>
        <w:autoSpaceDE w:val="0"/>
        <w:autoSpaceDN w:val="0"/>
        <w:adjustRightInd w:val="0"/>
        <w:spacing w:before="240"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14:paraId="5D272A46" w14:textId="77777777" w:rsidR="00EF761D" w:rsidRPr="00354B18" w:rsidRDefault="00EF761D" w:rsidP="00F37243">
      <w:pPr>
        <w:autoSpaceDE w:val="0"/>
        <w:autoSpaceDN w:val="0"/>
        <w:adjustRightInd w:val="0"/>
        <w:spacing w:after="0" w:line="240" w:lineRule="auto"/>
        <w:ind w:left="709" w:firstLine="709"/>
        <w:rPr>
          <w:rFonts w:ascii="Times New Roman" w:hAnsi="Times New Roman" w:cs="Times New Roman"/>
          <w:b/>
          <w:bCs/>
          <w:sz w:val="24"/>
          <w:szCs w:val="24"/>
        </w:rPr>
      </w:pPr>
    </w:p>
    <w:p w14:paraId="428DA22F" w14:textId="77777777" w:rsidR="00EF761D" w:rsidRPr="00354B18" w:rsidRDefault="00EF761D" w:rsidP="00F37243">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14:paraId="4E93CE59" w14:textId="77777777" w:rsidR="00EF761D" w:rsidRPr="00354B18" w:rsidRDefault="00EF761D" w:rsidP="00F37243">
      <w:pPr>
        <w:autoSpaceDE w:val="0"/>
        <w:autoSpaceDN w:val="0"/>
        <w:adjustRightInd w:val="0"/>
        <w:spacing w:after="0" w:line="240" w:lineRule="auto"/>
        <w:ind w:left="709" w:firstLine="709"/>
        <w:rPr>
          <w:rFonts w:ascii="Times New Roman" w:hAnsi="Times New Roman" w:cs="Times New Roman"/>
          <w:b/>
          <w:bCs/>
          <w:sz w:val="24"/>
          <w:szCs w:val="24"/>
        </w:rPr>
      </w:pPr>
    </w:p>
    <w:p w14:paraId="17600E0B" w14:textId="77777777" w:rsidR="00EF761D" w:rsidRDefault="00EF761D" w:rsidP="00F37243">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14:paraId="5B076A13" w14:textId="77777777" w:rsidR="00EF761D" w:rsidRDefault="00EF761D" w:rsidP="00880E45">
      <w:pPr>
        <w:pStyle w:val="ListParagraph"/>
        <w:rPr>
          <w:rFonts w:ascii="Times New Roman" w:hAnsi="Times New Roman" w:cs="Times New Roman"/>
          <w:b/>
          <w:bCs/>
          <w:sz w:val="29"/>
          <w:szCs w:val="29"/>
        </w:rPr>
      </w:pPr>
    </w:p>
    <w:p w14:paraId="467D4FF1" w14:textId="77777777" w:rsidR="00EF761D"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14:paraId="50709FC0"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URS XX.Y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User Requirement Specification number XX.Y</w:t>
      </w:r>
    </w:p>
    <w:p w14:paraId="0BAD625E" w14:textId="77777777" w:rsidR="00EF761D" w:rsidRPr="00354B18" w:rsidRDefault="00EF761D" w:rsidP="00F37243">
      <w:pPr>
        <w:autoSpaceDE w:val="0"/>
        <w:autoSpaceDN w:val="0"/>
        <w:adjustRightInd w:val="0"/>
        <w:spacing w:after="0" w:line="240" w:lineRule="auto"/>
        <w:ind w:left="2160" w:firstLine="720"/>
        <w:rPr>
          <w:rFonts w:ascii="Times New Roman" w:hAnsi="Times New Roman" w:cs="Times New Roman"/>
          <w:sz w:val="24"/>
          <w:szCs w:val="24"/>
        </w:rPr>
      </w:pPr>
    </w:p>
    <w:p w14:paraId="15A36CEB"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SRS XX.Y</w:t>
      </w:r>
      <w:r w:rsidRPr="00354B18">
        <w:rPr>
          <w:rFonts w:ascii="Times New Roman" w:hAnsi="Times New Roman" w:cs="Times New Roman"/>
          <w:b/>
          <w:bCs/>
          <w:sz w:val="24"/>
          <w:szCs w:val="24"/>
        </w:rPr>
        <w:tab/>
      </w:r>
      <w:r w:rsidRPr="00354B18">
        <w:rPr>
          <w:rFonts w:ascii="Times New Roman" w:hAnsi="Times New Roman" w:cs="Times New Roman"/>
          <w:sz w:val="24"/>
          <w:szCs w:val="24"/>
        </w:rPr>
        <w:t>Software Requirement Specification number XX.Y</w:t>
      </w:r>
    </w:p>
    <w:p w14:paraId="399632C3" w14:textId="77777777" w:rsidR="00EF761D" w:rsidRPr="00354B18" w:rsidRDefault="00EF761D" w:rsidP="00F37243">
      <w:pPr>
        <w:autoSpaceDE w:val="0"/>
        <w:autoSpaceDN w:val="0"/>
        <w:adjustRightInd w:val="0"/>
        <w:spacing w:after="0" w:line="240" w:lineRule="auto"/>
        <w:ind w:left="2160" w:firstLine="720"/>
        <w:rPr>
          <w:rFonts w:ascii="Times New Roman" w:hAnsi="Times New Roman" w:cs="Times New Roman"/>
          <w:sz w:val="24"/>
          <w:szCs w:val="24"/>
        </w:rPr>
      </w:pPr>
    </w:p>
    <w:p w14:paraId="52262FF1" w14:textId="77777777" w:rsidR="00EF761D" w:rsidRPr="00354B18" w:rsidRDefault="00EF761D" w:rsidP="00F37243">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UC XX.Y </w:t>
      </w:r>
      <w:r w:rsidRPr="00354B18">
        <w:rPr>
          <w:rFonts w:ascii="Times New Roman" w:hAnsi="Times New Roman" w:cs="Times New Roman"/>
          <w:b/>
          <w:bCs/>
          <w:sz w:val="24"/>
          <w:szCs w:val="24"/>
        </w:rPr>
        <w:tab/>
      </w:r>
      <w:r w:rsidRPr="00354B18">
        <w:rPr>
          <w:rFonts w:ascii="Times New Roman" w:hAnsi="Times New Roman" w:cs="Times New Roman"/>
          <w:sz w:val="24"/>
          <w:szCs w:val="24"/>
        </w:rPr>
        <w:t>Use Case Description number XX.Y</w:t>
      </w:r>
    </w:p>
    <w:p w14:paraId="1E0A06DF" w14:textId="77777777" w:rsidR="00EF761D" w:rsidRPr="00354B18" w:rsidRDefault="00EF761D" w:rsidP="00EF761D">
      <w:pPr>
        <w:spacing w:after="0" w:line="240" w:lineRule="auto"/>
        <w:ind w:left="1440" w:firstLine="720"/>
        <w:rPr>
          <w:rFonts w:ascii="Times New Roman" w:hAnsi="Times New Roman" w:cs="Times New Roman"/>
        </w:rPr>
      </w:pPr>
    </w:p>
    <w:p w14:paraId="01B65615" w14:textId="4FFAD2CA" w:rsidR="00EF761D" w:rsidRPr="00354B18" w:rsidRDefault="00EF761D" w:rsidP="00EF761D">
      <w:pPr>
        <w:spacing w:after="0" w:line="240" w:lineRule="auto"/>
        <w:ind w:left="1440" w:firstLine="720"/>
        <w:rPr>
          <w:rFonts w:ascii="Times New Roman" w:hAnsi="Times New Roman" w:cs="Times New Roman"/>
        </w:rPr>
      </w:pPr>
      <w:r w:rsidRPr="00354B18">
        <w:rPr>
          <w:rFonts w:ascii="Times New Roman" w:hAnsi="Times New Roman" w:cs="Times New Roman"/>
        </w:rPr>
        <w:t>*** XX mean</w:t>
      </w:r>
      <w:r w:rsidR="00F37243">
        <w:rPr>
          <w:rFonts w:ascii="Times New Roman" w:hAnsi="Times New Roman" w:cs="Times New Roman"/>
        </w:rPr>
        <w:t>s</w:t>
      </w:r>
      <w:r w:rsidRPr="00354B18">
        <w:rPr>
          <w:rFonts w:ascii="Times New Roman" w:hAnsi="Times New Roman" w:cs="Times New Roman"/>
        </w:rPr>
        <w:t xml:space="preserve"> the </w:t>
      </w:r>
      <w:r w:rsidR="00F37243">
        <w:rPr>
          <w:rFonts w:ascii="Times New Roman" w:hAnsi="Times New Roman" w:cs="Times New Roman"/>
        </w:rPr>
        <w:t xml:space="preserve">identification </w:t>
      </w:r>
      <w:r w:rsidRPr="00354B18">
        <w:rPr>
          <w:rFonts w:ascii="Times New Roman" w:hAnsi="Times New Roman" w:cs="Times New Roman"/>
        </w:rPr>
        <w:t xml:space="preserve">number of </w:t>
      </w:r>
      <w:r w:rsidR="00F37243">
        <w:rPr>
          <w:rFonts w:ascii="Times New Roman" w:hAnsi="Times New Roman" w:cs="Times New Roman"/>
        </w:rPr>
        <w:t xml:space="preserve">the </w:t>
      </w:r>
      <w:r w:rsidRPr="00354B18">
        <w:rPr>
          <w:rFonts w:ascii="Times New Roman" w:hAnsi="Times New Roman" w:cs="Times New Roman"/>
        </w:rPr>
        <w:t>item</w:t>
      </w:r>
      <w:r w:rsidR="00F37243">
        <w:rPr>
          <w:rFonts w:ascii="Times New Roman" w:hAnsi="Times New Roman" w:cs="Times New Roman"/>
        </w:rPr>
        <w:t>.</w:t>
      </w:r>
    </w:p>
    <w:p w14:paraId="2717CD6A" w14:textId="067AEB15" w:rsidR="00F37243" w:rsidRDefault="00EF761D" w:rsidP="00EF761D">
      <w:pPr>
        <w:spacing w:after="0" w:line="240" w:lineRule="auto"/>
        <w:ind w:left="2550"/>
        <w:rPr>
          <w:rFonts w:ascii="Times New Roman" w:hAnsi="Times New Roman" w:cs="Times New Roman"/>
        </w:rPr>
      </w:pPr>
      <w:r w:rsidRPr="00354B18">
        <w:rPr>
          <w:rFonts w:ascii="Times New Roman" w:hAnsi="Times New Roman" w:cs="Times New Roman"/>
        </w:rPr>
        <w:t>Y mean</w:t>
      </w:r>
      <w:r w:rsidR="00F37243">
        <w:rPr>
          <w:rFonts w:ascii="Times New Roman" w:hAnsi="Times New Roman" w:cs="Times New Roman"/>
        </w:rPr>
        <w:t>s</w:t>
      </w:r>
      <w:r w:rsidRPr="00354B18">
        <w:rPr>
          <w:rFonts w:ascii="Times New Roman" w:hAnsi="Times New Roman" w:cs="Times New Roman"/>
        </w:rPr>
        <w:t xml:space="preserve"> the </w:t>
      </w:r>
      <w:r w:rsidR="00F37243">
        <w:rPr>
          <w:rFonts w:ascii="Times New Roman" w:hAnsi="Times New Roman" w:cs="Times New Roman"/>
        </w:rPr>
        <w:t xml:space="preserve">identification </w:t>
      </w:r>
      <w:r w:rsidRPr="00354B18">
        <w:rPr>
          <w:rFonts w:ascii="Times New Roman" w:hAnsi="Times New Roman" w:cs="Times New Roman"/>
        </w:rPr>
        <w:t xml:space="preserve">number of </w:t>
      </w:r>
      <w:r w:rsidR="00F37243">
        <w:rPr>
          <w:rFonts w:ascii="Times New Roman" w:hAnsi="Times New Roman" w:cs="Times New Roman"/>
        </w:rPr>
        <w:t>the application</w:t>
      </w:r>
      <w:r w:rsidRPr="00354B18">
        <w:rPr>
          <w:rFonts w:ascii="Times New Roman" w:hAnsi="Times New Roman" w:cs="Times New Roman"/>
        </w:rPr>
        <w:t xml:space="preserve">. </w:t>
      </w:r>
    </w:p>
    <w:p w14:paraId="4B111887" w14:textId="6D08C532" w:rsidR="00EF761D" w:rsidRPr="00354B18" w:rsidRDefault="00F37243" w:rsidP="00EF761D">
      <w:pPr>
        <w:spacing w:after="0" w:line="240" w:lineRule="auto"/>
        <w:ind w:left="2550"/>
        <w:rPr>
          <w:rFonts w:ascii="Times New Roman" w:hAnsi="Times New Roman" w:cs="Times New Roman"/>
        </w:rPr>
      </w:pPr>
      <w:r>
        <w:rPr>
          <w:rFonts w:ascii="Times New Roman" w:hAnsi="Times New Roman" w:cs="Times New Roman"/>
        </w:rPr>
        <w:t xml:space="preserve">i.e. </w:t>
      </w:r>
      <w:r w:rsidR="00EF761D" w:rsidRPr="00354B18">
        <w:rPr>
          <w:rFonts w:ascii="Times New Roman" w:hAnsi="Times New Roman" w:cs="Times New Roman"/>
        </w:rPr>
        <w:t>1 = web application, 2 = mobile application</w:t>
      </w:r>
    </w:p>
    <w:p w14:paraId="69E6D606" w14:textId="77777777" w:rsidR="00EF761D" w:rsidRPr="00EF761D" w:rsidRDefault="00EF761D" w:rsidP="00880E45">
      <w:pPr>
        <w:pStyle w:val="ListParagraph"/>
        <w:rPr>
          <w:rFonts w:ascii="Times New Roman" w:hAnsi="Times New Roman" w:cs="Times New Roman"/>
          <w:b/>
          <w:bCs/>
          <w:sz w:val="29"/>
          <w:szCs w:val="29"/>
        </w:rPr>
      </w:pPr>
    </w:p>
    <w:p w14:paraId="57AD92FF" w14:textId="77777777" w:rsidR="00880E45" w:rsidRDefault="00880E45" w:rsidP="00C94D29"/>
    <w:p w14:paraId="38ED3347" w14:textId="77777777" w:rsidR="00EF761D" w:rsidRDefault="00EF761D" w:rsidP="00C94D29"/>
    <w:p w14:paraId="7ED5012F" w14:textId="77777777" w:rsidR="00EF761D" w:rsidRDefault="00EF761D" w:rsidP="00C94D29"/>
    <w:p w14:paraId="4C9B5279" w14:textId="77777777" w:rsidR="00EF761D" w:rsidRDefault="00EF761D" w:rsidP="00C94D29"/>
    <w:p w14:paraId="7DB7C318" w14:textId="77777777" w:rsidR="00EF761D" w:rsidRDefault="00EF761D" w:rsidP="00C94D29"/>
    <w:p w14:paraId="0DC47971" w14:textId="77777777" w:rsidR="00EF761D" w:rsidRDefault="00EF761D" w:rsidP="00C94D29"/>
    <w:p w14:paraId="45739222" w14:textId="77777777" w:rsidR="00EF761D" w:rsidRDefault="00EF761D" w:rsidP="00C94D29"/>
    <w:p w14:paraId="7DB9F106" w14:textId="77777777" w:rsidR="00EF761D" w:rsidRDefault="00EF761D" w:rsidP="00C94D29"/>
    <w:p w14:paraId="616068BE" w14:textId="77777777" w:rsidR="00EF761D" w:rsidRDefault="00EF761D" w:rsidP="00C94D29"/>
    <w:p w14:paraId="4A9F1AB6" w14:textId="77777777" w:rsidR="00EF761D" w:rsidRPr="00EF761D" w:rsidRDefault="00EF761D" w:rsidP="00EF761D">
      <w:pPr>
        <w:pStyle w:val="Heading1"/>
        <w:rPr>
          <w:rFonts w:ascii="Times New Roman" w:hAnsi="Times New Roman" w:cs="Times New Roman"/>
          <w:b/>
          <w:bCs/>
          <w:sz w:val="40"/>
          <w:szCs w:val="40"/>
        </w:rPr>
      </w:pPr>
      <w:bookmarkStart w:id="4" w:name="_Toc388133867"/>
      <w:bookmarkStart w:id="5" w:name="_Toc388134283"/>
      <w:bookmarkStart w:id="6" w:name="_Toc388134565"/>
      <w:bookmarkStart w:id="7" w:name="_Toc388628050"/>
      <w:r w:rsidRPr="00EF761D">
        <w:rPr>
          <w:rFonts w:ascii="Times New Roman" w:hAnsi="Times New Roman" w:cs="Times New Roman"/>
          <w:b/>
          <w:bCs/>
          <w:sz w:val="40"/>
          <w:szCs w:val="40"/>
        </w:rPr>
        <w:lastRenderedPageBreak/>
        <w:t>Chapter Two | Overall Description &amp; Requirement</w:t>
      </w:r>
      <w:bookmarkEnd w:id="4"/>
      <w:bookmarkEnd w:id="5"/>
      <w:bookmarkEnd w:id="6"/>
      <w:bookmarkEnd w:id="7"/>
    </w:p>
    <w:p w14:paraId="54D0A237" w14:textId="77777777" w:rsidR="00EF761D" w:rsidRPr="00EF761D" w:rsidRDefault="00EF761D" w:rsidP="00C94D29">
      <w:pPr>
        <w:rPr>
          <w:rFonts w:ascii="Times New Roman" w:hAnsi="Times New Roman" w:cs="Times New Roman"/>
          <w:b/>
          <w:bCs/>
          <w:color w:val="000000" w:themeColor="text1"/>
          <w:sz w:val="36"/>
          <w:szCs w:val="36"/>
        </w:rPr>
      </w:pPr>
    </w:p>
    <w:p w14:paraId="62EBF99C"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p>
    <w:p w14:paraId="11D3C984" w14:textId="7AB33D14" w:rsidR="00EF761D" w:rsidRDefault="00EF761D" w:rsidP="00EF761D">
      <w:pPr>
        <w:rPr>
          <w:rFonts w:ascii="Times New Roman" w:hAnsi="Times New Roman" w:cs="Times New Roman"/>
          <w:sz w:val="24"/>
          <w:szCs w:val="24"/>
        </w:rPr>
      </w:pPr>
      <w:r>
        <w:tab/>
      </w:r>
      <w:r w:rsidRPr="00354B18">
        <w:rPr>
          <w:rStyle w:val="adverbadjectives"/>
          <w:rFonts w:ascii="Times New Roman" w:hAnsi="Times New Roman" w:cs="Times New Roman"/>
          <w:sz w:val="24"/>
          <w:szCs w:val="24"/>
        </w:rPr>
        <w:t xml:space="preserve">Smart course management system in the cloud </w:t>
      </w:r>
      <w:r w:rsidR="00C02AFC" w:rsidRPr="00354B18">
        <w:rPr>
          <w:rStyle w:val="adverbadjectives"/>
          <w:rFonts w:ascii="Times New Roman" w:hAnsi="Times New Roman" w:cs="Times New Roman"/>
          <w:sz w:val="24"/>
          <w:szCs w:val="24"/>
        </w:rPr>
        <w:t xml:space="preserve">is a tool for Lecturer and </w:t>
      </w:r>
      <w:r w:rsidR="00C02AFC">
        <w:rPr>
          <w:rStyle w:val="adverbadjectives"/>
          <w:rFonts w:ascii="Times New Roman" w:hAnsi="Times New Roman" w:cs="Times New Roman"/>
          <w:sz w:val="24"/>
          <w:szCs w:val="24"/>
        </w:rPr>
        <w:t>S</w:t>
      </w:r>
      <w:r w:rsidR="00C02AFC" w:rsidRPr="00354B18">
        <w:rPr>
          <w:rStyle w:val="adverbadjectives"/>
          <w:rFonts w:ascii="Times New Roman" w:hAnsi="Times New Roman" w:cs="Times New Roman"/>
          <w:sz w:val="24"/>
          <w:szCs w:val="24"/>
        </w:rPr>
        <w:t xml:space="preserve">tudent </w:t>
      </w:r>
      <w:r w:rsidR="00C02AFC" w:rsidRPr="00354B18">
        <w:rPr>
          <w:rFonts w:ascii="Times New Roman" w:hAnsi="Times New Roman" w:cs="Times New Roman"/>
          <w:sz w:val="24"/>
          <w:szCs w:val="24"/>
        </w:rPr>
        <w:t>interact in studying together. The system help</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 xml:space="preserve"> Lecturer manage his/her course is easily. Also, it help Student access some information or take activities about course</w:t>
      </w:r>
      <w:r w:rsidR="00C02AFC">
        <w:rPr>
          <w:rFonts w:ascii="Times New Roman" w:hAnsi="Times New Roman" w:cs="Times New Roman"/>
          <w:sz w:val="24"/>
          <w:szCs w:val="24"/>
        </w:rPr>
        <w:t xml:space="preserve"> </w:t>
      </w:r>
      <w:r w:rsidR="00C02AFC" w:rsidRPr="00354B18">
        <w:rPr>
          <w:rFonts w:ascii="Times New Roman" w:hAnsi="Times New Roman" w:cs="Times New Roman"/>
          <w:sz w:val="24"/>
          <w:szCs w:val="24"/>
        </w:rPr>
        <w:t>easily</w:t>
      </w:r>
      <w:r w:rsidRPr="00354B18">
        <w:rPr>
          <w:rStyle w:val="adverbadjectives"/>
          <w:rFonts w:ascii="Times New Roman" w:hAnsi="Times New Roman" w:cs="Times New Roman"/>
          <w:sz w:val="24"/>
          <w:szCs w:val="24"/>
        </w:rPr>
        <w:t>. The system</w:t>
      </w:r>
      <w:r w:rsidR="00C02AFC" w:rsidRPr="00C02AFC">
        <w:rPr>
          <w:rFonts w:ascii="Times New Roman" w:hAnsi="Times New Roman" w:cs="Times New Roman"/>
          <w:sz w:val="24"/>
          <w:szCs w:val="24"/>
        </w:rPr>
        <w:t xml:space="preserve"> </w:t>
      </w:r>
      <w:r w:rsidR="00C02AFC">
        <w:rPr>
          <w:rStyle w:val="adverbadjectives"/>
          <w:rFonts w:ascii="Times New Roman" w:hAnsi="Times New Roman" w:cs="Times New Roman"/>
          <w:sz w:val="24"/>
          <w:szCs w:val="24"/>
        </w:rPr>
        <w:t>is accessible via</w:t>
      </w:r>
      <w:r w:rsidR="00C02AFC" w:rsidRPr="00354B18">
        <w:rPr>
          <w:rStyle w:val="adverbadjectives"/>
          <w:rFonts w:ascii="Times New Roman" w:hAnsi="Times New Roman" w:cs="Times New Roman"/>
          <w:sz w:val="24"/>
          <w:szCs w:val="24"/>
        </w:rPr>
        <w:t xml:space="preserve"> web browser in order to provide convenien</w:t>
      </w:r>
      <w:r w:rsidR="00C02AFC">
        <w:rPr>
          <w:rStyle w:val="adverbadjectives"/>
          <w:rFonts w:ascii="Times New Roman" w:hAnsi="Times New Roman" w:cs="Times New Roman"/>
          <w:sz w:val="24"/>
          <w:szCs w:val="24"/>
        </w:rPr>
        <w:t>ce</w:t>
      </w:r>
      <w:r w:rsidR="00C02AFC" w:rsidRPr="00354B18">
        <w:rPr>
          <w:rStyle w:val="adverbadjectives"/>
          <w:rFonts w:ascii="Times New Roman" w:hAnsi="Times New Roman" w:cs="Times New Roman"/>
          <w:sz w:val="24"/>
          <w:szCs w:val="24"/>
        </w:rPr>
        <w:t xml:space="preserve"> to users</w:t>
      </w:r>
      <w:r w:rsidRPr="00354B18">
        <w:rPr>
          <w:rFonts w:ascii="Times New Roman" w:hAnsi="Times New Roman" w:cs="Times New Roman"/>
          <w:sz w:val="24"/>
          <w:szCs w:val="24"/>
        </w:rPr>
        <w:t>.</w:t>
      </w:r>
    </w:p>
    <w:p w14:paraId="3D885AEC" w14:textId="77777777" w:rsidR="00C02AFC" w:rsidRPr="00EF761D" w:rsidRDefault="00C02AFC" w:rsidP="00EF761D"/>
    <w:p w14:paraId="04E67964"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p>
    <w:p w14:paraId="18CB99CB" w14:textId="7CD73D69" w:rsidR="00EF761D" w:rsidRPr="00354B18" w:rsidRDefault="00C02AFC" w:rsidP="00EF761D">
      <w:pPr>
        <w:spacing w:before="240" w:after="0" w:line="240" w:lineRule="auto"/>
        <w:rPr>
          <w:rFonts w:ascii="Times New Roman" w:hAnsi="Times New Roman" w:cs="Times New Roman"/>
          <w:sz w:val="24"/>
          <w:szCs w:val="24"/>
        </w:rPr>
      </w:pPr>
      <w:r>
        <w:rPr>
          <w:rFonts w:ascii="Times New Roman" w:hAnsi="Times New Roman" w:cs="Times New Roman"/>
          <w:sz w:val="24"/>
          <w:szCs w:val="24"/>
        </w:rPr>
        <w:t>The system supports</w:t>
      </w:r>
      <w:r w:rsidR="00EF761D" w:rsidRPr="00354B18">
        <w:rPr>
          <w:rFonts w:ascii="Times New Roman" w:hAnsi="Times New Roman" w:cs="Times New Roman"/>
          <w:sz w:val="24"/>
          <w:szCs w:val="24"/>
        </w:rPr>
        <w:t xml:space="preserve"> </w:t>
      </w:r>
      <w:r>
        <w:rPr>
          <w:rFonts w:ascii="Times New Roman" w:hAnsi="Times New Roman" w:cs="Times New Roman"/>
          <w:sz w:val="24"/>
          <w:szCs w:val="24"/>
        </w:rPr>
        <w:t>three types of</w:t>
      </w:r>
      <w:r w:rsidR="00EF761D" w:rsidRPr="00354B18">
        <w:rPr>
          <w:rFonts w:ascii="Times New Roman" w:hAnsi="Times New Roman" w:cs="Times New Roman"/>
          <w:sz w:val="24"/>
          <w:szCs w:val="24"/>
        </w:rPr>
        <w:t xml:space="preserve"> users:</w:t>
      </w:r>
    </w:p>
    <w:p w14:paraId="55D7B785" w14:textId="27130952"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rPr>
      </w:pPr>
      <w:r w:rsidRPr="00146DFC">
        <w:rPr>
          <w:rFonts w:ascii="Times New Roman" w:hAnsi="Times New Roman" w:cs="Times New Roman"/>
          <w:b/>
          <w:bCs/>
          <w:sz w:val="24"/>
          <w:szCs w:val="24"/>
        </w:rPr>
        <w:t>Administrator</w:t>
      </w:r>
      <w:r w:rsidRPr="00354B18">
        <w:rPr>
          <w:rFonts w:ascii="Times New Roman" w:hAnsi="Times New Roman" w:cs="Times New Roman"/>
          <w:sz w:val="24"/>
          <w:szCs w:val="24"/>
        </w:rPr>
        <w:t xml:space="preserve"> handle</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user registration and course management (e.g. </w:t>
      </w:r>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courses, add</w:t>
      </w:r>
      <w:r w:rsidR="00C02AFC">
        <w:rPr>
          <w:rFonts w:ascii="Times New Roman" w:hAnsi="Times New Roman" w:cs="Times New Roman"/>
          <w:sz w:val="24"/>
          <w:szCs w:val="24"/>
        </w:rPr>
        <w:t>ing</w:t>
      </w:r>
      <w:r w:rsidRPr="00354B18">
        <w:rPr>
          <w:rFonts w:ascii="Times New Roman" w:hAnsi="Times New Roman" w:cs="Times New Roman"/>
          <w:sz w:val="24"/>
          <w:szCs w:val="24"/>
        </w:rPr>
        <w:t xml:space="preserve"> a lecturer and students in the course, and </w:t>
      </w:r>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semesters)</w:t>
      </w:r>
      <w:r w:rsidRPr="00354B18">
        <w:rPr>
          <w:rFonts w:ascii="Times New Roman" w:hAnsi="Times New Roman" w:cs="Times New Roman"/>
        </w:rPr>
        <w:t>.</w:t>
      </w:r>
    </w:p>
    <w:p w14:paraId="4FA83AB0" w14:textId="25ADA7D6"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sz w:val="24"/>
          <w:szCs w:val="24"/>
        </w:rPr>
      </w:pPr>
      <w:r w:rsidRPr="00146DFC">
        <w:rPr>
          <w:rFonts w:ascii="Times New Roman" w:hAnsi="Times New Roman" w:cs="Times New Roman"/>
          <w:b/>
          <w:bCs/>
          <w:sz w:val="24"/>
          <w:szCs w:val="24"/>
        </w:rPr>
        <w:t>Lecturer</w:t>
      </w:r>
      <w:r w:rsidRPr="00354B18">
        <w:rPr>
          <w:rFonts w:ascii="Times New Roman" w:hAnsi="Times New Roman" w:cs="Times New Roman"/>
          <w:sz w:val="24"/>
          <w:szCs w:val="24"/>
        </w:rPr>
        <w:t xml:space="preserve"> handle</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score management, assignment and quiz management, </w:t>
      </w:r>
      <w:r w:rsidR="00C02AFC">
        <w:rPr>
          <w:rFonts w:ascii="Times New Roman" w:hAnsi="Times New Roman" w:cs="Times New Roman"/>
          <w:sz w:val="24"/>
          <w:szCs w:val="24"/>
        </w:rPr>
        <w:t xml:space="preserve">shares </w:t>
      </w:r>
      <w:r w:rsidRPr="00354B18">
        <w:rPr>
          <w:rFonts w:ascii="Times New Roman" w:hAnsi="Times New Roman" w:cs="Times New Roman"/>
          <w:sz w:val="24"/>
          <w:szCs w:val="24"/>
        </w:rPr>
        <w:t>course materia</w:t>
      </w:r>
      <w:r w:rsidR="00C02AFC">
        <w:rPr>
          <w:rFonts w:ascii="Times New Roman" w:hAnsi="Times New Roman" w:cs="Times New Roman"/>
          <w:sz w:val="24"/>
          <w:szCs w:val="24"/>
        </w:rPr>
        <w:t>l</w:t>
      </w:r>
      <w:r w:rsidRPr="00354B18">
        <w:rPr>
          <w:rFonts w:ascii="Times New Roman" w:hAnsi="Times New Roman" w:cs="Times New Roman"/>
          <w:sz w:val="24"/>
          <w:szCs w:val="24"/>
        </w:rPr>
        <w:t xml:space="preserve">, and </w:t>
      </w:r>
      <w:r w:rsidR="00C02AFC">
        <w:rPr>
          <w:rFonts w:ascii="Times New Roman" w:hAnsi="Times New Roman" w:cs="Times New Roman"/>
          <w:sz w:val="24"/>
          <w:szCs w:val="24"/>
        </w:rPr>
        <w:t>sends out notifications</w:t>
      </w:r>
      <w:r w:rsidRPr="00354B18">
        <w:rPr>
          <w:rFonts w:ascii="Times New Roman" w:hAnsi="Times New Roman" w:cs="Times New Roman"/>
          <w:sz w:val="24"/>
          <w:szCs w:val="24"/>
        </w:rPr>
        <w:t xml:space="preserve"> to </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tudent</w:t>
      </w:r>
      <w:r w:rsidRPr="00354B18">
        <w:rPr>
          <w:rFonts w:ascii="Times New Roman" w:hAnsi="Times New Roman" w:cs="Times New Roman"/>
          <w:sz w:val="24"/>
          <w:szCs w:val="24"/>
        </w:rPr>
        <w:t>.</w:t>
      </w:r>
    </w:p>
    <w:p w14:paraId="03E055D2" w14:textId="10241D4F" w:rsidR="00EF761D" w:rsidRPr="00354B18" w:rsidRDefault="00EF761D" w:rsidP="00F37243">
      <w:pPr>
        <w:numPr>
          <w:ilvl w:val="0"/>
          <w:numId w:val="3"/>
        </w:numPr>
        <w:spacing w:after="0" w:line="240" w:lineRule="auto"/>
        <w:ind w:left="993" w:hanging="284"/>
        <w:jc w:val="thaiDistribute"/>
        <w:rPr>
          <w:rFonts w:ascii="Times New Roman" w:hAnsi="Times New Roman" w:cs="Times New Roman"/>
          <w:sz w:val="24"/>
          <w:szCs w:val="24"/>
        </w:rPr>
      </w:pPr>
      <w:r w:rsidRPr="00146DFC">
        <w:rPr>
          <w:rFonts w:ascii="Times New Roman" w:hAnsi="Times New Roman" w:cs="Times New Roman"/>
          <w:b/>
          <w:bCs/>
          <w:sz w:val="24"/>
          <w:szCs w:val="24"/>
        </w:rPr>
        <w:t>Student</w:t>
      </w:r>
      <w:r w:rsidRPr="00354B18">
        <w:rPr>
          <w:rFonts w:ascii="Times New Roman" w:hAnsi="Times New Roman" w:cs="Times New Roman"/>
          <w:sz w:val="24"/>
          <w:szCs w:val="24"/>
        </w:rPr>
        <w:t xml:space="preserve"> </w:t>
      </w:r>
      <w:r w:rsidR="00C02AFC" w:rsidRPr="00354B18">
        <w:rPr>
          <w:rFonts w:ascii="Times New Roman" w:hAnsi="Times New Roman" w:cs="Times New Roman"/>
          <w:sz w:val="24"/>
          <w:szCs w:val="24"/>
        </w:rPr>
        <w:t>handl</w:t>
      </w:r>
      <w:r w:rsidR="00C02AFC">
        <w:rPr>
          <w:rFonts w:ascii="Times New Roman" w:hAnsi="Times New Roman" w:cs="Times New Roman"/>
          <w:sz w:val="24"/>
          <w:szCs w:val="24"/>
        </w:rPr>
        <w:t>es</w:t>
      </w:r>
      <w:r w:rsidR="00C02AFC" w:rsidRPr="00354B18">
        <w:rPr>
          <w:rFonts w:ascii="Times New Roman" w:hAnsi="Times New Roman" w:cs="Times New Roman"/>
          <w:sz w:val="24"/>
          <w:szCs w:val="24"/>
        </w:rPr>
        <w:t xml:space="preserve"> </w:t>
      </w:r>
      <w:r w:rsidRPr="00354B18">
        <w:rPr>
          <w:rFonts w:ascii="Times New Roman" w:hAnsi="Times New Roman" w:cs="Times New Roman"/>
          <w:sz w:val="24"/>
          <w:szCs w:val="24"/>
        </w:rPr>
        <w:t>taking assignment and quiz, viewing score, download</w:t>
      </w:r>
      <w:r w:rsidR="00C02AFC">
        <w:rPr>
          <w:rFonts w:ascii="Times New Roman" w:hAnsi="Times New Roman" w:cs="Times New Roman"/>
          <w:sz w:val="24"/>
          <w:szCs w:val="24"/>
        </w:rPr>
        <w:t>ing</w:t>
      </w:r>
      <w:r w:rsidRPr="00354B18">
        <w:rPr>
          <w:rFonts w:ascii="Times New Roman" w:hAnsi="Times New Roman" w:cs="Times New Roman"/>
          <w:sz w:val="24"/>
          <w:szCs w:val="24"/>
        </w:rPr>
        <w:t xml:space="preserve"> course material</w:t>
      </w:r>
      <w:r w:rsidR="00C02AFC">
        <w:rPr>
          <w:rFonts w:ascii="Times New Roman" w:hAnsi="Times New Roman" w:cs="Times New Roman"/>
          <w:sz w:val="24"/>
          <w:szCs w:val="24"/>
        </w:rPr>
        <w:t>s</w:t>
      </w:r>
      <w:r w:rsidRPr="00354B18">
        <w:rPr>
          <w:rFonts w:ascii="Times New Roman" w:hAnsi="Times New Roman" w:cs="Times New Roman"/>
          <w:sz w:val="24"/>
          <w:szCs w:val="24"/>
        </w:rPr>
        <w:t>, and</w:t>
      </w:r>
      <w:r w:rsidR="00C02AFC">
        <w:rPr>
          <w:rFonts w:ascii="Times New Roman" w:hAnsi="Times New Roman" w:cs="Times New Roman"/>
          <w:sz w:val="24"/>
          <w:szCs w:val="24"/>
        </w:rPr>
        <w:t xml:space="preserve"> checking</w:t>
      </w:r>
      <w:r w:rsidRPr="00354B18">
        <w:rPr>
          <w:rFonts w:ascii="Times New Roman" w:hAnsi="Times New Roman" w:cs="Times New Roman"/>
          <w:sz w:val="24"/>
          <w:szCs w:val="24"/>
        </w:rPr>
        <w:t xml:space="preserve"> notification</w:t>
      </w:r>
      <w:r w:rsidR="00C02AFC">
        <w:rPr>
          <w:rFonts w:ascii="Times New Roman" w:hAnsi="Times New Roman" w:cs="Times New Roman"/>
          <w:sz w:val="24"/>
          <w:szCs w:val="24"/>
        </w:rPr>
        <w:t>s</w:t>
      </w:r>
      <w:r w:rsidRPr="00354B18">
        <w:rPr>
          <w:rFonts w:ascii="Times New Roman" w:hAnsi="Times New Roman" w:cs="Times New Roman"/>
          <w:sz w:val="24"/>
          <w:szCs w:val="24"/>
        </w:rPr>
        <w:t xml:space="preserve"> from Lecturer.</w:t>
      </w:r>
    </w:p>
    <w:p w14:paraId="504911A2" w14:textId="77777777" w:rsidR="00EF761D" w:rsidRPr="00EF761D" w:rsidRDefault="00EF761D" w:rsidP="00EF761D"/>
    <w:p w14:paraId="1E366479"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2.3 </w:t>
      </w:r>
      <w:r w:rsidRPr="00EF761D">
        <w:rPr>
          <w:rFonts w:ascii="Times New Roman" w:hAnsi="Times New Roman" w:cs="Times New Roman"/>
          <w:b/>
          <w:bCs/>
          <w:color w:val="000000" w:themeColor="text1"/>
          <w:sz w:val="36"/>
          <w:szCs w:val="36"/>
        </w:rPr>
        <w:t>Features</w:t>
      </w:r>
    </w:p>
    <w:p w14:paraId="6F6D516C" w14:textId="77777777" w:rsidR="00EF761D" w:rsidRPr="00354B18" w:rsidRDefault="00EF761D" w:rsidP="006F1855">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 xml:space="preserve">Feature#1 User registration </w:t>
      </w:r>
    </w:p>
    <w:p w14:paraId="4FD99D7C"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Description:</w:t>
      </w:r>
      <w:r w:rsidRPr="00354B18">
        <w:rPr>
          <w:rFonts w:ascii="Times New Roman" w:hAnsi="Times New Roman" w:cs="Times New Roman"/>
          <w:sz w:val="24"/>
          <w:szCs w:val="24"/>
        </w:rPr>
        <w:t xml:space="preserve">  This feature supports registration of users for using the system.</w:t>
      </w:r>
    </w:p>
    <w:p w14:paraId="6A7B849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1F9BBB27"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34679685" w14:textId="01B8D66E"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1-1 Lecturer/Student: </w:t>
      </w:r>
      <w:r w:rsidRPr="00354B18">
        <w:rPr>
          <w:rFonts w:ascii="Times New Roman" w:hAnsi="Times New Roman" w:cs="Times New Roman"/>
          <w:sz w:val="24"/>
          <w:szCs w:val="24"/>
        </w:rPr>
        <w:t>Lecturer/Student can request to register in the system.</w:t>
      </w:r>
      <w:r w:rsidRPr="00354B18">
        <w:rPr>
          <w:rFonts w:ascii="Times New Roman" w:hAnsi="Times New Roman" w:cs="Times New Roman"/>
          <w:b/>
          <w:bCs/>
          <w:sz w:val="24"/>
          <w:szCs w:val="24"/>
        </w:rPr>
        <w:t xml:space="preserve"> </w:t>
      </w:r>
    </w:p>
    <w:p w14:paraId="05062D8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1-2 Administrator: </w:t>
      </w:r>
      <w:r w:rsidRPr="00354B18">
        <w:rPr>
          <w:rFonts w:ascii="Times New Roman" w:hAnsi="Times New Roman" w:cs="Times New Roman"/>
          <w:sz w:val="24"/>
          <w:szCs w:val="24"/>
        </w:rPr>
        <w:t xml:space="preserve">Administrator can approve registration requests from Lecturers and Students. </w:t>
      </w:r>
    </w:p>
    <w:p w14:paraId="590C88C0" w14:textId="2B06EF3D" w:rsidR="00EF761D" w:rsidRPr="00354B18" w:rsidRDefault="00EF761D" w:rsidP="00EF761D">
      <w:pPr>
        <w:spacing w:before="240" w:after="0" w:line="240" w:lineRule="auto"/>
        <w:rPr>
          <w:rFonts w:ascii="Times New Roman" w:hAnsi="Times New Roman" w:cs="Times New Roman"/>
          <w:b/>
          <w:bCs/>
          <w:sz w:val="29"/>
          <w:szCs w:val="29"/>
        </w:rPr>
      </w:pPr>
      <w:r w:rsidRPr="00354B18">
        <w:rPr>
          <w:rFonts w:ascii="Times New Roman" w:hAnsi="Times New Roman" w:cs="Times New Roman"/>
          <w:sz w:val="24"/>
          <w:szCs w:val="24"/>
          <w:cs/>
        </w:rPr>
        <w:t xml:space="preserve"> </w:t>
      </w:r>
      <w:r w:rsidRPr="00354B18">
        <w:rPr>
          <w:rFonts w:ascii="Times New Roman" w:hAnsi="Times New Roman" w:cs="Times New Roman"/>
          <w:b/>
          <w:bCs/>
          <w:sz w:val="29"/>
          <w:szCs w:val="29"/>
        </w:rPr>
        <w:t>Feature#2 Login to the system</w:t>
      </w:r>
    </w:p>
    <w:p w14:paraId="50E71440" w14:textId="77777777" w:rsidR="00EF761D" w:rsidRPr="00354B18" w:rsidRDefault="00EF761D" w:rsidP="00EF761D">
      <w:pPr>
        <w:spacing w:after="0" w:line="240" w:lineRule="auto"/>
        <w:ind w:firstLine="720"/>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access to the system.</w:t>
      </w:r>
    </w:p>
    <w:p w14:paraId="4C00C7AC" w14:textId="77777777" w:rsidR="00EF761D" w:rsidRPr="00354B18" w:rsidRDefault="00EF761D" w:rsidP="00EF761D">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54F8E4F4"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6B744BD1"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2-1 Lecturer/Student/Administrator: </w:t>
      </w:r>
      <w:r w:rsidRPr="00354B18">
        <w:rPr>
          <w:rFonts w:ascii="Times New Roman" w:hAnsi="Times New Roman" w:cs="Times New Roman"/>
          <w:sz w:val="24"/>
          <w:szCs w:val="24"/>
        </w:rPr>
        <w:t xml:space="preserve">User can login to the system. </w:t>
      </w:r>
    </w:p>
    <w:p w14:paraId="4EB35018" w14:textId="68BAAE30" w:rsidR="00EF761D" w:rsidRPr="00354B18" w:rsidRDefault="00EF761D" w:rsidP="006F1855">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2-2 Lecturer/Student/Administrator: </w:t>
      </w:r>
      <w:r w:rsidRPr="00354B18">
        <w:rPr>
          <w:rFonts w:ascii="Times New Roman" w:hAnsi="Times New Roman" w:cs="Times New Roman"/>
          <w:sz w:val="24"/>
          <w:szCs w:val="24"/>
        </w:rPr>
        <w:t>User can logout from the system.</w:t>
      </w:r>
    </w:p>
    <w:p w14:paraId="50148DCC"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3F90A639" w14:textId="77777777" w:rsidR="00EF761D" w:rsidRPr="00354B18" w:rsidRDefault="00EF761D" w:rsidP="006F1855">
      <w:pPr>
        <w:spacing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Feature#3 Course management</w:t>
      </w:r>
    </w:p>
    <w:p w14:paraId="2B45ADC1" w14:textId="5CB95BF3" w:rsidR="00EF761D" w:rsidRPr="00354B18" w:rsidRDefault="00EF761D" w:rsidP="00EF761D">
      <w:pPr>
        <w:spacing w:after="0" w:line="240" w:lineRule="auto"/>
        <w:ind w:left="720"/>
        <w:jc w:val="thaiDistribute"/>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managing semesters </w:t>
      </w:r>
      <w:r w:rsidR="00FD1CE7" w:rsidRPr="00354B18">
        <w:rPr>
          <w:rFonts w:ascii="Times New Roman" w:hAnsi="Times New Roman" w:cs="Times New Roman"/>
          <w:sz w:val="24"/>
          <w:szCs w:val="24"/>
        </w:rPr>
        <w:t xml:space="preserve">by Administrator </w:t>
      </w:r>
      <w:r w:rsidRPr="00354B18">
        <w:rPr>
          <w:rFonts w:ascii="Times New Roman" w:hAnsi="Times New Roman" w:cs="Times New Roman"/>
          <w:sz w:val="24"/>
          <w:szCs w:val="24"/>
        </w:rPr>
        <w:t>to respond academic year that change</w:t>
      </w:r>
      <w:r w:rsidR="00FD1CE7">
        <w:rPr>
          <w:rFonts w:ascii="Times New Roman" w:hAnsi="Times New Roman" w:cs="Times New Roman"/>
          <w:sz w:val="24"/>
          <w:szCs w:val="24"/>
        </w:rPr>
        <w:t>s</w:t>
      </w:r>
      <w:r w:rsidRPr="00354B18">
        <w:rPr>
          <w:rFonts w:ascii="Times New Roman" w:hAnsi="Times New Roman" w:cs="Times New Roman"/>
          <w:sz w:val="24"/>
          <w:szCs w:val="24"/>
        </w:rPr>
        <w:t xml:space="preserve"> over time. Lecturer manages his/her courses offered in each semester. Student accesses course information registered.  </w:t>
      </w:r>
    </w:p>
    <w:p w14:paraId="2B277EC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Administrator, Lecturer, Student</w:t>
      </w:r>
    </w:p>
    <w:p w14:paraId="25389FCC"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08570B5C"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lastRenderedPageBreak/>
        <w:t xml:space="preserve">3-1 Administrator: </w:t>
      </w:r>
      <w:r w:rsidRPr="00354B18">
        <w:rPr>
          <w:rFonts w:ascii="Times New Roman" w:hAnsi="Times New Roman" w:cs="Times New Roman"/>
          <w:sz w:val="24"/>
          <w:szCs w:val="24"/>
        </w:rPr>
        <w:t>Administrator can create, edit, and delete semesters.</w:t>
      </w:r>
    </w:p>
    <w:p w14:paraId="0E5B8F6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3-2 Administrator: </w:t>
      </w:r>
      <w:r w:rsidRPr="00354B18">
        <w:rPr>
          <w:rFonts w:ascii="Times New Roman" w:hAnsi="Times New Roman" w:cs="Times New Roman"/>
          <w:sz w:val="24"/>
          <w:szCs w:val="24"/>
        </w:rPr>
        <w:t>Administrator can create, edit, and delete a course in the semester.</w:t>
      </w:r>
    </w:p>
    <w:p w14:paraId="69985699"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3-3 Administrator: </w:t>
      </w:r>
      <w:r w:rsidRPr="00354B18">
        <w:rPr>
          <w:rFonts w:ascii="Times New Roman" w:hAnsi="Times New Roman" w:cs="Times New Roman"/>
          <w:sz w:val="24"/>
          <w:szCs w:val="24"/>
        </w:rPr>
        <w:t>Administrator can register a list of students to a course.</w:t>
      </w:r>
    </w:p>
    <w:p w14:paraId="143F2E09" w14:textId="77777777"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3-4 Lecturer:</w:t>
      </w:r>
      <w:r w:rsidRPr="00354B18">
        <w:rPr>
          <w:rFonts w:ascii="Times New Roman" w:hAnsi="Times New Roman" w:cs="Times New Roman"/>
          <w:sz w:val="24"/>
          <w:szCs w:val="24"/>
        </w:rPr>
        <w:t xml:space="preserve"> Lecturer can access information of his/her course.</w:t>
      </w:r>
    </w:p>
    <w:p w14:paraId="56D5CBCF" w14:textId="4E09646D"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3-5 Student: </w:t>
      </w:r>
      <w:r w:rsidRPr="00354B18">
        <w:rPr>
          <w:rFonts w:ascii="Times New Roman" w:hAnsi="Times New Roman" w:cs="Times New Roman"/>
          <w:sz w:val="24"/>
          <w:szCs w:val="24"/>
        </w:rPr>
        <w:t>Student can access information of his/her course registered.</w:t>
      </w:r>
    </w:p>
    <w:p w14:paraId="62F8BB69" w14:textId="77777777" w:rsidR="00EF761D" w:rsidRPr="00354B18" w:rsidRDefault="00EF761D" w:rsidP="006F1855">
      <w:pPr>
        <w:spacing w:before="240" w:after="0" w:line="240" w:lineRule="auto"/>
        <w:jc w:val="thaiDistribute"/>
        <w:rPr>
          <w:rFonts w:ascii="Times New Roman" w:hAnsi="Times New Roman" w:cs="Times New Roman"/>
          <w:b/>
          <w:bCs/>
          <w:sz w:val="29"/>
          <w:szCs w:val="29"/>
        </w:rPr>
      </w:pPr>
      <w:r w:rsidRPr="00354B18">
        <w:rPr>
          <w:rFonts w:ascii="Times New Roman" w:hAnsi="Times New Roman" w:cs="Times New Roman"/>
          <w:b/>
          <w:bCs/>
          <w:sz w:val="29"/>
          <w:szCs w:val="29"/>
        </w:rPr>
        <w:t>Feature#4 Assignment and Quiz management</w:t>
      </w:r>
    </w:p>
    <w:p w14:paraId="7B3A849B" w14:textId="5444926D" w:rsidR="00EF761D" w:rsidRPr="00354B18" w:rsidRDefault="00EF761D" w:rsidP="00EF761D">
      <w:pPr>
        <w:spacing w:after="0" w:line="240" w:lineRule="auto"/>
        <w:ind w:left="720"/>
        <w:jc w:val="thaiDistribute"/>
        <w:rPr>
          <w:rFonts w:ascii="Times New Roman" w:hAnsi="Times New Roman" w:cs="Times New Roman"/>
          <w:b/>
          <w:bCs/>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This feature supports assignment and quiz management by Lecturer. This feature can process Student’s answer to each question of an assignment or quiz and compute the score. Moreover, this feature supports preventing Student from copying assignments or quizzes which are multiple choices and true/false questions</w:t>
      </w:r>
      <w:r w:rsidR="00FD1CE7">
        <w:rPr>
          <w:rFonts w:ascii="Times New Roman" w:hAnsi="Times New Roman" w:cs="Times New Roman"/>
          <w:sz w:val="24"/>
          <w:szCs w:val="24"/>
        </w:rPr>
        <w:t xml:space="preserve"> by</w:t>
      </w:r>
      <w:r w:rsidRPr="00354B18">
        <w:rPr>
          <w:rFonts w:ascii="Times New Roman" w:hAnsi="Times New Roman" w:cs="Times New Roman"/>
          <w:sz w:val="24"/>
          <w:szCs w:val="24"/>
        </w:rPr>
        <w:t xml:space="preserve"> randomiz</w:t>
      </w:r>
      <w:r w:rsidR="00FD1CE7">
        <w:rPr>
          <w:rFonts w:ascii="Times New Roman" w:hAnsi="Times New Roman" w:cs="Times New Roman"/>
          <w:sz w:val="24"/>
          <w:szCs w:val="24"/>
        </w:rPr>
        <w:t>ing</w:t>
      </w:r>
      <w:r w:rsidRPr="00354B18">
        <w:rPr>
          <w:rFonts w:ascii="Times New Roman" w:hAnsi="Times New Roman" w:cs="Times New Roman"/>
          <w:sz w:val="24"/>
          <w:szCs w:val="24"/>
        </w:rPr>
        <w:t xml:space="preserve"> the order of questions.</w:t>
      </w:r>
    </w:p>
    <w:p w14:paraId="0EFE29DE"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Lecturer</w:t>
      </w:r>
    </w:p>
    <w:p w14:paraId="4798F15B"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Details:</w:t>
      </w:r>
    </w:p>
    <w:p w14:paraId="51700361" w14:textId="00C3E309"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4-1 Lecturer: </w:t>
      </w:r>
      <w:r w:rsidRPr="00354B18">
        <w:rPr>
          <w:rFonts w:ascii="Times New Roman" w:hAnsi="Times New Roman" w:cs="Times New Roman"/>
          <w:sz w:val="24"/>
          <w:szCs w:val="24"/>
        </w:rPr>
        <w:t xml:space="preserve">Lecturer can assign, edit and delete assignments or quizzes which are multiple choices, true/false questions, </w:t>
      </w:r>
      <w:r w:rsidR="00FD1CE7">
        <w:rPr>
          <w:rFonts w:ascii="Times New Roman" w:hAnsi="Times New Roman" w:cs="Times New Roman"/>
          <w:sz w:val="24"/>
          <w:szCs w:val="24"/>
        </w:rPr>
        <w:t xml:space="preserve">or </w:t>
      </w:r>
      <w:r w:rsidRPr="00354B18">
        <w:rPr>
          <w:rFonts w:ascii="Times New Roman" w:hAnsi="Times New Roman" w:cs="Times New Roman"/>
          <w:sz w:val="24"/>
          <w:szCs w:val="24"/>
        </w:rPr>
        <w:t>short answers.</w:t>
      </w:r>
    </w:p>
    <w:p w14:paraId="513E797A"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4-2 Lecturer:</w:t>
      </w:r>
      <w:r w:rsidRPr="00354B18">
        <w:rPr>
          <w:rFonts w:ascii="Times New Roman" w:hAnsi="Times New Roman" w:cs="Times New Roman"/>
          <w:sz w:val="24"/>
          <w:szCs w:val="24"/>
        </w:rPr>
        <w:t xml:space="preserve"> Lecturer can limit access to the assignment or quiz of authority. </w:t>
      </w:r>
    </w:p>
    <w:p w14:paraId="64C723F8"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4-3 Lecturer</w:t>
      </w:r>
      <w:r w:rsidRPr="00354B18">
        <w:rPr>
          <w:rFonts w:ascii="Times New Roman" w:hAnsi="Times New Roman" w:cs="Times New Roman"/>
          <w:sz w:val="24"/>
          <w:szCs w:val="24"/>
        </w:rPr>
        <w:t>: Lecturer can review overall student’s answer in each choice of assignment or quiz in chart format.</w:t>
      </w:r>
    </w:p>
    <w:p w14:paraId="46BBDB74" w14:textId="65B24F2A"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4-4 Lecturer:</w:t>
      </w:r>
      <w:r w:rsidRPr="00354B18">
        <w:rPr>
          <w:rFonts w:ascii="Times New Roman" w:hAnsi="Times New Roman" w:cs="Times New Roman"/>
          <w:sz w:val="24"/>
          <w:szCs w:val="24"/>
        </w:rPr>
        <w:t xml:space="preserve"> Lecturer can post an assignment or </w:t>
      </w:r>
      <w:r w:rsidR="00FD1CE7">
        <w:rPr>
          <w:rFonts w:ascii="Times New Roman" w:hAnsi="Times New Roman" w:cs="Times New Roman"/>
          <w:sz w:val="24"/>
          <w:szCs w:val="24"/>
        </w:rPr>
        <w:t xml:space="preserve">a </w:t>
      </w:r>
      <w:r w:rsidRPr="00354B18">
        <w:rPr>
          <w:rFonts w:ascii="Times New Roman" w:hAnsi="Times New Roman" w:cs="Times New Roman"/>
          <w:sz w:val="24"/>
          <w:szCs w:val="24"/>
        </w:rPr>
        <w:t>quiz.</w:t>
      </w:r>
    </w:p>
    <w:p w14:paraId="2FDEBC5F"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4-5 Lecturer:</w:t>
      </w:r>
      <w:r w:rsidRPr="00354B18">
        <w:rPr>
          <w:rFonts w:ascii="Times New Roman" w:hAnsi="Times New Roman" w:cs="Times New Roman"/>
          <w:sz w:val="24"/>
          <w:szCs w:val="24"/>
        </w:rPr>
        <w:t xml:space="preserve"> Lecturer can check whether the assignments are submitted in time.</w:t>
      </w:r>
    </w:p>
    <w:p w14:paraId="0EED4A14" w14:textId="77777777" w:rsidR="00EF761D" w:rsidRPr="00354B18" w:rsidRDefault="00EF761D" w:rsidP="00EF761D">
      <w:pPr>
        <w:spacing w:after="0" w:line="240" w:lineRule="auto"/>
        <w:ind w:left="144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4-6 Lecturer: </w:t>
      </w:r>
      <w:r w:rsidRPr="00354B18">
        <w:rPr>
          <w:rFonts w:ascii="Times New Roman" w:hAnsi="Times New Roman" w:cs="Times New Roman"/>
          <w:sz w:val="24"/>
          <w:szCs w:val="24"/>
        </w:rPr>
        <w:t xml:space="preserve">Lecturer can randomize the order of questions in an assignment or a quiz. </w:t>
      </w:r>
    </w:p>
    <w:p w14:paraId="403F9245" w14:textId="77777777" w:rsidR="00EF761D" w:rsidRPr="00354B18" w:rsidRDefault="00EF761D" w:rsidP="006F1855">
      <w:pPr>
        <w:spacing w:before="240" w:after="0" w:line="240" w:lineRule="auto"/>
        <w:jc w:val="thaiDistribute"/>
        <w:rPr>
          <w:rFonts w:ascii="Times New Roman" w:hAnsi="Times New Roman" w:cs="Times New Roman"/>
          <w:b/>
          <w:bCs/>
          <w:sz w:val="29"/>
          <w:szCs w:val="29"/>
        </w:rPr>
      </w:pPr>
      <w:r w:rsidRPr="00354B18">
        <w:rPr>
          <w:rFonts w:ascii="Times New Roman" w:hAnsi="Times New Roman" w:cs="Times New Roman"/>
          <w:b/>
          <w:bCs/>
          <w:sz w:val="29"/>
          <w:szCs w:val="29"/>
        </w:rPr>
        <w:t xml:space="preserve">Feature#5 Taking assignments and quizzes </w:t>
      </w:r>
    </w:p>
    <w:p w14:paraId="61DB32F6" w14:textId="0493E9DC" w:rsidR="00EF761D" w:rsidRPr="00354B18" w:rsidRDefault="00EF761D" w:rsidP="00EF761D">
      <w:pPr>
        <w:spacing w:after="0" w:line="240" w:lineRule="auto"/>
        <w:ind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 xml:space="preserve">This feature supports taking assignments and quizzes by </w:t>
      </w:r>
      <w:r w:rsidR="00FD1CE7">
        <w:rPr>
          <w:rFonts w:ascii="Times New Roman" w:hAnsi="Times New Roman" w:cs="Times New Roman"/>
          <w:sz w:val="24"/>
          <w:szCs w:val="24"/>
        </w:rPr>
        <w:t>S</w:t>
      </w:r>
      <w:r w:rsidR="00FD1CE7" w:rsidRPr="00354B18">
        <w:rPr>
          <w:rFonts w:ascii="Times New Roman" w:hAnsi="Times New Roman" w:cs="Times New Roman"/>
          <w:sz w:val="24"/>
          <w:szCs w:val="24"/>
        </w:rPr>
        <w:t>tudent</w:t>
      </w:r>
      <w:r w:rsidRPr="00354B18">
        <w:rPr>
          <w:rFonts w:ascii="Times New Roman" w:hAnsi="Times New Roman" w:cs="Times New Roman"/>
          <w:sz w:val="24"/>
          <w:szCs w:val="24"/>
        </w:rPr>
        <w:t>.</w:t>
      </w:r>
    </w:p>
    <w:p w14:paraId="313EF5AA"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Student</w:t>
      </w:r>
    </w:p>
    <w:p w14:paraId="57633C9E"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 xml:space="preserve">Details: </w:t>
      </w:r>
    </w:p>
    <w:p w14:paraId="15196CA4" w14:textId="4E4792AD"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5-1 Student: </w:t>
      </w:r>
      <w:r w:rsidRPr="00354B18">
        <w:rPr>
          <w:rFonts w:ascii="Times New Roman" w:hAnsi="Times New Roman" w:cs="Times New Roman"/>
          <w:sz w:val="24"/>
          <w:szCs w:val="24"/>
        </w:rPr>
        <w:t xml:space="preserve">Student can take assignments or quizzes which are multiple choices, true/false questions, </w:t>
      </w:r>
      <w:r w:rsidR="00FD1CE7">
        <w:rPr>
          <w:rFonts w:ascii="Times New Roman" w:hAnsi="Times New Roman" w:cs="Times New Roman"/>
          <w:sz w:val="24"/>
          <w:szCs w:val="24"/>
        </w:rPr>
        <w:t xml:space="preserve">or </w:t>
      </w:r>
      <w:r w:rsidRPr="00354B18">
        <w:rPr>
          <w:rFonts w:ascii="Times New Roman" w:hAnsi="Times New Roman" w:cs="Times New Roman"/>
          <w:sz w:val="24"/>
          <w:szCs w:val="24"/>
        </w:rPr>
        <w:t>short answers</w:t>
      </w:r>
    </w:p>
    <w:p w14:paraId="6ED249A1" w14:textId="77777777" w:rsidR="00EF761D" w:rsidRDefault="00EF761D" w:rsidP="00EF761D"/>
    <w:p w14:paraId="5082C2D3" w14:textId="77777777" w:rsidR="00F83A78" w:rsidRDefault="00F83A78" w:rsidP="00EF761D"/>
    <w:p w14:paraId="43790466" w14:textId="77777777" w:rsidR="00F83A78" w:rsidRDefault="00F83A78" w:rsidP="00EF761D"/>
    <w:p w14:paraId="14AA9E8A" w14:textId="77777777" w:rsidR="00F83A78" w:rsidRDefault="00F83A78" w:rsidP="00EF761D"/>
    <w:p w14:paraId="7090D3AB" w14:textId="77777777" w:rsidR="00F83A78" w:rsidRDefault="00F83A78" w:rsidP="00EF761D"/>
    <w:p w14:paraId="7F154885" w14:textId="77777777" w:rsidR="00F83A78" w:rsidRDefault="00F83A78" w:rsidP="00EF761D"/>
    <w:p w14:paraId="6E8C0AD4" w14:textId="77777777" w:rsidR="00F83A78" w:rsidRDefault="00F83A78" w:rsidP="00EF761D"/>
    <w:p w14:paraId="0D88523E" w14:textId="77777777" w:rsidR="00F83A78" w:rsidRPr="00EF761D" w:rsidRDefault="00F83A78" w:rsidP="00EF761D"/>
    <w:p w14:paraId="145F9775" w14:textId="77777777" w:rsidR="00EF761D" w:rsidRP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2.4 </w:t>
      </w:r>
      <w:r w:rsidRPr="00EF761D">
        <w:rPr>
          <w:rFonts w:ascii="Times New Roman" w:hAnsi="Times New Roman" w:cs="Times New Roman"/>
          <w:b/>
          <w:bCs/>
          <w:color w:val="000000" w:themeColor="text1"/>
          <w:sz w:val="36"/>
          <w:szCs w:val="36"/>
        </w:rPr>
        <w:t>Functional &amp; User Requirement</w:t>
      </w:r>
    </w:p>
    <w:p w14:paraId="3242219F" w14:textId="06FC00E9" w:rsidR="000548FC" w:rsidRDefault="000548FC" w:rsidP="000548FC">
      <w:pPr>
        <w:widowControl w:val="0"/>
        <w:autoSpaceDE w:val="0"/>
        <w:autoSpaceDN w:val="0"/>
        <w:adjustRightInd w:val="0"/>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URS1.1 Lecturer can register to the system</w:t>
      </w:r>
    </w:p>
    <w:p w14:paraId="2D8D7FF4" w14:textId="46E7CD73" w:rsidR="0083143D" w:rsidRPr="00354B18" w:rsidRDefault="0083143D"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87275CE" w14:textId="2DBFB29D" w:rsidR="0083143D" w:rsidRPr="00354B18" w:rsidRDefault="0083143D"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4A1E2239" w14:textId="1D44688B" w:rsidR="0083143D"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0113BC01" w14:textId="0343FC81"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6D2016ED" w14:textId="7CFD77E8"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031C7485" w14:textId="1C5B6D3B"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75AEB90D" w14:textId="456A5B12" w:rsidR="0083143D" w:rsidRPr="00354B18" w:rsidRDefault="0083143D" w:rsidP="006F1855">
      <w:pPr>
        <w:spacing w:after="0" w:line="240" w:lineRule="auto"/>
        <w:ind w:left="1530" w:hanging="1170"/>
        <w:rPr>
          <w:rStyle w:val="Heading2Char"/>
          <w:rFonts w:ascii="Times New Roman" w:hAnsi="Times New Roman" w:cs="Times New Roman"/>
          <w:i/>
          <w:iCs/>
          <w:sz w:val="24"/>
          <w:szCs w:val="24"/>
        </w:rPr>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4AFE2468" w14:textId="2450F390"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12C77DEE" w14:textId="447ECAA1" w:rsidR="0083143D" w:rsidRPr="00354B18" w:rsidRDefault="0083143D"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0A36C644" w14:textId="50E646AD"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7260D805" w14:textId="56E815CE"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084C364D" w14:textId="39F28F8F"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6ECBCC76" w14:textId="3E38AB5B" w:rsidR="0083143D" w:rsidRPr="00354B18" w:rsidRDefault="0083143D"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71CEDA9" w14:textId="431241F9" w:rsidR="0083143D" w:rsidRDefault="0083143D" w:rsidP="006F1855">
      <w:pPr>
        <w:spacing w:after="0" w:line="240" w:lineRule="auto"/>
        <w:ind w:left="1620" w:hanging="1260"/>
        <w:rPr>
          <w:rFonts w:ascii="Times New Roman" w:hAnsi="Times New Roman" w:cs="Times New Roman"/>
          <w:b/>
          <w:bCs/>
          <w:sz w:val="29"/>
          <w:szCs w:val="29"/>
        </w:rPr>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1C7C54D" w14:textId="77777777" w:rsidR="00F83A78" w:rsidRDefault="00F83A78" w:rsidP="006F1855">
      <w:pPr>
        <w:spacing w:after="0" w:line="240" w:lineRule="auto"/>
        <w:ind w:left="1620" w:hanging="1260"/>
        <w:rPr>
          <w:rFonts w:ascii="Times New Roman" w:hAnsi="Times New Roman" w:cs="Times New Roman"/>
          <w:b/>
          <w:bCs/>
          <w:sz w:val="29"/>
          <w:szCs w:val="29"/>
        </w:rPr>
      </w:pPr>
    </w:p>
    <w:p w14:paraId="27E8FE54" w14:textId="77777777" w:rsidR="00F83A78" w:rsidRDefault="00F83A78" w:rsidP="006F1855">
      <w:pPr>
        <w:spacing w:after="0" w:line="240" w:lineRule="auto"/>
        <w:ind w:left="1620" w:hanging="1260"/>
        <w:rPr>
          <w:rFonts w:ascii="Times New Roman" w:hAnsi="Times New Roman" w:cs="Times New Roman"/>
          <w:b/>
          <w:bCs/>
          <w:sz w:val="29"/>
          <w:szCs w:val="29"/>
        </w:rPr>
      </w:pPr>
    </w:p>
    <w:p w14:paraId="3071B0D0" w14:textId="77777777" w:rsidR="00F83A78" w:rsidRDefault="00F83A78" w:rsidP="006F1855">
      <w:pPr>
        <w:spacing w:after="0" w:line="240" w:lineRule="auto"/>
        <w:ind w:left="1620" w:hanging="1260"/>
        <w:rPr>
          <w:rFonts w:ascii="Times New Roman" w:hAnsi="Times New Roman" w:cs="Times New Roman"/>
          <w:b/>
          <w:bCs/>
          <w:sz w:val="29"/>
          <w:szCs w:val="29"/>
        </w:rPr>
      </w:pPr>
    </w:p>
    <w:p w14:paraId="1498DC4E" w14:textId="77777777" w:rsidR="00F83A78" w:rsidRDefault="00F83A78" w:rsidP="006F1855">
      <w:pPr>
        <w:spacing w:after="0" w:line="240" w:lineRule="auto"/>
        <w:ind w:left="1620" w:hanging="1260"/>
        <w:rPr>
          <w:rFonts w:ascii="Times New Roman" w:hAnsi="Times New Roman" w:cs="Times New Roman"/>
          <w:b/>
          <w:bCs/>
          <w:sz w:val="29"/>
          <w:szCs w:val="29"/>
        </w:rPr>
      </w:pPr>
    </w:p>
    <w:p w14:paraId="47484D6A" w14:textId="77777777" w:rsidR="00F83A78" w:rsidRDefault="00F83A78" w:rsidP="006F1855">
      <w:pPr>
        <w:spacing w:after="0" w:line="240" w:lineRule="auto"/>
        <w:ind w:left="1620" w:hanging="1260"/>
        <w:rPr>
          <w:rFonts w:ascii="Times New Roman" w:hAnsi="Times New Roman" w:cs="Times New Roman"/>
          <w:b/>
          <w:bCs/>
          <w:sz w:val="29"/>
          <w:szCs w:val="29"/>
        </w:rPr>
      </w:pPr>
    </w:p>
    <w:p w14:paraId="3BCEB460" w14:textId="77777777" w:rsidR="00F83A78" w:rsidRDefault="00F83A78" w:rsidP="006F1855">
      <w:pPr>
        <w:spacing w:after="0" w:line="240" w:lineRule="auto"/>
        <w:ind w:left="1620" w:hanging="1260"/>
        <w:rPr>
          <w:rFonts w:ascii="Times New Roman" w:hAnsi="Times New Roman" w:cs="Times New Roman"/>
          <w:b/>
          <w:bCs/>
          <w:sz w:val="29"/>
          <w:szCs w:val="29"/>
        </w:rPr>
      </w:pPr>
    </w:p>
    <w:p w14:paraId="03EA8AB0" w14:textId="77777777" w:rsidR="00F83A78" w:rsidRDefault="00F83A78" w:rsidP="006F1855">
      <w:pPr>
        <w:spacing w:after="0" w:line="240" w:lineRule="auto"/>
        <w:ind w:left="1620" w:hanging="1260"/>
        <w:rPr>
          <w:rFonts w:ascii="Times New Roman" w:hAnsi="Times New Roman" w:cs="Times New Roman"/>
          <w:b/>
          <w:bCs/>
          <w:sz w:val="29"/>
          <w:szCs w:val="29"/>
        </w:rPr>
      </w:pPr>
    </w:p>
    <w:p w14:paraId="57D7442C" w14:textId="77777777" w:rsidR="00F83A78" w:rsidRDefault="00F83A78" w:rsidP="006F1855">
      <w:pPr>
        <w:spacing w:after="0" w:line="240" w:lineRule="auto"/>
        <w:ind w:left="1620" w:hanging="1260"/>
        <w:rPr>
          <w:rFonts w:ascii="Times New Roman" w:hAnsi="Times New Roman" w:cs="Times New Roman"/>
          <w:b/>
          <w:bCs/>
          <w:sz w:val="29"/>
          <w:szCs w:val="29"/>
        </w:rPr>
      </w:pPr>
    </w:p>
    <w:p w14:paraId="785F3BB3" w14:textId="77777777" w:rsidR="00F83A78" w:rsidRPr="00354B18" w:rsidRDefault="00F83A78" w:rsidP="006F1855">
      <w:pPr>
        <w:spacing w:after="0" w:line="240" w:lineRule="auto"/>
        <w:ind w:left="1620" w:hanging="1260"/>
        <w:rPr>
          <w:rFonts w:ascii="Times New Roman" w:hAnsi="Times New Roman" w:cs="Times New Roman"/>
          <w:b/>
          <w:bCs/>
          <w:sz w:val="29"/>
          <w:szCs w:val="29"/>
        </w:rPr>
      </w:pPr>
    </w:p>
    <w:p w14:paraId="4897610C"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lastRenderedPageBreak/>
        <w:t>URS2.1 Student can register to the system</w:t>
      </w:r>
    </w:p>
    <w:p w14:paraId="44A5D8B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registration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9783FA6"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main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52E8240"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provide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 Student register to the system.</w:t>
      </w:r>
    </w:p>
    <w:p w14:paraId="6447748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44EC12E"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7C55BC87"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02E7771" w14:textId="77777777" w:rsidR="003951DD" w:rsidRPr="00965D23" w:rsidRDefault="003951DD" w:rsidP="00FD1CE7">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Pr="00965D23">
        <w:rPr>
          <w:rStyle w:val="Heading2Char"/>
          <w:rFonts w:ascii="Times New Roman" w:hAnsi="Times New Roman" w:cs="Times New Roman"/>
          <w:b/>
          <w:bCs/>
          <w:color w:val="000000"/>
          <w:sz w:val="24"/>
          <w:szCs w:val="24"/>
        </w:rPr>
        <w:t>:</w:t>
      </w:r>
      <w:r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11A8C8D9"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32DF96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65C60B6A"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79B0BE79"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 when the 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format is wrong.</w:t>
      </w:r>
    </w:p>
    <w:p w14:paraId="0C8819A0"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5C4BD7BB"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5F9778FD" w14:textId="7B2A06BC" w:rsidR="00F0127E" w:rsidRPr="00354B18" w:rsidRDefault="003951DD" w:rsidP="006F1855">
      <w:pPr>
        <w:spacing w:after="0" w:line="240" w:lineRule="auto"/>
        <w:ind w:left="1620" w:hanging="1260"/>
        <w:rPr>
          <w:rFonts w:ascii="Times New Roman" w:hAnsi="Times New Roman" w:cs="Times New Roman"/>
          <w:b/>
          <w:bCs/>
          <w:sz w:val="29"/>
          <w:szCs w:val="29"/>
        </w:rPr>
      </w:pPr>
      <w:r>
        <w:rPr>
          <w:rStyle w:val="Heading2Char"/>
          <w:rFonts w:ascii="Times New Roman" w:hAnsi="Times New Roman" w:cs="Times New Roman"/>
          <w:b/>
          <w:bCs/>
          <w:color w:val="000000"/>
          <w:sz w:val="24"/>
          <w:szCs w:val="24"/>
        </w:rPr>
        <w:t>SRS 2-14.1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3E4638E5" w14:textId="3D1F152C" w:rsidR="005C1387" w:rsidRDefault="005C1387" w:rsidP="005C1387">
      <w:pPr>
        <w:spacing w:before="240" w:after="0" w:line="240" w:lineRule="auto"/>
        <w:rPr>
          <w:rFonts w:ascii="Times New Roman" w:hAnsi="Times New Roman" w:cs="Times New Roman"/>
          <w:b/>
          <w:bCs/>
          <w:sz w:val="29"/>
          <w:szCs w:val="29"/>
        </w:rPr>
      </w:pPr>
      <w:commentRangeStart w:id="8"/>
      <w:r w:rsidRPr="00354B18">
        <w:rPr>
          <w:rFonts w:ascii="Times New Roman" w:hAnsi="Times New Roman" w:cs="Times New Roman"/>
          <w:b/>
          <w:bCs/>
          <w:sz w:val="29"/>
          <w:szCs w:val="29"/>
        </w:rPr>
        <w:t>URS3</w:t>
      </w:r>
      <w:commentRangeEnd w:id="8"/>
      <w:r w:rsidR="00C14AD4">
        <w:rPr>
          <w:rStyle w:val="CommentReference"/>
        </w:rPr>
        <w:commentReference w:id="8"/>
      </w:r>
      <w:r w:rsidRPr="00354B18">
        <w:rPr>
          <w:rFonts w:ascii="Times New Roman" w:hAnsi="Times New Roman" w:cs="Times New Roman"/>
          <w:b/>
          <w:bCs/>
          <w:sz w:val="29"/>
          <w:szCs w:val="29"/>
        </w:rPr>
        <w:t>.1</w:t>
      </w:r>
      <w:r w:rsidR="00CF0434">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approve Lecturer or Student account.</w:t>
      </w:r>
    </w:p>
    <w:p w14:paraId="107A1F6F" w14:textId="77777777" w:rsidR="00F1735E" w:rsidRDefault="00F1735E" w:rsidP="00F1735E">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Administrator main page interface.</w:t>
      </w:r>
    </w:p>
    <w:p w14:paraId="38149248" w14:textId="77777777" w:rsidR="00F1735E" w:rsidRDefault="00F1735E" w:rsidP="00F1735E">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manage account main page interface.</w:t>
      </w:r>
    </w:p>
    <w:p w14:paraId="083CAD66" w14:textId="77777777" w:rsidR="00F1735E" w:rsidRPr="00722A1A" w:rsidRDefault="00F1735E" w:rsidP="00F1735E">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1AD4E259" w14:textId="77777777" w:rsidR="00F1735E" w:rsidRDefault="00F1735E" w:rsidP="00F1735E">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p>
    <w:p w14:paraId="73FC1DF6" w14:textId="11BAA5DB" w:rsidR="00F1735E" w:rsidRDefault="00F1735E" w:rsidP="00F1735E">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3-5.1: </w:t>
      </w:r>
      <w:r>
        <w:rPr>
          <w:rFonts w:ascii="Times New Roman" w:hAnsi="Times New Roman" w:cs="Times New Roman"/>
          <w:sz w:val="24"/>
          <w:szCs w:val="24"/>
        </w:rPr>
        <w:t xml:space="preserve">The system </w:t>
      </w:r>
      <w:r w:rsidR="006F1855">
        <w:rPr>
          <w:rFonts w:ascii="Times New Roman" w:hAnsi="Times New Roman" w:cs="Times New Roman"/>
          <w:sz w:val="24"/>
          <w:szCs w:val="24"/>
        </w:rPr>
        <w:t>shall</w:t>
      </w:r>
      <w:r>
        <w:rPr>
          <w:rFonts w:ascii="Times New Roman" w:hAnsi="Times New Roman" w:cs="Times New Roman"/>
          <w:sz w:val="24"/>
          <w:szCs w:val="24"/>
        </w:rPr>
        <w:t xml:space="preserve"> update the data in database.</w:t>
      </w:r>
    </w:p>
    <w:p w14:paraId="2A1657F6" w14:textId="77777777" w:rsidR="00F1735E" w:rsidRDefault="00F1735E" w:rsidP="00F1735E">
      <w:pPr>
        <w:spacing w:after="0" w:line="240" w:lineRule="auto"/>
        <w:ind w:left="1627" w:hanging="1267"/>
        <w:rPr>
          <w:rFonts w:ascii="Times New Roman" w:hAnsi="Times New Roman" w:cs="Times New Roman"/>
          <w:b/>
          <w:bCs/>
          <w:sz w:val="24"/>
          <w:szCs w:val="24"/>
        </w:rPr>
      </w:pPr>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p>
    <w:p w14:paraId="6FDF5765" w14:textId="40797AC1" w:rsidR="00BD34DE" w:rsidRDefault="00F1735E" w:rsidP="006F1855">
      <w:pPr>
        <w:spacing w:after="0" w:line="240" w:lineRule="auto"/>
        <w:ind w:left="1627" w:hanging="1267"/>
        <w:rPr>
          <w:rFonts w:ascii="Times New Roman" w:hAnsi="Times New Roman" w:cs="Times New Roman"/>
          <w:b/>
          <w:bCs/>
          <w:sz w:val="29"/>
          <w:szCs w:val="29"/>
        </w:rPr>
      </w:pPr>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78823B8F" w14:textId="77777777" w:rsidR="00F83A78" w:rsidRDefault="00F83A78" w:rsidP="006F1855">
      <w:pPr>
        <w:spacing w:after="0" w:line="240" w:lineRule="auto"/>
        <w:ind w:left="1627" w:hanging="1267"/>
        <w:rPr>
          <w:rFonts w:ascii="Times New Roman" w:hAnsi="Times New Roman" w:cs="Times New Roman"/>
          <w:b/>
          <w:bCs/>
          <w:sz w:val="29"/>
          <w:szCs w:val="29"/>
        </w:rPr>
      </w:pPr>
    </w:p>
    <w:p w14:paraId="3733CEC4" w14:textId="77777777" w:rsidR="00F83A78" w:rsidRDefault="00F83A78" w:rsidP="006F1855">
      <w:pPr>
        <w:spacing w:after="0" w:line="240" w:lineRule="auto"/>
        <w:ind w:left="1627" w:hanging="1267"/>
        <w:rPr>
          <w:rFonts w:ascii="Times New Roman" w:hAnsi="Times New Roman" w:cs="Times New Roman"/>
          <w:b/>
          <w:bCs/>
          <w:sz w:val="29"/>
          <w:szCs w:val="29"/>
        </w:rPr>
      </w:pPr>
    </w:p>
    <w:p w14:paraId="59900BBE" w14:textId="77777777" w:rsidR="00F83A78" w:rsidRPr="00354B18" w:rsidRDefault="00F83A78" w:rsidP="006F1855">
      <w:pPr>
        <w:spacing w:after="0" w:line="240" w:lineRule="auto"/>
        <w:ind w:left="1627" w:hanging="1267"/>
        <w:rPr>
          <w:rFonts w:ascii="Times New Roman" w:hAnsi="Times New Roman" w:cs="Times New Roman"/>
          <w:b/>
          <w:bCs/>
          <w:sz w:val="29"/>
          <w:szCs w:val="29"/>
        </w:rPr>
      </w:pPr>
    </w:p>
    <w:p w14:paraId="00C4934E" w14:textId="6C7C02DC"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lastRenderedPageBreak/>
        <w:t>URS4.1</w:t>
      </w:r>
      <w:r w:rsidR="00CF0434">
        <w:rPr>
          <w:rFonts w:ascii="Times New Roman" w:hAnsi="Times New Roman" w:cs="Times New Roman"/>
          <w:b/>
          <w:bCs/>
          <w:sz w:val="29"/>
          <w:szCs w:val="29"/>
        </w:rPr>
        <w:t xml:space="preserve"> </w:t>
      </w:r>
      <w:r w:rsidRPr="00354B18">
        <w:rPr>
          <w:rFonts w:ascii="Times New Roman" w:hAnsi="Times New Roman" w:cs="Times New Roman"/>
          <w:b/>
          <w:bCs/>
          <w:sz w:val="29"/>
          <w:szCs w:val="29"/>
        </w:rPr>
        <w:t>Lecturer can edit personal information.</w:t>
      </w:r>
    </w:p>
    <w:p w14:paraId="02454AC8" w14:textId="77777777" w:rsidR="00DA0AFB" w:rsidRPr="00A85EC0" w:rsidRDefault="00DA0AFB" w:rsidP="006F1855">
      <w:pPr>
        <w:spacing w:after="0" w:line="240" w:lineRule="auto"/>
        <w:ind w:left="1530" w:hanging="1170"/>
        <w:rPr>
          <w:rFonts w:ascii="Times New Roman" w:hAnsi="Times New Roman" w:cs="Times New Roman"/>
          <w:sz w:val="24"/>
          <w:szCs w:val="24"/>
        </w:rPr>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7527C26"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72719F1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0BF010D1"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13C1D9E6"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D11A55"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06EBF73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576AAC8"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548272ED"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2B7FD7C0" w14:textId="77777777" w:rsidR="00DA0AFB" w:rsidRPr="00A85EC0"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849892" w14:textId="77777777" w:rsidR="00DA0AFB"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061F705D" w14:textId="77777777" w:rsidR="00F83A78" w:rsidRDefault="00F83A78" w:rsidP="006F1855">
      <w:pPr>
        <w:spacing w:after="0" w:line="240" w:lineRule="auto"/>
        <w:ind w:left="1620" w:hanging="1260"/>
        <w:rPr>
          <w:rFonts w:ascii="Times New Roman" w:hAnsi="Times New Roman" w:cs="Times New Roman"/>
          <w:sz w:val="24"/>
          <w:szCs w:val="24"/>
        </w:rPr>
      </w:pPr>
    </w:p>
    <w:p w14:paraId="7F264851" w14:textId="77777777" w:rsidR="00F83A78" w:rsidRDefault="00F83A78" w:rsidP="006F1855">
      <w:pPr>
        <w:spacing w:after="0" w:line="240" w:lineRule="auto"/>
        <w:ind w:left="1620" w:hanging="1260"/>
        <w:rPr>
          <w:rFonts w:ascii="Times New Roman" w:hAnsi="Times New Roman" w:cs="Times New Roman"/>
          <w:sz w:val="24"/>
          <w:szCs w:val="24"/>
        </w:rPr>
      </w:pPr>
    </w:p>
    <w:p w14:paraId="7AB155E4" w14:textId="77777777" w:rsidR="00F83A78" w:rsidRDefault="00F83A78" w:rsidP="006F1855">
      <w:pPr>
        <w:spacing w:after="0" w:line="240" w:lineRule="auto"/>
        <w:ind w:left="1620" w:hanging="1260"/>
        <w:rPr>
          <w:rFonts w:ascii="Times New Roman" w:hAnsi="Times New Roman" w:cs="Times New Roman"/>
          <w:sz w:val="24"/>
          <w:szCs w:val="24"/>
        </w:rPr>
      </w:pPr>
    </w:p>
    <w:p w14:paraId="0038FF72" w14:textId="77777777" w:rsidR="00F83A78" w:rsidRDefault="00F83A78" w:rsidP="006F1855">
      <w:pPr>
        <w:spacing w:after="0" w:line="240" w:lineRule="auto"/>
        <w:ind w:left="1620" w:hanging="1260"/>
        <w:rPr>
          <w:rFonts w:ascii="Times New Roman" w:hAnsi="Times New Roman" w:cs="Times New Roman"/>
          <w:sz w:val="24"/>
          <w:szCs w:val="24"/>
        </w:rPr>
      </w:pPr>
    </w:p>
    <w:p w14:paraId="25AC7662" w14:textId="77777777" w:rsidR="00F83A78" w:rsidRDefault="00F83A78" w:rsidP="006F1855">
      <w:pPr>
        <w:spacing w:after="0" w:line="240" w:lineRule="auto"/>
        <w:ind w:left="1620" w:hanging="1260"/>
        <w:rPr>
          <w:rFonts w:ascii="Times New Roman" w:hAnsi="Times New Roman" w:cs="Times New Roman"/>
          <w:sz w:val="24"/>
          <w:szCs w:val="24"/>
        </w:rPr>
      </w:pPr>
    </w:p>
    <w:p w14:paraId="64464965" w14:textId="77777777" w:rsidR="00F83A78" w:rsidRDefault="00F83A78" w:rsidP="006F1855">
      <w:pPr>
        <w:spacing w:after="0" w:line="240" w:lineRule="auto"/>
        <w:ind w:left="1620" w:hanging="1260"/>
        <w:rPr>
          <w:rFonts w:ascii="Times New Roman" w:hAnsi="Times New Roman" w:cs="Times New Roman"/>
          <w:sz w:val="24"/>
          <w:szCs w:val="24"/>
        </w:rPr>
      </w:pPr>
    </w:p>
    <w:p w14:paraId="777A8DF7" w14:textId="77777777" w:rsidR="00F83A78" w:rsidRDefault="00F83A78" w:rsidP="006F1855">
      <w:pPr>
        <w:spacing w:after="0" w:line="240" w:lineRule="auto"/>
        <w:ind w:left="1620" w:hanging="1260"/>
        <w:rPr>
          <w:rFonts w:ascii="Times New Roman" w:hAnsi="Times New Roman" w:cs="Times New Roman"/>
          <w:sz w:val="24"/>
          <w:szCs w:val="24"/>
        </w:rPr>
      </w:pPr>
    </w:p>
    <w:p w14:paraId="33A53A9C" w14:textId="77777777" w:rsidR="00F83A78" w:rsidRDefault="00F83A78" w:rsidP="006F1855">
      <w:pPr>
        <w:spacing w:after="0" w:line="240" w:lineRule="auto"/>
        <w:ind w:left="1620" w:hanging="1260"/>
        <w:rPr>
          <w:rFonts w:ascii="Times New Roman" w:hAnsi="Times New Roman" w:cs="Times New Roman"/>
          <w:sz w:val="24"/>
          <w:szCs w:val="24"/>
        </w:rPr>
      </w:pPr>
    </w:p>
    <w:p w14:paraId="64C65281" w14:textId="77777777" w:rsidR="00F83A78" w:rsidRDefault="00F83A78" w:rsidP="006F1855">
      <w:pPr>
        <w:spacing w:after="0" w:line="240" w:lineRule="auto"/>
        <w:ind w:left="1620" w:hanging="1260"/>
        <w:rPr>
          <w:rFonts w:ascii="Times New Roman" w:hAnsi="Times New Roman" w:cs="Times New Roman"/>
          <w:sz w:val="24"/>
          <w:szCs w:val="24"/>
        </w:rPr>
      </w:pPr>
    </w:p>
    <w:p w14:paraId="275804EB" w14:textId="77777777" w:rsidR="00F83A78" w:rsidRDefault="00F83A78" w:rsidP="006F1855">
      <w:pPr>
        <w:spacing w:after="0" w:line="240" w:lineRule="auto"/>
        <w:ind w:left="1620" w:hanging="1260"/>
        <w:rPr>
          <w:rFonts w:ascii="Times New Roman" w:hAnsi="Times New Roman" w:cs="Times New Roman"/>
          <w:sz w:val="24"/>
          <w:szCs w:val="24"/>
        </w:rPr>
      </w:pPr>
    </w:p>
    <w:p w14:paraId="76C16DFB" w14:textId="77777777" w:rsidR="00F83A78" w:rsidRDefault="00F83A78" w:rsidP="006F1855">
      <w:pPr>
        <w:spacing w:after="0" w:line="240" w:lineRule="auto"/>
        <w:ind w:left="1620" w:hanging="1260"/>
        <w:rPr>
          <w:rFonts w:ascii="Times New Roman" w:hAnsi="Times New Roman" w:cs="Times New Roman"/>
          <w:sz w:val="24"/>
          <w:szCs w:val="24"/>
        </w:rPr>
      </w:pPr>
    </w:p>
    <w:p w14:paraId="75A52261" w14:textId="77777777" w:rsidR="00F83A78" w:rsidRDefault="00F83A78" w:rsidP="006F1855">
      <w:pPr>
        <w:spacing w:after="0" w:line="240" w:lineRule="auto"/>
        <w:ind w:left="1620" w:hanging="1260"/>
        <w:rPr>
          <w:rFonts w:ascii="Times New Roman" w:hAnsi="Times New Roman" w:cs="Times New Roman"/>
          <w:sz w:val="24"/>
          <w:szCs w:val="24"/>
        </w:rPr>
      </w:pPr>
    </w:p>
    <w:p w14:paraId="5B24C82A" w14:textId="77777777" w:rsidR="00F83A78" w:rsidRDefault="00F83A78" w:rsidP="006F1855">
      <w:pPr>
        <w:spacing w:after="0" w:line="240" w:lineRule="auto"/>
        <w:ind w:left="1620" w:hanging="1260"/>
        <w:rPr>
          <w:rFonts w:ascii="Times New Roman" w:hAnsi="Times New Roman" w:cs="Times New Roman"/>
          <w:sz w:val="24"/>
          <w:szCs w:val="24"/>
        </w:rPr>
      </w:pPr>
    </w:p>
    <w:p w14:paraId="2D1FE6E0" w14:textId="77777777" w:rsidR="00F83A78" w:rsidRDefault="00F83A78" w:rsidP="006F1855">
      <w:pPr>
        <w:spacing w:after="0" w:line="240" w:lineRule="auto"/>
        <w:ind w:left="1620" w:hanging="1260"/>
        <w:rPr>
          <w:rFonts w:ascii="Times New Roman" w:hAnsi="Times New Roman" w:cs="Times New Roman"/>
          <w:sz w:val="24"/>
          <w:szCs w:val="24"/>
        </w:rPr>
      </w:pPr>
    </w:p>
    <w:p w14:paraId="3BE8DD44" w14:textId="77777777" w:rsidR="00F83A78" w:rsidRDefault="00F83A78" w:rsidP="006F1855">
      <w:pPr>
        <w:spacing w:after="0" w:line="240" w:lineRule="auto"/>
        <w:ind w:left="1620" w:hanging="1260"/>
        <w:rPr>
          <w:rFonts w:ascii="Times New Roman" w:hAnsi="Times New Roman" w:cs="Times New Roman"/>
          <w:sz w:val="24"/>
          <w:szCs w:val="24"/>
        </w:rPr>
      </w:pPr>
    </w:p>
    <w:p w14:paraId="6F7D54E3" w14:textId="77777777" w:rsidR="00F83A78" w:rsidRDefault="00F83A78" w:rsidP="006F1855">
      <w:pPr>
        <w:spacing w:after="0" w:line="240" w:lineRule="auto"/>
        <w:ind w:left="1620" w:hanging="1260"/>
        <w:rPr>
          <w:rFonts w:ascii="Times New Roman" w:hAnsi="Times New Roman" w:cs="Times New Roman"/>
          <w:sz w:val="24"/>
          <w:szCs w:val="24"/>
        </w:rPr>
      </w:pPr>
    </w:p>
    <w:p w14:paraId="362E8AD7" w14:textId="77777777" w:rsidR="00F83A78" w:rsidRDefault="00F83A78" w:rsidP="006F1855">
      <w:pPr>
        <w:spacing w:after="0" w:line="240" w:lineRule="auto"/>
        <w:ind w:left="1620" w:hanging="1260"/>
        <w:rPr>
          <w:rFonts w:ascii="Times New Roman" w:hAnsi="Times New Roman" w:cs="Times New Roman"/>
          <w:sz w:val="24"/>
          <w:szCs w:val="24"/>
        </w:rPr>
      </w:pPr>
    </w:p>
    <w:p w14:paraId="3291360B" w14:textId="77777777" w:rsidR="00F83A78" w:rsidRPr="00A85EC0" w:rsidRDefault="00F83A78" w:rsidP="006F1855">
      <w:pPr>
        <w:spacing w:after="0" w:line="240" w:lineRule="auto"/>
        <w:ind w:left="1620" w:hanging="1260"/>
        <w:rPr>
          <w:rFonts w:ascii="Times New Roman" w:hAnsi="Times New Roman" w:cs="Times New Roman"/>
          <w:sz w:val="24"/>
          <w:szCs w:val="24"/>
        </w:rPr>
      </w:pPr>
    </w:p>
    <w:p w14:paraId="2E109A7E" w14:textId="77777777" w:rsidR="00EF761D" w:rsidRDefault="005C1387" w:rsidP="005C1387">
      <w:pPr>
        <w:spacing w:before="240" w:after="0" w:line="240" w:lineRule="auto"/>
        <w:jc w:val="thaiDistribute"/>
        <w:rPr>
          <w:rFonts w:ascii="Times New Roman" w:hAnsi="Times New Roman" w:cs="Times New Roman"/>
          <w:sz w:val="24"/>
          <w:szCs w:val="24"/>
        </w:rPr>
      </w:pPr>
      <w:r w:rsidRPr="00354B18">
        <w:rPr>
          <w:rFonts w:ascii="Times New Roman" w:hAnsi="Times New Roman" w:cs="Times New Roman"/>
          <w:b/>
          <w:bCs/>
          <w:sz w:val="29"/>
          <w:szCs w:val="29"/>
        </w:rPr>
        <w:lastRenderedPageBreak/>
        <w:t>URS5.1 Student can edit personal information.</w:t>
      </w:r>
    </w:p>
    <w:p w14:paraId="15F52163"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80E8A42"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60DB0820"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DD3A118"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AD7FE05"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B38D9A9"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F030C0D"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22F21887"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3CA3C9A9" w14:textId="77777777" w:rsidR="00DA0AFB" w:rsidRPr="00A85EC0" w:rsidRDefault="00DA0AFB" w:rsidP="006F1855">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727C3155" w14:textId="77777777" w:rsidR="00DA0AFB" w:rsidRPr="00A85EC0"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17D7B06" w14:textId="77777777" w:rsidR="00DA0AFB" w:rsidRPr="004F0C87" w:rsidRDefault="00DA0AFB" w:rsidP="006F1855">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28B5B758" w14:textId="3AC8837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URS6.1 User can log in to</w:t>
      </w:r>
      <w:r w:rsidRPr="0033544C">
        <w:rPr>
          <w:rFonts w:ascii="Times New Roman" w:hAnsi="Times New Roman" w:cs="Times New Roman"/>
          <w:b/>
          <w:bCs/>
          <w:sz w:val="29"/>
          <w:szCs w:val="29"/>
        </w:rPr>
        <w:t xml:space="preserve"> the system.</w:t>
      </w:r>
    </w:p>
    <w:p w14:paraId="30AB4C27" w14:textId="77777777" w:rsidR="00C77F60" w:rsidRPr="00E941D6" w:rsidRDefault="00C77F60" w:rsidP="006F1855">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1-2.1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36953D13" w14:textId="77777777" w:rsidR="00C77F60" w:rsidRDefault="00C77F60" w:rsidP="006F1855">
      <w:pPr>
        <w:spacing w:after="0" w:line="240" w:lineRule="auto"/>
        <w:ind w:left="1526" w:hanging="1166"/>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1654D1A1" w14:textId="0B3EA3FE" w:rsidR="00C77F60" w:rsidRDefault="00C77F60" w:rsidP="006F1855">
      <w:pPr>
        <w:spacing w:after="0" w:line="240" w:lineRule="auto"/>
        <w:ind w:left="1526" w:hanging="1166"/>
        <w:rPr>
          <w:rFonts w:ascii="Times New Roman" w:hAnsi="Times New Roman" w:cs="Times New Roman"/>
          <w:sz w:val="24"/>
          <w:szCs w:val="24"/>
        </w:rPr>
      </w:pPr>
      <w:r w:rsidRPr="00722A1A">
        <w:rPr>
          <w:rFonts w:ascii="Times New Roman" w:hAnsi="Times New Roman" w:cs="Times New Roman"/>
          <w:b/>
          <w:bCs/>
          <w:sz w:val="24"/>
          <w:szCs w:val="24"/>
        </w:rPr>
        <w:t>SRS</w:t>
      </w:r>
      <w:r w:rsidR="00FD1CE7">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4EFACB27" w14:textId="77777777" w:rsidR="00C77F60" w:rsidRPr="00B13768" w:rsidRDefault="00C77F60" w:rsidP="006F1855">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6</w:t>
      </w:r>
      <w:r w:rsidRPr="00B13768">
        <w:rPr>
          <w:rFonts w:ascii="Times New Roman" w:hAnsi="Times New Roman" w:cs="Times New Roman"/>
          <w:b/>
          <w:bCs/>
          <w:sz w:val="24"/>
          <w:szCs w:val="24"/>
        </w:rPr>
        <w:t>-1</w:t>
      </w:r>
      <w:r>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065083D1" w14:textId="77777777" w:rsidR="00C77F60" w:rsidRPr="00775D3E"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6-2.1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provide Login interface on the mobile application, including username and password for Lecturer/Student login his/her account into the system.</w:t>
      </w:r>
    </w:p>
    <w:p w14:paraId="59DDAAF0" w14:textId="77777777" w:rsidR="00C77F60" w:rsidRPr="00775D3E"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6-3.1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w:t>
      </w:r>
      <w:r w:rsidRPr="00775D3E">
        <w:rPr>
          <w:rFonts w:ascii="Times New Roman" w:eastAsia="Pontano Sans" w:hAnsi="Times New Roman" w:cs="Times New Roman"/>
          <w:sz w:val="24"/>
          <w:szCs w:val="24"/>
        </w:rPr>
        <w:t>fetch</w:t>
      </w:r>
      <w:r w:rsidRPr="00775D3E">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27F39401" w14:textId="77777777" w:rsidR="00C77F60" w:rsidRDefault="00C77F60" w:rsidP="006F1855">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6-4.1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display “Invalid Username and/or Password” when username and password are wrong to Lecturer/Student.</w:t>
      </w:r>
    </w:p>
    <w:p w14:paraId="359DA39A" w14:textId="77777777" w:rsidR="00F83A78" w:rsidRDefault="00F83A78" w:rsidP="006F1855">
      <w:pPr>
        <w:spacing w:after="0" w:line="240" w:lineRule="auto"/>
        <w:ind w:left="1526" w:hanging="1166"/>
        <w:rPr>
          <w:rFonts w:ascii="Times New Roman" w:hAnsi="Times New Roman" w:cs="Times New Roman"/>
          <w:sz w:val="24"/>
          <w:szCs w:val="24"/>
        </w:rPr>
      </w:pPr>
    </w:p>
    <w:p w14:paraId="7B9A156C" w14:textId="77777777" w:rsidR="00F83A78" w:rsidRDefault="00F83A78" w:rsidP="006F1855">
      <w:pPr>
        <w:spacing w:after="0" w:line="240" w:lineRule="auto"/>
        <w:ind w:left="1526" w:hanging="1166"/>
        <w:rPr>
          <w:rFonts w:ascii="Times New Roman" w:hAnsi="Times New Roman" w:cs="Times New Roman"/>
          <w:sz w:val="24"/>
          <w:szCs w:val="24"/>
        </w:rPr>
      </w:pPr>
    </w:p>
    <w:p w14:paraId="6134BF34" w14:textId="77777777" w:rsidR="00F83A78" w:rsidRDefault="00F83A78" w:rsidP="006F1855">
      <w:pPr>
        <w:spacing w:after="0" w:line="240" w:lineRule="auto"/>
        <w:ind w:left="1526" w:hanging="1166"/>
        <w:rPr>
          <w:rFonts w:ascii="Times New Roman" w:hAnsi="Times New Roman" w:cs="Times New Roman"/>
          <w:sz w:val="24"/>
          <w:szCs w:val="24"/>
        </w:rPr>
      </w:pPr>
    </w:p>
    <w:p w14:paraId="3F98082E" w14:textId="77777777" w:rsidR="00F83A78" w:rsidRPr="00775D3E" w:rsidRDefault="00F83A78" w:rsidP="006F1855">
      <w:pPr>
        <w:spacing w:after="0" w:line="240" w:lineRule="auto"/>
        <w:ind w:left="1526" w:hanging="1166"/>
        <w:rPr>
          <w:rFonts w:ascii="Times New Roman" w:hAnsi="Times New Roman" w:cs="Times New Roman"/>
          <w:sz w:val="24"/>
          <w:szCs w:val="24"/>
        </w:rPr>
      </w:pPr>
    </w:p>
    <w:p w14:paraId="016F6995" w14:textId="72417C66"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URS7.1 User can log out to</w:t>
      </w:r>
      <w:r w:rsidRPr="0033544C">
        <w:rPr>
          <w:rFonts w:ascii="Times New Roman" w:hAnsi="Times New Roman" w:cs="Times New Roman"/>
          <w:b/>
          <w:bCs/>
          <w:sz w:val="29"/>
          <w:szCs w:val="29"/>
        </w:rPr>
        <w:t xml:space="preserve"> the system.</w:t>
      </w:r>
    </w:p>
    <w:p w14:paraId="762C3066" w14:textId="442872FE" w:rsidR="00FD1CE7" w:rsidRPr="00E74F27" w:rsidRDefault="00E74F27" w:rsidP="00FD1CE7">
      <w:pPr>
        <w:spacing w:after="0" w:line="240" w:lineRule="auto"/>
        <w:ind w:left="1530" w:hanging="1170"/>
        <w:jc w:val="thaiDistribute"/>
        <w:rPr>
          <w:rFonts w:ascii="Times New Roman" w:hAnsi="Times New Roman" w:cs="Times New Roman"/>
          <w:sz w:val="24"/>
          <w:szCs w:val="24"/>
        </w:rPr>
      </w:pPr>
      <w:r w:rsidRPr="00E74F27">
        <w:rPr>
          <w:rFonts w:ascii="Times New Roman" w:hAnsi="Times New Roman" w:cs="Times New Roman"/>
          <w:b/>
          <w:bCs/>
          <w:sz w:val="24"/>
          <w:szCs w:val="24"/>
        </w:rPr>
        <w:t xml:space="preserve">SRS 6-1.1: </w:t>
      </w:r>
      <w:r w:rsidRPr="00E74F27">
        <w:rPr>
          <w:rFonts w:ascii="Times New Roman" w:hAnsi="Times New Roman" w:cs="Times New Roman"/>
          <w:sz w:val="24"/>
          <w:szCs w:val="24"/>
        </w:rPr>
        <w:t>The system shall redirect to Login page on the mobile application.</w:t>
      </w:r>
    </w:p>
    <w:p w14:paraId="2C4A8EDD" w14:textId="7643B037" w:rsidR="00E74F27" w:rsidRDefault="00E74F27" w:rsidP="00CF0434">
      <w:pPr>
        <w:spacing w:after="0" w:line="240" w:lineRule="auto"/>
        <w:ind w:left="1530" w:hanging="1170"/>
        <w:jc w:val="thaiDistribute"/>
        <w:rPr>
          <w:rFonts w:ascii="Times New Roman" w:hAnsi="Times New Roman" w:cs="Times New Roman"/>
          <w:b/>
          <w:bCs/>
          <w:sz w:val="29"/>
          <w:szCs w:val="29"/>
        </w:rPr>
      </w:pPr>
      <w:r w:rsidRPr="00E74F27">
        <w:rPr>
          <w:rStyle w:val="Heading2Char"/>
          <w:rFonts w:ascii="Times New Roman" w:hAnsi="Times New Roman" w:cs="Times New Roman"/>
          <w:b/>
          <w:bCs/>
          <w:color w:val="000000"/>
          <w:sz w:val="24"/>
          <w:szCs w:val="24"/>
        </w:rPr>
        <w:t>SRS 7-</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The system provides Log out form in all page on the mobile application.</w:t>
      </w:r>
    </w:p>
    <w:p w14:paraId="5C4B5BC5" w14:textId="77777777" w:rsidR="005C1387" w:rsidRDefault="005C1387" w:rsidP="005C1387">
      <w:pPr>
        <w:spacing w:before="240" w:after="0" w:line="240" w:lineRule="auto"/>
        <w:rPr>
          <w:rFonts w:ascii="Times New Roman" w:hAnsi="Times New Roman" w:cs="Times New Roman"/>
          <w:b/>
          <w:bCs/>
          <w:sz w:val="29"/>
          <w:szCs w:val="29"/>
        </w:rPr>
      </w:pPr>
      <w:commentRangeStart w:id="9"/>
      <w:r>
        <w:rPr>
          <w:rFonts w:ascii="Times New Roman" w:hAnsi="Times New Roman" w:cs="Times New Roman"/>
          <w:b/>
          <w:bCs/>
          <w:sz w:val="29"/>
          <w:szCs w:val="29"/>
        </w:rPr>
        <w:t>URS8</w:t>
      </w:r>
      <w:commentRangeEnd w:id="9"/>
      <w:r w:rsidR="00C14AD4">
        <w:rPr>
          <w:rStyle w:val="CommentReference"/>
        </w:rPr>
        <w:commentReference w:id="9"/>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semester.</w:t>
      </w:r>
    </w:p>
    <w:p w14:paraId="29A04BBD" w14:textId="77777777" w:rsidR="00F1735E" w:rsidRPr="00E74F27" w:rsidRDefault="00F1735E" w:rsidP="00F1735E">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p>
    <w:p w14:paraId="05864A63" w14:textId="0F6720CC" w:rsidR="00F1735E" w:rsidRPr="00E74F27" w:rsidRDefault="00F1735E" w:rsidP="00F1735E">
      <w:pPr>
        <w:spacing w:after="0" w:line="240" w:lineRule="auto"/>
        <w:ind w:left="1530" w:hanging="1170"/>
        <w:rPr>
          <w:rFonts w:ascii="Times New Roman" w:hAnsi="Times New Roman" w:cs="Times New Roman"/>
          <w:color w:val="000000" w:themeColor="text1"/>
          <w:sz w:val="24"/>
          <w:szCs w:val="24"/>
        </w:rPr>
      </w:pPr>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F0434">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color w:val="000000" w:themeColor="text1"/>
          <w:sz w:val="24"/>
          <w:szCs w:val="24"/>
        </w:rPr>
        <w:t>.</w:t>
      </w:r>
    </w:p>
    <w:p w14:paraId="0BE05856" w14:textId="77777777" w:rsidR="00F1735E" w:rsidRPr="00E74F27"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p>
    <w:p w14:paraId="38A9A0B4" w14:textId="77777777" w:rsidR="00F1735E"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p>
    <w:p w14:paraId="5E86DB7A" w14:textId="77777777" w:rsidR="00F1735E"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p>
    <w:p w14:paraId="769EB919" w14:textId="77777777" w:rsidR="00F1735E" w:rsidRPr="00E74F27" w:rsidRDefault="00F1735E" w:rsidP="00F1735E">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p>
    <w:p w14:paraId="554E53D5" w14:textId="5904488E" w:rsidR="005C1387" w:rsidRDefault="005C1387" w:rsidP="005C1387">
      <w:pPr>
        <w:spacing w:before="240" w:after="0" w:line="240" w:lineRule="auto"/>
        <w:jc w:val="thaiDistribute"/>
        <w:rPr>
          <w:rFonts w:ascii="Times New Roman" w:hAnsi="Times New Roman" w:cs="Times New Roman"/>
          <w:b/>
          <w:bCs/>
          <w:sz w:val="29"/>
          <w:szCs w:val="29"/>
        </w:rPr>
      </w:pPr>
      <w:commentRangeStart w:id="10"/>
      <w:r>
        <w:rPr>
          <w:rFonts w:ascii="Times New Roman" w:hAnsi="Times New Roman" w:cs="Times New Roman"/>
          <w:b/>
          <w:bCs/>
          <w:sz w:val="29"/>
          <w:szCs w:val="29"/>
        </w:rPr>
        <w:t>URS9</w:t>
      </w:r>
      <w:commentRangeEnd w:id="10"/>
      <w:r w:rsidR="00C14AD4">
        <w:rPr>
          <w:rStyle w:val="CommentReference"/>
        </w:rPr>
        <w:commentReference w:id="10"/>
      </w:r>
      <w:r>
        <w:rPr>
          <w:rFonts w:ascii="Times New Roman" w:hAnsi="Times New Roman" w:cs="Times New Roman"/>
          <w:b/>
          <w:bCs/>
          <w:sz w:val="29"/>
          <w:szCs w:val="29"/>
        </w:rPr>
        <w:t>.1</w:t>
      </w:r>
      <w:r w:rsidRPr="005C1387">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edit a semester.</w:t>
      </w:r>
    </w:p>
    <w:p w14:paraId="7305A0DD" w14:textId="77777777" w:rsidR="00F1735E" w:rsidRPr="006D601A"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p>
    <w:p w14:paraId="39F94442" w14:textId="77777777" w:rsidR="00F1735E" w:rsidRDefault="00F1735E" w:rsidP="00F1735E">
      <w:pPr>
        <w:spacing w:after="0" w:line="240" w:lineRule="auto"/>
        <w:ind w:left="1530" w:hanging="1170"/>
        <w:rPr>
          <w:rStyle w:val="Heading2Char"/>
          <w:rFonts w:ascii="Times New Roman" w:hAnsi="Times New Roman" w:cs="Times New Roman"/>
          <w:b/>
          <w:bCs/>
          <w:color w:val="000000" w:themeColor="text1"/>
          <w:sz w:val="24"/>
          <w:szCs w:val="24"/>
        </w:rPr>
      </w:pPr>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p>
    <w:p w14:paraId="2ABC6920" w14:textId="0261EE0E" w:rsidR="00F1735E" w:rsidRPr="007D2B58"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F0434">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sidRPr="007D2B58">
        <w:rPr>
          <w:rFonts w:ascii="Times New Roman" w:hAnsi="Times New Roman" w:cs="Times New Roman"/>
          <w:color w:val="000000" w:themeColor="text1"/>
          <w:sz w:val="24"/>
          <w:szCs w:val="24"/>
        </w:rPr>
        <w:t>.</w:t>
      </w:r>
    </w:p>
    <w:p w14:paraId="1919BF9A" w14:textId="77777777" w:rsidR="00F1735E"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p>
    <w:p w14:paraId="0BD83BA8" w14:textId="01F64E8E" w:rsidR="00F1735E" w:rsidRPr="006D601A" w:rsidRDefault="00F1735E" w:rsidP="00F1735E">
      <w:pPr>
        <w:spacing w:after="0" w:line="240" w:lineRule="auto"/>
        <w:ind w:left="1530" w:hanging="1170"/>
        <w:rPr>
          <w:rFonts w:ascii="Times New Roman" w:hAnsi="Times New Roman" w:cs="Times New Roman"/>
          <w:b/>
          <w:bCs/>
          <w:color w:val="000000" w:themeColor="text1"/>
          <w:sz w:val="24"/>
          <w:szCs w:val="24"/>
        </w:rPr>
      </w:pPr>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 xml:space="preserve">The system </w:t>
      </w:r>
      <w:r w:rsidR="009E367A">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sz w:val="24"/>
          <w:szCs w:val="24"/>
        </w:rPr>
        <w:t>.</w:t>
      </w:r>
    </w:p>
    <w:p w14:paraId="0175652A" w14:textId="77777777" w:rsidR="00F1735E" w:rsidRDefault="00F1735E" w:rsidP="00F1735E">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p>
    <w:p w14:paraId="146067D9" w14:textId="57B016EE"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URS10.1 </w:t>
      </w:r>
      <w:r w:rsidRPr="00354B18">
        <w:rPr>
          <w:rFonts w:ascii="Times New Roman" w:hAnsi="Times New Roman" w:cs="Times New Roman"/>
          <w:b/>
          <w:bCs/>
          <w:sz w:val="29"/>
          <w:szCs w:val="29"/>
        </w:rPr>
        <w:t>Administrator can delete a semester.</w:t>
      </w:r>
    </w:p>
    <w:p w14:paraId="57D5D56D" w14:textId="733E7C56" w:rsidR="00F1735E" w:rsidRDefault="00F1735E" w:rsidP="00F1735E">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p>
    <w:p w14:paraId="41699A2D" w14:textId="77777777" w:rsidR="00F1735E" w:rsidRPr="009D2EA4" w:rsidRDefault="00F1735E" w:rsidP="00F1735E">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p>
    <w:p w14:paraId="0B4C998D" w14:textId="77777777" w:rsidR="00F1735E" w:rsidRPr="009E5B8F" w:rsidRDefault="00F1735E" w:rsidP="00F1735E">
      <w:pPr>
        <w:spacing w:after="0" w:line="240" w:lineRule="auto"/>
        <w:ind w:left="720" w:hanging="360"/>
        <w:jc w:val="thaiDistribute"/>
        <w:rPr>
          <w:rFonts w:ascii="Times New Roman" w:hAnsi="Times New Roman" w:cs="Times New Roman"/>
          <w:color w:val="000000" w:themeColor="text1"/>
          <w:sz w:val="24"/>
          <w:szCs w:val="24"/>
        </w:rPr>
      </w:pPr>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p>
    <w:p w14:paraId="196C829A" w14:textId="4CFDE7E8" w:rsidR="005C1387" w:rsidRDefault="005C1387" w:rsidP="005C1387">
      <w:pPr>
        <w:spacing w:before="240" w:after="0" w:line="240" w:lineRule="auto"/>
        <w:jc w:val="thaiDistribute"/>
        <w:rPr>
          <w:rFonts w:ascii="Times New Roman" w:hAnsi="Times New Roman" w:cs="Times New Roman"/>
          <w:b/>
          <w:bCs/>
          <w:sz w:val="29"/>
          <w:szCs w:val="29"/>
        </w:rPr>
      </w:pPr>
      <w:commentRangeStart w:id="11"/>
      <w:r>
        <w:rPr>
          <w:rFonts w:ascii="Times New Roman" w:hAnsi="Times New Roman" w:cs="Times New Roman"/>
          <w:b/>
          <w:bCs/>
          <w:sz w:val="29"/>
          <w:szCs w:val="29"/>
        </w:rPr>
        <w:t>URS11</w:t>
      </w:r>
      <w:commentRangeEnd w:id="11"/>
      <w:r w:rsidR="00C14AD4">
        <w:rPr>
          <w:rStyle w:val="CommentReference"/>
        </w:rPr>
        <w:commentReference w:id="11"/>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course.</w:t>
      </w:r>
    </w:p>
    <w:p w14:paraId="74E51EDF" w14:textId="77777777" w:rsidR="00C14AD4" w:rsidRDefault="00C14AD4" w:rsidP="00C14AD4">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11</w:t>
      </w:r>
      <w:r w:rsidRPr="00143D23">
        <w:rPr>
          <w:rFonts w:ascii="Times New Roman" w:hAnsi="Times New Roman" w:cs="Times New Roman"/>
          <w:b/>
          <w:bCs/>
          <w:color w:val="000000" w:themeColor="text1"/>
          <w:sz w:val="24"/>
          <w:szCs w:val="24"/>
        </w:rPr>
        <w:t>-1.1: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management page.</w:t>
      </w:r>
    </w:p>
    <w:p w14:paraId="14DE58EF"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main page.</w:t>
      </w:r>
    </w:p>
    <w:p w14:paraId="31068F7C"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Addition page.</w:t>
      </w:r>
    </w:p>
    <w:p w14:paraId="63BB4689"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228DE258"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redirect</w:t>
      </w:r>
      <w:r>
        <w:rPr>
          <w:rFonts w:ascii="Times New Roman" w:hAnsi="Times New Roman" w:cs="Times New Roman"/>
          <w:sz w:val="24"/>
          <w:szCs w:val="24"/>
        </w:rPr>
        <w:t>s</w:t>
      </w:r>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8310503"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 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73EB722F" w14:textId="61304B4B" w:rsidR="00B87AA0" w:rsidRDefault="00C14AD4" w:rsidP="00CF0434">
      <w:pPr>
        <w:spacing w:after="0" w:line="240" w:lineRule="auto"/>
        <w:ind w:left="720" w:hanging="360"/>
        <w:rPr>
          <w:rFonts w:ascii="Times New Roman" w:hAnsi="Times New Roman" w:cs="Times New Roman"/>
          <w:b/>
          <w:bCs/>
          <w:sz w:val="29"/>
          <w:szCs w:val="29"/>
        </w:rPr>
      </w:pPr>
      <w:r>
        <w:rPr>
          <w:rFonts w:ascii="Times New Roman" w:hAnsi="Times New Roman" w:cs="Times New Roman"/>
          <w:b/>
          <w:bCs/>
          <w:color w:val="000000" w:themeColor="text1"/>
          <w:sz w:val="24"/>
          <w:szCs w:val="24"/>
        </w:rPr>
        <w:t>SRS 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67EA1D4"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0313290C"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111A5B79"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3B33E795" w14:textId="77777777" w:rsidR="00F83A78" w:rsidRDefault="00F83A78" w:rsidP="005C1387">
      <w:pPr>
        <w:spacing w:before="240" w:after="0" w:line="240" w:lineRule="auto"/>
        <w:jc w:val="thaiDistribute"/>
        <w:rPr>
          <w:rFonts w:ascii="Times New Roman" w:hAnsi="Times New Roman" w:cs="Times New Roman"/>
          <w:b/>
          <w:bCs/>
          <w:sz w:val="29"/>
          <w:szCs w:val="29"/>
        </w:rPr>
      </w:pPr>
    </w:p>
    <w:p w14:paraId="634ADCA9" w14:textId="73D19B42" w:rsidR="00395159" w:rsidRDefault="005C1387" w:rsidP="005C1387">
      <w:pPr>
        <w:spacing w:before="240" w:after="0" w:line="240" w:lineRule="auto"/>
        <w:jc w:val="thaiDistribute"/>
        <w:rPr>
          <w:rFonts w:ascii="Times New Roman" w:hAnsi="Times New Roman" w:cs="Times New Roman"/>
          <w:b/>
          <w:bCs/>
          <w:sz w:val="29"/>
          <w:szCs w:val="29"/>
        </w:rPr>
      </w:pPr>
      <w:commentRangeStart w:id="12"/>
      <w:r>
        <w:rPr>
          <w:rFonts w:ascii="Times New Roman" w:hAnsi="Times New Roman" w:cs="Times New Roman"/>
          <w:b/>
          <w:bCs/>
          <w:sz w:val="29"/>
          <w:szCs w:val="29"/>
        </w:rPr>
        <w:lastRenderedPageBreak/>
        <w:t>URS12</w:t>
      </w:r>
      <w:commentRangeEnd w:id="12"/>
      <w:r w:rsidR="00C14AD4">
        <w:rPr>
          <w:rStyle w:val="CommentReference"/>
        </w:rPr>
        <w:commentReference w:id="12"/>
      </w:r>
      <w:r>
        <w:rPr>
          <w:rFonts w:ascii="Times New Roman" w:hAnsi="Times New Roman" w:cs="Times New Roman"/>
          <w:b/>
          <w:bCs/>
          <w:sz w:val="29"/>
          <w:szCs w:val="29"/>
        </w:rPr>
        <w:t>.1 Administrator can edit a course.</w:t>
      </w:r>
    </w:p>
    <w:p w14:paraId="5870D682"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7BE219A8" w14:textId="77777777" w:rsidR="00C14AD4"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2BFF3978"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p>
    <w:p w14:paraId="794C78BF"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12-4</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update course information</w:t>
      </w:r>
      <w:r w:rsidRPr="00395159">
        <w:rPr>
          <w:rFonts w:ascii="Times New Roman" w:hAnsi="Times New Roman" w:cs="Times New Roman"/>
          <w:color w:val="000000" w:themeColor="text1"/>
          <w:sz w:val="24"/>
          <w:szCs w:val="24"/>
        </w:rPr>
        <w:t xml:space="preserve"> in the database table.</w:t>
      </w:r>
    </w:p>
    <w:p w14:paraId="05C13485" w14:textId="77777777" w:rsidR="00C14AD4" w:rsidRPr="00395159"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12-5</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display “Editing Course Successful” message</w:t>
      </w:r>
    </w:p>
    <w:p w14:paraId="4EEAA296" w14:textId="42D888F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URS13.1 Administrator can delete a course.</w:t>
      </w:r>
    </w:p>
    <w:p w14:paraId="605C5EB9" w14:textId="77777777" w:rsidR="00EC24AB" w:rsidRPr="00395159"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52AAD691" w14:textId="77777777" w:rsidR="00EC24AB"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EF66013" w14:textId="77777777" w:rsidR="00EC24AB" w:rsidRPr="00395159" w:rsidRDefault="00EC24AB" w:rsidP="00EC24AB">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p>
    <w:p w14:paraId="4CD0AC37" w14:textId="77777777" w:rsidR="00EC24AB" w:rsidRPr="00EB6541" w:rsidRDefault="00EC24AB" w:rsidP="00EC24AB">
      <w:pPr>
        <w:spacing w:after="0" w:line="240" w:lineRule="auto"/>
        <w:ind w:left="1620" w:hanging="1260"/>
        <w:rPr>
          <w:rStyle w:val="Heading2Char"/>
          <w:rFonts w:ascii="Times New Roman" w:eastAsia="Calibri"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confirm message to delete on the Course information page</w:t>
      </w:r>
      <w:r>
        <w:rPr>
          <w:rFonts w:ascii="Times New Roman" w:hAnsi="Times New Roman" w:cs="Times New Roman"/>
          <w:color w:val="000000" w:themeColor="text1"/>
          <w:sz w:val="24"/>
          <w:szCs w:val="24"/>
        </w:rPr>
        <w:t>.</w:t>
      </w:r>
    </w:p>
    <w:p w14:paraId="7C6BA8CC" w14:textId="77777777" w:rsidR="00EC24AB" w:rsidRPr="0073667A" w:rsidRDefault="00EC24AB" w:rsidP="00EC24AB">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13-2</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Pr="0073667A">
        <w:rPr>
          <w:rFonts w:ascii="Times New Roman" w:hAnsi="Times New Roman" w:cs="Times New Roman"/>
          <w:color w:val="000000" w:themeColor="text1"/>
          <w:sz w:val="24"/>
          <w:szCs w:val="24"/>
        </w:rPr>
        <w:t xml:space="preserve"> in the database table.</w:t>
      </w:r>
    </w:p>
    <w:p w14:paraId="49378CC0" w14:textId="77777777" w:rsidR="00EC24AB" w:rsidRPr="0073667A" w:rsidRDefault="00EC24AB" w:rsidP="00EC24AB">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13-3</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display “Deleting Course Successful” message.</w:t>
      </w:r>
    </w:p>
    <w:p w14:paraId="1A68E45E" w14:textId="3A2B914B"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URS14</w:t>
      </w:r>
      <w:r w:rsidR="005C1387">
        <w:rPr>
          <w:rFonts w:ascii="Times New Roman" w:hAnsi="Times New Roman" w:cs="Times New Roman"/>
          <w:b/>
          <w:bCs/>
          <w:sz w:val="29"/>
          <w:szCs w:val="29"/>
        </w:rPr>
        <w:t>.1 Lecturer can view course information.</w:t>
      </w:r>
    </w:p>
    <w:p w14:paraId="0C634CBD" w14:textId="77777777" w:rsidR="00DF5FD9"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management page on the mobile application.</w:t>
      </w:r>
    </w:p>
    <w:p w14:paraId="5883A50F"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4D600558"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Pr="0063525D">
        <w:rPr>
          <w:rFonts w:ascii="Times New Roman" w:hAnsi="Times New Roman" w:cs="Times New Roman"/>
          <w:b/>
          <w:bCs/>
          <w:sz w:val="24"/>
          <w:szCs w:val="24"/>
        </w:rPr>
        <w:t xml:space="preserve">: </w:t>
      </w:r>
      <w:r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which were taught by finding from lecturer ID.</w:t>
      </w:r>
    </w:p>
    <w:p w14:paraId="77B9D316"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EE3F631"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including course name, course credit, course description, lecturer name, a list of students in the course.</w:t>
      </w:r>
    </w:p>
    <w:p w14:paraId="7A6891BC" w14:textId="77777777" w:rsidR="00DF5FD9" w:rsidRPr="0063525D" w:rsidRDefault="00DF5FD9">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Pr="0063525D">
        <w:rPr>
          <w:rStyle w:val="Heading2Char"/>
          <w:rFonts w:ascii="Times New Roman" w:hAnsi="Times New Roman" w:cs="Times New Roman"/>
          <w:b/>
          <w:bCs/>
          <w:color w:val="000000"/>
          <w:sz w:val="24"/>
          <w:szCs w:val="24"/>
        </w:rPr>
        <w:t>:</w:t>
      </w:r>
      <w:r w:rsidRPr="0063525D">
        <w:rPr>
          <w:rFonts w:ascii="Times New Roman" w:hAnsi="Times New Roman" w:cs="Times New Roman"/>
          <w:sz w:val="24"/>
          <w:szCs w:val="24"/>
        </w:rPr>
        <w:t xml:space="preserve"> The system shall </w:t>
      </w:r>
      <w:r w:rsidRPr="0063525D">
        <w:rPr>
          <w:rFonts w:ascii="Times New Roman" w:eastAsia="Pontano Sans" w:hAnsi="Times New Roman" w:cs="Times New Roman"/>
          <w:sz w:val="24"/>
          <w:szCs w:val="24"/>
        </w:rPr>
        <w:t>fetch</w:t>
      </w:r>
      <w:r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3ABA62E1" w14:textId="0C8D6562"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URS15</w:t>
      </w:r>
      <w:r w:rsidR="005C1387">
        <w:rPr>
          <w:rFonts w:ascii="Times New Roman" w:hAnsi="Times New Roman" w:cs="Times New Roman"/>
          <w:b/>
          <w:bCs/>
          <w:sz w:val="29"/>
          <w:szCs w:val="29"/>
        </w:rPr>
        <w:t xml:space="preserve">.1 Student can view course </w:t>
      </w:r>
      <w:commentRangeStart w:id="13"/>
      <w:commentRangeStart w:id="14"/>
      <w:r w:rsidR="005C1387">
        <w:rPr>
          <w:rFonts w:ascii="Times New Roman" w:hAnsi="Times New Roman" w:cs="Times New Roman"/>
          <w:b/>
          <w:bCs/>
          <w:sz w:val="29"/>
          <w:szCs w:val="29"/>
        </w:rPr>
        <w:t>information</w:t>
      </w:r>
      <w:commentRangeEnd w:id="13"/>
      <w:r w:rsidR="00CF0434">
        <w:rPr>
          <w:rStyle w:val="CommentReference"/>
        </w:rPr>
        <w:commentReference w:id="13"/>
      </w:r>
      <w:commentRangeEnd w:id="14"/>
      <w:r w:rsidR="000868B3">
        <w:rPr>
          <w:rStyle w:val="CommentReference"/>
        </w:rPr>
        <w:commentReference w:id="14"/>
      </w:r>
      <w:r w:rsidR="005C1387">
        <w:rPr>
          <w:rFonts w:ascii="Times New Roman" w:hAnsi="Times New Roman" w:cs="Times New Roman"/>
          <w:b/>
          <w:bCs/>
          <w:sz w:val="29"/>
          <w:szCs w:val="29"/>
        </w:rPr>
        <w:t>.</w:t>
      </w:r>
    </w:p>
    <w:p w14:paraId="385B79CC"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15-1.1:</w:t>
      </w:r>
      <w:r w:rsidRPr="00835605">
        <w:rPr>
          <w:rFonts w:ascii="Times New Roman" w:hAnsi="Times New Roman" w:cs="Times New Roman"/>
          <w:sz w:val="24"/>
          <w:szCs w:val="24"/>
        </w:rPr>
        <w:t xml:space="preserve"> </w:t>
      </w:r>
      <w:r w:rsidRPr="00835605">
        <w:rPr>
          <w:rFonts w:ascii="Times New Roman" w:hAnsi="Times New Roman" w:cs="Times New Roman"/>
          <w:color w:val="000000"/>
          <w:sz w:val="24"/>
          <w:szCs w:val="24"/>
        </w:rPr>
        <w:t>The system shall redirect to Semester page interface on the web application</w:t>
      </w:r>
      <w:r w:rsidRPr="00835605">
        <w:rPr>
          <w:rFonts w:ascii="Times New Roman" w:hAnsi="Times New Roman" w:cs="Times New Roman"/>
          <w:sz w:val="24"/>
          <w:szCs w:val="24"/>
        </w:rPr>
        <w:t>.</w:t>
      </w:r>
    </w:p>
    <w:p w14:paraId="285C691E"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Style w:val="Heading2Char"/>
          <w:rFonts w:ascii="Times New Roman" w:hAnsi="Times New Roman" w:cs="Times New Roman"/>
          <w:b/>
          <w:bCs/>
          <w:color w:val="000000"/>
          <w:sz w:val="24"/>
          <w:szCs w:val="24"/>
        </w:rPr>
        <w:t>SRS 15-2.1:</w:t>
      </w:r>
      <w:r w:rsidRPr="00835605">
        <w:rPr>
          <w:rFonts w:ascii="Times New Roman" w:hAnsi="Times New Roman" w:cs="Times New Roman"/>
          <w:sz w:val="24"/>
          <w:szCs w:val="24"/>
        </w:rPr>
        <w:t xml:space="preserve"> </w:t>
      </w:r>
      <w:r w:rsidRPr="00835605">
        <w:rPr>
          <w:rFonts w:ascii="Times New Roman" w:hAnsi="Times New Roman" w:cs="Times New Roman"/>
          <w:color w:val="000000"/>
          <w:sz w:val="24"/>
          <w:szCs w:val="24"/>
        </w:rPr>
        <w:t xml:space="preserve">The system shall provide all </w:t>
      </w:r>
      <w:r w:rsidRPr="00835605">
        <w:rPr>
          <w:rFonts w:ascii="Times New Roman" w:hAnsi="Times New Roman" w:cs="Times New Roman"/>
          <w:sz w:val="24"/>
          <w:szCs w:val="24"/>
        </w:rPr>
        <w:t>semester on Semester page on the web application which were studied by finding from student ID.</w:t>
      </w:r>
    </w:p>
    <w:p w14:paraId="7C396DD9"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15-3.1:</w:t>
      </w:r>
      <w:r w:rsidRPr="00835605">
        <w:rPr>
          <w:rFonts w:ascii="Times New Roman" w:hAnsi="Times New Roman" w:cs="Times New Roman"/>
          <w:sz w:val="24"/>
          <w:szCs w:val="24"/>
        </w:rPr>
        <w:t xml:space="preserve"> The system shall redirect to Overall course</w:t>
      </w:r>
      <w:r w:rsidRPr="00835605" w:rsidDel="00B54CA2">
        <w:rPr>
          <w:rFonts w:ascii="Times New Roman" w:hAnsi="Times New Roman" w:cs="Times New Roman"/>
          <w:sz w:val="24"/>
          <w:szCs w:val="24"/>
        </w:rPr>
        <w:t xml:space="preserve"> </w:t>
      </w:r>
      <w:r w:rsidRPr="00835605">
        <w:rPr>
          <w:rFonts w:ascii="Times New Roman" w:hAnsi="Times New Roman" w:cs="Times New Roman"/>
          <w:sz w:val="24"/>
          <w:szCs w:val="24"/>
        </w:rPr>
        <w:t>page on the web application.</w:t>
      </w:r>
    </w:p>
    <w:p w14:paraId="423828C0"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 xml:space="preserve">SRS 15-4.1: </w:t>
      </w:r>
      <w:r w:rsidRPr="00835605">
        <w:rPr>
          <w:rFonts w:ascii="Times New Roman" w:hAnsi="Times New Roman" w:cs="Times New Roman"/>
          <w:sz w:val="24"/>
          <w:szCs w:val="24"/>
        </w:rPr>
        <w:t xml:space="preserve">The system shall provide all courses name in </w:t>
      </w:r>
      <w:r w:rsidRPr="00835605">
        <w:rPr>
          <w:rFonts w:ascii="Times New Roman" w:hAnsi="Times New Roman" w:cs="Times New Roman"/>
          <w:color w:val="000000"/>
          <w:sz w:val="24"/>
          <w:szCs w:val="24"/>
        </w:rPr>
        <w:t xml:space="preserve">Overall course </w:t>
      </w:r>
      <w:r w:rsidRPr="00835605">
        <w:rPr>
          <w:rFonts w:ascii="Times New Roman" w:hAnsi="Times New Roman" w:cs="Times New Roman"/>
          <w:sz w:val="24"/>
          <w:szCs w:val="24"/>
        </w:rPr>
        <w:t>page on the web application which were studied by finding from student ID.</w:t>
      </w:r>
    </w:p>
    <w:p w14:paraId="7F801E98" w14:textId="77777777" w:rsidR="000868B3" w:rsidRPr="00835605"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15-5.1:</w:t>
      </w:r>
      <w:r w:rsidRPr="00835605">
        <w:rPr>
          <w:rFonts w:ascii="Times New Roman" w:hAnsi="Times New Roman" w:cs="Times New Roman"/>
          <w:sz w:val="24"/>
          <w:szCs w:val="24"/>
        </w:rPr>
        <w:t xml:space="preserve"> The system shall redirect to Course information page interface on the web application, including course name, course credit, course description, lecturer name, a list of students in the course.</w:t>
      </w:r>
    </w:p>
    <w:p w14:paraId="7122AD0B" w14:textId="77777777" w:rsidR="000868B3" w:rsidRDefault="000868B3" w:rsidP="000868B3">
      <w:pPr>
        <w:spacing w:after="0" w:line="240" w:lineRule="auto"/>
        <w:ind w:left="1620" w:hanging="1260"/>
        <w:rPr>
          <w:rFonts w:ascii="Times New Roman" w:hAnsi="Times New Roman" w:cs="Times New Roman"/>
          <w:sz w:val="24"/>
          <w:szCs w:val="24"/>
        </w:rPr>
      </w:pPr>
      <w:r w:rsidRPr="00835605">
        <w:rPr>
          <w:rFonts w:ascii="Times New Roman" w:hAnsi="Times New Roman" w:cs="Times New Roman"/>
          <w:b/>
          <w:bCs/>
          <w:sz w:val="24"/>
          <w:szCs w:val="24"/>
        </w:rPr>
        <w:t>SRS 15-6.1:</w:t>
      </w:r>
      <w:r w:rsidRPr="00835605">
        <w:rPr>
          <w:rFonts w:ascii="Times New Roman" w:hAnsi="Times New Roman" w:cs="Times New Roman"/>
          <w:sz w:val="24"/>
          <w:szCs w:val="24"/>
        </w:rPr>
        <w:t xml:space="preserve"> The system </w:t>
      </w:r>
      <w:r w:rsidRPr="00835605">
        <w:rPr>
          <w:rFonts w:ascii="Times New Roman" w:eastAsia="Pontano Sans" w:hAnsi="Times New Roman" w:cs="Times New Roman"/>
          <w:sz w:val="24"/>
          <w:szCs w:val="24"/>
        </w:rPr>
        <w:t>shall fetch</w:t>
      </w:r>
      <w:del w:id="15" w:author="rimi park" w:date="2014-07-27T15:48:00Z">
        <w:r w:rsidRPr="00835605" w:rsidDel="00E36E09">
          <w:rPr>
            <w:rFonts w:ascii="Times New Roman" w:eastAsia="Pontano Sans" w:hAnsi="Times New Roman" w:cs="Times New Roman"/>
            <w:sz w:val="24"/>
            <w:szCs w:val="24"/>
          </w:rPr>
          <w:delText>e</w:delText>
        </w:r>
      </w:del>
      <w:r w:rsidRPr="00835605">
        <w:rPr>
          <w:rFonts w:ascii="Times New Roman" w:hAnsi="Times New Roman" w:cs="Times New Roman"/>
          <w:sz w:val="24"/>
          <w:szCs w:val="24"/>
        </w:rPr>
        <w:t xml:space="preserve"> the course information from the system to display into Course information page on the web application.</w:t>
      </w:r>
    </w:p>
    <w:p w14:paraId="51481991" w14:textId="77777777" w:rsidR="00F83A78" w:rsidRDefault="00F83A78" w:rsidP="000868B3">
      <w:pPr>
        <w:spacing w:after="0" w:line="240" w:lineRule="auto"/>
        <w:ind w:left="1620" w:hanging="1260"/>
        <w:rPr>
          <w:rFonts w:ascii="Times New Roman" w:hAnsi="Times New Roman" w:cs="Times New Roman"/>
          <w:sz w:val="24"/>
          <w:szCs w:val="24"/>
        </w:rPr>
      </w:pPr>
    </w:p>
    <w:p w14:paraId="5609B2BB" w14:textId="77777777" w:rsidR="00F83A78" w:rsidRDefault="00F83A78" w:rsidP="000868B3">
      <w:pPr>
        <w:spacing w:after="0" w:line="240" w:lineRule="auto"/>
        <w:ind w:left="1620" w:hanging="1260"/>
        <w:rPr>
          <w:rFonts w:ascii="Times New Roman" w:hAnsi="Times New Roman" w:cs="Times New Roman"/>
          <w:sz w:val="24"/>
          <w:szCs w:val="24"/>
        </w:rPr>
      </w:pPr>
    </w:p>
    <w:p w14:paraId="4D1A8EB8" w14:textId="77777777" w:rsidR="00F83A78" w:rsidRDefault="00F83A78" w:rsidP="000868B3">
      <w:pPr>
        <w:spacing w:after="0" w:line="240" w:lineRule="auto"/>
        <w:ind w:left="1620" w:hanging="1260"/>
        <w:rPr>
          <w:rFonts w:ascii="Times New Roman" w:hAnsi="Times New Roman" w:cs="Times New Roman"/>
          <w:sz w:val="24"/>
          <w:szCs w:val="24"/>
        </w:rPr>
      </w:pPr>
    </w:p>
    <w:p w14:paraId="0EE1FA12" w14:textId="77777777" w:rsidR="00F83A78" w:rsidRPr="00D51776" w:rsidRDefault="00F83A78" w:rsidP="000868B3">
      <w:pPr>
        <w:spacing w:after="0" w:line="240" w:lineRule="auto"/>
        <w:ind w:left="1620" w:hanging="1260"/>
        <w:rPr>
          <w:rFonts w:ascii="Times New Roman" w:hAnsi="Times New Roman" w:cs="Times New Roman"/>
          <w:sz w:val="24"/>
          <w:szCs w:val="24"/>
        </w:rPr>
      </w:pPr>
    </w:p>
    <w:p w14:paraId="36873DFE" w14:textId="1D0B034C"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URS16</w:t>
      </w:r>
      <w:r w:rsidR="005C1387">
        <w:rPr>
          <w:rFonts w:ascii="Times New Roman" w:hAnsi="Times New Roman" w:cs="Times New Roman"/>
          <w:b/>
          <w:bCs/>
          <w:sz w:val="29"/>
          <w:szCs w:val="29"/>
        </w:rPr>
        <w:t xml:space="preserve">.1 </w:t>
      </w:r>
      <w:r w:rsidR="005C1387" w:rsidRPr="0033544C">
        <w:rPr>
          <w:rFonts w:ascii="Times New Roman" w:hAnsi="Times New Roman" w:cs="Times New Roman"/>
          <w:b/>
          <w:bCs/>
          <w:sz w:val="29"/>
          <w:szCs w:val="29"/>
        </w:rPr>
        <w:t>Lecturer can assign assignments or quizzes which are multiple choices question, true/fal</w:t>
      </w:r>
      <w:r w:rsidR="005C1387">
        <w:rPr>
          <w:rFonts w:ascii="Times New Roman" w:hAnsi="Times New Roman" w:cs="Times New Roman"/>
          <w:b/>
          <w:bCs/>
          <w:sz w:val="29"/>
          <w:szCs w:val="29"/>
        </w:rPr>
        <w:t>se question, and short answers.</w:t>
      </w:r>
    </w:p>
    <w:p w14:paraId="1768DF98"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5685A3"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5199A0"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w:t>
      </w:r>
      <w:r w:rsidRPr="00060AF3">
        <w:rPr>
          <w:rFonts w:ascii="Times New Roman" w:hAnsi="Times New Roman" w:cs="Times New Roman"/>
          <w:sz w:val="24"/>
          <w:szCs w:val="24"/>
        </w:rPr>
        <w:t xml:space="preserve"> an amount of questions, a score testing</w:t>
      </w:r>
      <w:r>
        <w:rPr>
          <w:rFonts w:ascii="Times New Roman" w:hAnsi="Times New Roman" w:cs="Times New Roman"/>
          <w:sz w:val="24"/>
          <w:szCs w:val="24"/>
        </w:rPr>
        <w:t>,</w:t>
      </w:r>
      <w:r w:rsidRPr="00A85EC0">
        <w:rPr>
          <w:rFonts w:ascii="Times New Roman" w:hAnsi="Times New Roman" w:cs="Times New Roman"/>
          <w:sz w:val="24"/>
          <w:szCs w:val="24"/>
        </w:rPr>
        <w:t xml:space="preserve"> a type of testing</w:t>
      </w:r>
      <w:r>
        <w:rPr>
          <w:rFonts w:ascii="Times New Roman" w:hAnsi="Times New Roman" w:cs="Times New Roman"/>
          <w:sz w:val="24"/>
          <w:szCs w:val="24"/>
        </w:rPr>
        <w:t>,</w:t>
      </w:r>
      <w:r w:rsidRPr="00A85EC0">
        <w:rPr>
          <w:rFonts w:ascii="Times New Roman" w:hAnsi="Times New Roman" w:cs="Times New Roman"/>
          <w:sz w:val="24"/>
          <w:szCs w:val="24"/>
        </w:rPr>
        <w:t xml:space="preserve"> student name, randomize order of the question status,</w:t>
      </w:r>
      <w:r>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 for Lecturer adds an assignment or quiz into the system.</w:t>
      </w:r>
    </w:p>
    <w:p w14:paraId="347F800B"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testing information from Lecturer.</w:t>
      </w:r>
    </w:p>
    <w:p w14:paraId="1A5FF5A6"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w:t>
      </w:r>
      <w:r>
        <w:rPr>
          <w:rFonts w:ascii="Times New Roman" w:hAnsi="Times New Roman" w:cs="Times New Roman"/>
          <w:sz w:val="24"/>
          <w:szCs w:val="24"/>
        </w:rPr>
        <w:t xml:space="preserve">question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E5F9800" w14:textId="4C0C94E1" w:rsidR="00605623" w:rsidRPr="00CF7BCB" w:rsidRDefault="00605623" w:rsidP="00605623">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SRS 16-6.1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w:t>
      </w:r>
      <w:r w:rsidRPr="00CF7BCB">
        <w:rPr>
          <w:rFonts w:ascii="Times New Roman" w:hAnsi="Times New Roman" w:cs="Times New Roman"/>
          <w:sz w:val="24"/>
          <w:szCs w:val="24"/>
        </w:rPr>
        <w:t xml:space="preserve">The system provides </w:t>
      </w:r>
      <w:r w:rsidRPr="00A85EC0">
        <w:rPr>
          <w:rFonts w:ascii="Times New Roman" w:hAnsi="Times New Roman" w:cs="Times New Roman"/>
          <w:sz w:val="24"/>
          <w:szCs w:val="24"/>
        </w:rPr>
        <w:t xml:space="preserve">Addition </w:t>
      </w:r>
      <w:r>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page interface on the </w:t>
      </w:r>
      <w:r>
        <w:rPr>
          <w:rFonts w:ascii="Times New Roman" w:hAnsi="Times New Roman" w:cs="Times New Roman"/>
          <w:sz w:val="24"/>
          <w:szCs w:val="24"/>
        </w:rPr>
        <w:t xml:space="preserve">web </w:t>
      </w:r>
      <w:r w:rsidRPr="00CF7BCB">
        <w:rPr>
          <w:rFonts w:ascii="Times New Roman" w:hAnsi="Times New Roman" w:cs="Times New Roman"/>
          <w:sz w:val="24"/>
          <w:szCs w:val="24"/>
        </w:rPr>
        <w:t xml:space="preserve">application, including a type of question, question description, choice description, a solution, and a question point for Lecturer assigns </w:t>
      </w:r>
      <w:r>
        <w:rPr>
          <w:rFonts w:ascii="Times New Roman" w:hAnsi="Times New Roman" w:cs="Times New Roman"/>
          <w:sz w:val="24"/>
          <w:szCs w:val="24"/>
        </w:rPr>
        <w:t xml:space="preserve">question </w:t>
      </w:r>
      <w:r w:rsidRPr="00CF7BCB">
        <w:rPr>
          <w:rFonts w:ascii="Times New Roman" w:hAnsi="Times New Roman" w:cs="Times New Roman"/>
          <w:sz w:val="24"/>
          <w:szCs w:val="24"/>
        </w:rPr>
        <w:t>into the system.</w:t>
      </w:r>
    </w:p>
    <w:p w14:paraId="645728C4" w14:textId="77777777" w:rsidR="00605623" w:rsidRPr="00A85EC0" w:rsidRDefault="00605623" w:rsidP="00605623">
      <w:pPr>
        <w:spacing w:after="0" w:line="240" w:lineRule="auto"/>
        <w:ind w:left="1620" w:hanging="1260"/>
        <w:rPr>
          <w:rFonts w:ascii="Times New Roman" w:hAnsi="Times New Roman" w:cs="Times New Roman"/>
          <w:sz w:val="24"/>
          <w:szCs w:val="24"/>
        </w:rPr>
      </w:pPr>
    </w:p>
    <w:p w14:paraId="7EC3CF46"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w:t>
      </w:r>
      <w:r>
        <w:rPr>
          <w:rFonts w:ascii="Times New Roman" w:hAnsi="Times New Roman" w:cs="Times New Roman"/>
          <w:sz w:val="24"/>
          <w:szCs w:val="24"/>
        </w:rPr>
        <w:t>question</w:t>
      </w:r>
      <w:r w:rsidRPr="00A85EC0">
        <w:rPr>
          <w:rFonts w:ascii="Times New Roman" w:hAnsi="Times New Roman" w:cs="Times New Roman"/>
          <w:sz w:val="24"/>
          <w:szCs w:val="24"/>
        </w:rPr>
        <w:t xml:space="preserve"> information from Lecturer.</w:t>
      </w:r>
    </w:p>
    <w:p w14:paraId="38F3BC19"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16-8.1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the testing information from Lecturer into the system.</w:t>
      </w:r>
    </w:p>
    <w:p w14:paraId="7983D4BC" w14:textId="77777777" w:rsidR="00605623" w:rsidRPr="00A85EC0" w:rsidRDefault="00605623" w:rsidP="00605623">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16-9.1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w:t>
      </w:r>
      <w:r>
        <w:rPr>
          <w:rFonts w:ascii="Times New Roman" w:hAnsi="Times New Roman" w:cs="Times New Roman"/>
          <w:sz w:val="24"/>
          <w:szCs w:val="24"/>
        </w:rPr>
        <w:t>question</w:t>
      </w:r>
      <w:r w:rsidRPr="00A85EC0">
        <w:rPr>
          <w:rFonts w:ascii="Times New Roman" w:hAnsi="Times New Roman" w:cs="Times New Roman"/>
          <w:sz w:val="24"/>
          <w:szCs w:val="24"/>
        </w:rPr>
        <w:t xml:space="preserve"> information from Lecturer into the system.</w:t>
      </w:r>
    </w:p>
    <w:p w14:paraId="51851F57"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16-10.1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a, b, c, and d only” message when the multiple choices answer format is wrong.</w:t>
      </w:r>
    </w:p>
    <w:p w14:paraId="7B102DEF"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w:t>
      </w:r>
      <w:proofErr w:type="gramStart"/>
      <w:r w:rsidRPr="00A85EC0">
        <w:rPr>
          <w:rFonts w:ascii="Times New Roman" w:hAnsi="Times New Roman" w:cs="Times New Roman"/>
          <w:sz w:val="24"/>
          <w:szCs w:val="24"/>
        </w:rPr>
        <w:t>a and</w:t>
      </w:r>
      <w:proofErr w:type="gramEnd"/>
      <w:r w:rsidRPr="00A85EC0">
        <w:rPr>
          <w:rFonts w:ascii="Times New Roman" w:hAnsi="Times New Roman" w:cs="Times New Roman"/>
          <w:sz w:val="24"/>
          <w:szCs w:val="24"/>
        </w:rPr>
        <w:t xml:space="preserve"> b only” message when the true/false answer format is wrong.</w:t>
      </w:r>
    </w:p>
    <w:p w14:paraId="36BF2827" w14:textId="77777777" w:rsidR="00605623" w:rsidRPr="00A85EC0" w:rsidRDefault="00605623" w:rsidP="00605623">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“Question point must be number only” message when the question point format is wrong.</w:t>
      </w:r>
    </w:p>
    <w:p w14:paraId="2D521FD9" w14:textId="6DFF76ED" w:rsidR="00605623" w:rsidRPr="00A85EC0" w:rsidRDefault="00605623" w:rsidP="00731399">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w:t>
      </w:r>
      <w:r>
        <w:rPr>
          <w:rFonts w:ascii="Times New Roman" w:hAnsi="Times New Roman" w:cs="Times New Roman"/>
          <w:sz w:val="24"/>
          <w:szCs w:val="24"/>
        </w:rPr>
        <w:t>Testing</w:t>
      </w:r>
      <w:r w:rsidRPr="00A85EC0">
        <w:rPr>
          <w:rFonts w:ascii="Times New Roman" w:hAnsi="Times New Roman" w:cs="Times New Roman"/>
          <w:sz w:val="24"/>
          <w:szCs w:val="24"/>
        </w:rPr>
        <w:t xml:space="preserve"> Successful” message when Lecturer assign </w:t>
      </w:r>
      <w:r>
        <w:rPr>
          <w:rFonts w:ascii="Times New Roman" w:hAnsi="Times New Roman" w:cs="Times New Roman"/>
          <w:sz w:val="24"/>
          <w:szCs w:val="24"/>
        </w:rPr>
        <w:t xml:space="preserve">a testing </w:t>
      </w:r>
      <w:r w:rsidR="00731399">
        <w:rPr>
          <w:rFonts w:ascii="Times New Roman" w:hAnsi="Times New Roman" w:cs="Times New Roman"/>
          <w:sz w:val="24"/>
          <w:szCs w:val="24"/>
        </w:rPr>
        <w:t>is successful.</w:t>
      </w:r>
    </w:p>
    <w:p w14:paraId="59E3E068" w14:textId="77777777" w:rsidR="00590928" w:rsidRDefault="00590928" w:rsidP="00800B84">
      <w:pPr>
        <w:spacing w:after="0" w:line="240" w:lineRule="auto"/>
        <w:ind w:left="1710" w:hanging="1350"/>
        <w:rPr>
          <w:rFonts w:ascii="Times New Roman" w:hAnsi="Times New Roman" w:cs="Times New Roman"/>
          <w:b/>
          <w:bCs/>
          <w:sz w:val="24"/>
          <w:szCs w:val="24"/>
        </w:rPr>
      </w:pPr>
    </w:p>
    <w:p w14:paraId="1624EE7E" w14:textId="77777777" w:rsidR="00590928" w:rsidRDefault="00590928" w:rsidP="00800B84">
      <w:pPr>
        <w:spacing w:after="0" w:line="240" w:lineRule="auto"/>
        <w:ind w:left="1710" w:hanging="1350"/>
        <w:rPr>
          <w:rFonts w:ascii="Times New Roman" w:hAnsi="Times New Roman" w:cs="Times New Roman"/>
          <w:b/>
          <w:bCs/>
          <w:sz w:val="24"/>
          <w:szCs w:val="24"/>
        </w:rPr>
      </w:pPr>
    </w:p>
    <w:p w14:paraId="21DE2327" w14:textId="77777777" w:rsidR="00590928" w:rsidRDefault="00590928" w:rsidP="00800B84">
      <w:pPr>
        <w:spacing w:after="0" w:line="240" w:lineRule="auto"/>
        <w:ind w:left="1710" w:hanging="1350"/>
        <w:rPr>
          <w:rFonts w:ascii="Times New Roman" w:hAnsi="Times New Roman" w:cs="Times New Roman"/>
          <w:b/>
          <w:bCs/>
          <w:sz w:val="24"/>
          <w:szCs w:val="24"/>
        </w:rPr>
      </w:pPr>
    </w:p>
    <w:p w14:paraId="61F75EAA" w14:textId="77777777" w:rsidR="00590928" w:rsidRDefault="00590928" w:rsidP="00800B84">
      <w:pPr>
        <w:spacing w:after="0" w:line="240" w:lineRule="auto"/>
        <w:ind w:left="1710" w:hanging="1350"/>
        <w:rPr>
          <w:rFonts w:ascii="Times New Roman" w:hAnsi="Times New Roman" w:cs="Times New Roman"/>
          <w:b/>
          <w:bCs/>
          <w:sz w:val="24"/>
          <w:szCs w:val="24"/>
        </w:rPr>
      </w:pPr>
    </w:p>
    <w:p w14:paraId="69F7953E" w14:textId="77777777" w:rsidR="00590928" w:rsidRDefault="00590928" w:rsidP="00800B84">
      <w:pPr>
        <w:spacing w:after="0" w:line="240" w:lineRule="auto"/>
        <w:ind w:left="1710" w:hanging="1350"/>
        <w:rPr>
          <w:rFonts w:ascii="Times New Roman" w:hAnsi="Times New Roman" w:cs="Times New Roman"/>
          <w:b/>
          <w:bCs/>
          <w:sz w:val="24"/>
          <w:szCs w:val="24"/>
        </w:rPr>
      </w:pPr>
    </w:p>
    <w:p w14:paraId="77E558AC" w14:textId="77777777" w:rsidR="00800B84" w:rsidRDefault="00800B84" w:rsidP="00800B84">
      <w:pPr>
        <w:spacing w:after="0" w:line="240" w:lineRule="auto"/>
        <w:ind w:left="1710" w:hanging="1350"/>
        <w:rPr>
          <w:rFonts w:ascii="Times New Roman" w:hAnsi="Times New Roman" w:cs="Times New Roman"/>
          <w:sz w:val="24"/>
          <w:szCs w:val="24"/>
        </w:rPr>
      </w:pPr>
    </w:p>
    <w:p w14:paraId="0E43341F" w14:textId="77777777" w:rsidR="00F83A78" w:rsidRDefault="00F83A78" w:rsidP="00800B84">
      <w:pPr>
        <w:spacing w:after="0" w:line="240" w:lineRule="auto"/>
        <w:ind w:left="1710" w:hanging="1350"/>
        <w:rPr>
          <w:rFonts w:ascii="Times New Roman" w:hAnsi="Times New Roman" w:cs="Times New Roman"/>
          <w:sz w:val="24"/>
          <w:szCs w:val="24"/>
        </w:rPr>
      </w:pPr>
    </w:p>
    <w:p w14:paraId="433349DA" w14:textId="77777777" w:rsidR="00F83A78" w:rsidRDefault="00F83A78" w:rsidP="00800B84">
      <w:pPr>
        <w:spacing w:after="0" w:line="240" w:lineRule="auto"/>
        <w:ind w:left="1710" w:hanging="1350"/>
        <w:rPr>
          <w:rFonts w:ascii="Times New Roman" w:hAnsi="Times New Roman" w:cs="Times New Roman"/>
          <w:sz w:val="24"/>
          <w:szCs w:val="24"/>
        </w:rPr>
      </w:pPr>
    </w:p>
    <w:p w14:paraId="21A4F9B4" w14:textId="77777777" w:rsidR="00F83A78" w:rsidRDefault="00F83A78" w:rsidP="00800B84">
      <w:pPr>
        <w:spacing w:after="0" w:line="240" w:lineRule="auto"/>
        <w:ind w:left="1710" w:hanging="1350"/>
        <w:rPr>
          <w:rFonts w:ascii="Times New Roman" w:hAnsi="Times New Roman" w:cs="Times New Roman"/>
          <w:sz w:val="24"/>
          <w:szCs w:val="24"/>
        </w:rPr>
      </w:pPr>
    </w:p>
    <w:p w14:paraId="510C2922" w14:textId="77777777" w:rsidR="00F83A78" w:rsidRDefault="00F83A78" w:rsidP="00800B84">
      <w:pPr>
        <w:spacing w:after="0" w:line="240" w:lineRule="auto"/>
        <w:ind w:left="1710" w:hanging="1350"/>
        <w:rPr>
          <w:rFonts w:ascii="Times New Roman" w:hAnsi="Times New Roman" w:cs="Times New Roman"/>
          <w:sz w:val="24"/>
          <w:szCs w:val="24"/>
        </w:rPr>
      </w:pPr>
    </w:p>
    <w:p w14:paraId="5A92E6C6" w14:textId="77777777" w:rsidR="00F83A78" w:rsidRDefault="00F83A78" w:rsidP="00800B84">
      <w:pPr>
        <w:spacing w:after="0" w:line="240" w:lineRule="auto"/>
        <w:ind w:left="1710" w:hanging="1350"/>
        <w:rPr>
          <w:rFonts w:ascii="Times New Roman" w:hAnsi="Times New Roman" w:cs="Times New Roman"/>
          <w:sz w:val="24"/>
          <w:szCs w:val="24"/>
        </w:rPr>
      </w:pPr>
    </w:p>
    <w:p w14:paraId="50AC2992" w14:textId="77777777" w:rsidR="00F83A78" w:rsidRDefault="00F83A78" w:rsidP="00800B84">
      <w:pPr>
        <w:spacing w:after="0" w:line="240" w:lineRule="auto"/>
        <w:ind w:left="1710" w:hanging="1350"/>
        <w:rPr>
          <w:rFonts w:ascii="Times New Roman" w:hAnsi="Times New Roman" w:cs="Times New Roman"/>
          <w:sz w:val="24"/>
          <w:szCs w:val="24"/>
        </w:rPr>
      </w:pPr>
    </w:p>
    <w:p w14:paraId="77C3B89A" w14:textId="77777777" w:rsidR="00F83A78" w:rsidRDefault="00F83A78" w:rsidP="00800B84">
      <w:pPr>
        <w:spacing w:after="0" w:line="240" w:lineRule="auto"/>
        <w:ind w:left="1710" w:hanging="1350"/>
        <w:rPr>
          <w:rFonts w:ascii="Times New Roman" w:hAnsi="Times New Roman" w:cs="Times New Roman"/>
          <w:sz w:val="24"/>
          <w:szCs w:val="24"/>
        </w:rPr>
      </w:pPr>
    </w:p>
    <w:p w14:paraId="2A8DE1BC" w14:textId="77777777" w:rsidR="00F83A78" w:rsidRDefault="00F83A78" w:rsidP="00800B84">
      <w:pPr>
        <w:spacing w:after="0" w:line="240" w:lineRule="auto"/>
        <w:ind w:left="1710" w:hanging="1350"/>
        <w:rPr>
          <w:rFonts w:ascii="Times New Roman" w:hAnsi="Times New Roman" w:cs="Times New Roman"/>
          <w:sz w:val="24"/>
          <w:szCs w:val="24"/>
        </w:rPr>
      </w:pPr>
    </w:p>
    <w:p w14:paraId="2019B175" w14:textId="7E04851E" w:rsidR="00F83A78" w:rsidDel="00B94E0C" w:rsidRDefault="00F83A78" w:rsidP="00800B84">
      <w:pPr>
        <w:spacing w:after="0" w:line="240" w:lineRule="auto"/>
        <w:ind w:left="1710" w:hanging="1350"/>
        <w:rPr>
          <w:del w:id="16" w:author="KKD Windows Se7en V1" w:date="2014-07-29T23:33:00Z"/>
          <w:rFonts w:ascii="Times New Roman" w:hAnsi="Times New Roman" w:cs="Times New Roman"/>
          <w:sz w:val="24"/>
          <w:szCs w:val="24"/>
        </w:rPr>
      </w:pPr>
    </w:p>
    <w:p w14:paraId="14B985E9" w14:textId="77777777" w:rsidR="00F83A78" w:rsidRDefault="00F83A78" w:rsidP="00800B84">
      <w:pPr>
        <w:spacing w:after="0" w:line="240" w:lineRule="auto"/>
        <w:ind w:left="1710" w:hanging="1350"/>
        <w:rPr>
          <w:ins w:id="17" w:author="KKD Windows Se7en V1" w:date="2014-07-29T23:33:00Z"/>
          <w:rFonts w:ascii="Times New Roman" w:hAnsi="Times New Roman" w:cs="Times New Roman"/>
          <w:sz w:val="24"/>
          <w:szCs w:val="24"/>
        </w:rPr>
      </w:pPr>
    </w:p>
    <w:p w14:paraId="0E73D619" w14:textId="77777777" w:rsidR="00B94E0C" w:rsidRDefault="00B94E0C" w:rsidP="00800B84">
      <w:pPr>
        <w:spacing w:after="0" w:line="240" w:lineRule="auto"/>
        <w:ind w:left="1710" w:hanging="1350"/>
        <w:rPr>
          <w:ins w:id="18" w:author="KKD Windows Se7en V1" w:date="2014-07-29T23:33:00Z"/>
          <w:rFonts w:ascii="Times New Roman" w:hAnsi="Times New Roman" w:cs="Times New Roman"/>
          <w:sz w:val="24"/>
          <w:szCs w:val="24"/>
        </w:rPr>
      </w:pPr>
    </w:p>
    <w:p w14:paraId="0CE93CD9" w14:textId="77777777" w:rsidR="00B94E0C" w:rsidRDefault="00B94E0C" w:rsidP="00800B84">
      <w:pPr>
        <w:spacing w:after="0" w:line="240" w:lineRule="auto"/>
        <w:ind w:left="1710" w:hanging="1350"/>
        <w:rPr>
          <w:ins w:id="19" w:author="KKD Windows Se7en V1" w:date="2014-07-29T23:33:00Z"/>
          <w:rFonts w:ascii="Times New Roman" w:hAnsi="Times New Roman" w:cs="Times New Roman"/>
          <w:sz w:val="24"/>
          <w:szCs w:val="24"/>
        </w:rPr>
      </w:pPr>
    </w:p>
    <w:p w14:paraId="6AD01A69" w14:textId="77777777" w:rsidR="00B94E0C" w:rsidRDefault="00B94E0C" w:rsidP="00800B84">
      <w:pPr>
        <w:spacing w:after="0" w:line="240" w:lineRule="auto"/>
        <w:ind w:left="1710" w:hanging="1350"/>
        <w:rPr>
          <w:rFonts w:ascii="Times New Roman" w:hAnsi="Times New Roman" w:cs="Times New Roman"/>
          <w:sz w:val="24"/>
          <w:szCs w:val="24"/>
        </w:rPr>
      </w:pPr>
    </w:p>
    <w:p w14:paraId="2C52FC29" w14:textId="77777777" w:rsidR="00F83A78" w:rsidRPr="00A85EC0" w:rsidRDefault="00F83A78" w:rsidP="00800B84">
      <w:pPr>
        <w:spacing w:after="0" w:line="240" w:lineRule="auto"/>
        <w:ind w:left="1710" w:hanging="1350"/>
        <w:rPr>
          <w:rFonts w:ascii="Times New Roman" w:hAnsi="Times New Roman" w:cs="Times New Roman"/>
          <w:sz w:val="24"/>
          <w:szCs w:val="24"/>
        </w:rPr>
      </w:pPr>
    </w:p>
    <w:p w14:paraId="3B674ACA" w14:textId="4D25EB5C" w:rsidR="005C1387" w:rsidRDefault="0083143D"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w:t>
      </w:r>
      <w:r w:rsidR="00762E31">
        <w:rPr>
          <w:rFonts w:ascii="Times New Roman" w:hAnsi="Times New Roman" w:cs="Times New Roman"/>
          <w:b/>
          <w:bCs/>
          <w:sz w:val="29"/>
          <w:szCs w:val="29"/>
        </w:rPr>
        <w:t>17</w:t>
      </w:r>
      <w:r w:rsidR="005C1387">
        <w:rPr>
          <w:rFonts w:ascii="Times New Roman" w:hAnsi="Times New Roman" w:cs="Times New Roman"/>
          <w:b/>
          <w:bCs/>
          <w:sz w:val="29"/>
          <w:szCs w:val="29"/>
        </w:rPr>
        <w:t xml:space="preserve">.1 </w:t>
      </w:r>
      <w:r w:rsidRPr="00CE2E9C">
        <w:rPr>
          <w:rFonts w:ascii="Times New Roman" w:hAnsi="Times New Roman" w:cs="Times New Roman"/>
          <w:b/>
          <w:bCs/>
          <w:sz w:val="29"/>
          <w:szCs w:val="29"/>
        </w:rPr>
        <w:t>Lecturer can edit assignments or quizzes information which are multiple choices question, true/false question, and short answers.</w:t>
      </w:r>
    </w:p>
    <w:p w14:paraId="1BD0AC13"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testing information from Lecturer.</w:t>
      </w:r>
    </w:p>
    <w:p w14:paraId="2F6622E7"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information from Lecturer.</w:t>
      </w:r>
    </w:p>
    <w:p w14:paraId="7C55D520"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a, b, c, and d only” message when the multiple choices answer format is wrong.</w:t>
      </w:r>
    </w:p>
    <w:p w14:paraId="03DE2B55"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w:t>
      </w:r>
      <w:proofErr w:type="gramStart"/>
      <w:r w:rsidRPr="00060AF3">
        <w:rPr>
          <w:rFonts w:ascii="Times New Roman" w:hAnsi="Times New Roman" w:cs="Times New Roman"/>
          <w:sz w:val="24"/>
          <w:szCs w:val="24"/>
        </w:rPr>
        <w:t>a and</w:t>
      </w:r>
      <w:proofErr w:type="gramEnd"/>
      <w:r w:rsidRPr="00060AF3">
        <w:rPr>
          <w:rFonts w:ascii="Times New Roman" w:hAnsi="Times New Roman" w:cs="Times New Roman"/>
          <w:sz w:val="24"/>
          <w:szCs w:val="24"/>
        </w:rPr>
        <w:t xml:space="preserve"> b only” message when the true/false answer format is wrong.</w:t>
      </w:r>
    </w:p>
    <w:p w14:paraId="7D311558" w14:textId="77777777" w:rsidR="001D0379" w:rsidRPr="00060AF3" w:rsidRDefault="001D0379" w:rsidP="001D0379">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“Question point must be number only” message when the question point format is wrong.</w:t>
      </w:r>
    </w:p>
    <w:p w14:paraId="5F0CDD62"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95E1B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redirects to Edition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0017058"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23F964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information from the system to display on Edition </w:t>
      </w:r>
      <w:r>
        <w:rPr>
          <w:rFonts w:ascii="Times New Roman" w:hAnsi="Times New Roman" w:cs="Times New Roman"/>
          <w:sz w:val="24"/>
          <w:szCs w:val="24"/>
        </w:rPr>
        <w:t>question</w:t>
      </w:r>
      <w:del w:id="20" w:author="rimi park" w:date="2014-07-27T15:49:00Z">
        <w:r w:rsidRPr="00AC49F2" w:rsidDel="00E36E09">
          <w:rPr>
            <w:rFonts w:ascii="Times New Roman" w:hAnsi="Times New Roman" w:cs="Times New Roman"/>
            <w:sz w:val="24"/>
            <w:szCs w:val="24"/>
          </w:rPr>
          <w:delText xml:space="preserve"> </w:delText>
        </w:r>
      </w:del>
      <w:r w:rsidRPr="00060AF3">
        <w:rPr>
          <w:rFonts w:ascii="Times New Roman" w:hAnsi="Times New Roman" w:cs="Times New Roman"/>
          <w:sz w:val="24"/>
          <w:szCs w:val="24"/>
        </w:rPr>
        <w:t xml:space="preserve">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C75892B"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w:t>
      </w:r>
      <w:r>
        <w:rPr>
          <w:rFonts w:ascii="Times New Roman" w:hAnsi="Times New Roman" w:cs="Times New Roman"/>
          <w:sz w:val="24"/>
          <w:szCs w:val="24"/>
        </w:rPr>
        <w:t xml:space="preserve"> submission time,</w:t>
      </w:r>
      <w:r w:rsidRPr="00060AF3">
        <w:rPr>
          <w:rFonts w:ascii="Times New Roman" w:hAnsi="Times New Roman" w:cs="Times New Roman"/>
          <w:sz w:val="24"/>
          <w:szCs w:val="24"/>
        </w:rPr>
        <w:t xml:space="preserve"> and posting status</w:t>
      </w:r>
      <w:r>
        <w:rPr>
          <w:rFonts w:ascii="Times New Roman" w:hAnsi="Times New Roman" w:cs="Times New Roman"/>
          <w:sz w:val="24"/>
          <w:szCs w:val="24"/>
        </w:rPr>
        <w:t>.</w:t>
      </w:r>
    </w:p>
    <w:p w14:paraId="441C333A"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17-6.1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 xml:space="preserve">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a type of question, question description, choice description, an answer, and a question point for Lecturer assigns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into the system.</w:t>
      </w:r>
    </w:p>
    <w:p w14:paraId="08E6149C" w14:textId="77777777" w:rsidR="001D0379" w:rsidRPr="00060AF3"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the testing information from Lecturer into the system.</w:t>
      </w:r>
    </w:p>
    <w:p w14:paraId="7DB164A8" w14:textId="77777777" w:rsidR="001D0379" w:rsidRDefault="001D0379" w:rsidP="001D037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17-8.1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w:t>
      </w:r>
      <w:r>
        <w:rPr>
          <w:rFonts w:ascii="Times New Roman" w:hAnsi="Times New Roman" w:cs="Times New Roman"/>
          <w:sz w:val="24"/>
          <w:szCs w:val="24"/>
        </w:rPr>
        <w:t>question</w:t>
      </w:r>
      <w:r w:rsidRPr="00AC49F2">
        <w:rPr>
          <w:rFonts w:ascii="Times New Roman" w:hAnsi="Times New Roman" w:cs="Times New Roman"/>
          <w:sz w:val="24"/>
          <w:szCs w:val="24"/>
        </w:rPr>
        <w:t xml:space="preserve"> </w:t>
      </w:r>
      <w:r w:rsidRPr="00060AF3">
        <w:rPr>
          <w:rFonts w:ascii="Times New Roman" w:hAnsi="Times New Roman" w:cs="Times New Roman"/>
          <w:sz w:val="24"/>
          <w:szCs w:val="24"/>
        </w:rPr>
        <w:t>information from Lecturer into the system.</w:t>
      </w:r>
    </w:p>
    <w:p w14:paraId="196F85E2" w14:textId="77777777" w:rsidR="001D0379" w:rsidRPr="00FF0A3A" w:rsidRDefault="001D0379" w:rsidP="001D037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w:t>
      </w:r>
      <w:r w:rsidRPr="00AC49F2">
        <w:rPr>
          <w:rFonts w:ascii="Times New Roman" w:hAnsi="Times New Roman" w:cs="Times New Roman"/>
          <w:b/>
          <w:bCs/>
          <w:sz w:val="24"/>
          <w:szCs w:val="24"/>
        </w:rPr>
        <w:t>SRS 17-9.1:</w:t>
      </w:r>
      <w:r>
        <w:rPr>
          <w:rFonts w:ascii="Times New Roman" w:hAnsi="Times New Roman" w:cs="Times New Roman"/>
          <w:sz w:val="24"/>
          <w:szCs w:val="24"/>
        </w:rPr>
        <w:t xml:space="preserve"> </w:t>
      </w:r>
      <w:r w:rsidRPr="00FF0A3A">
        <w:rPr>
          <w:rFonts w:ascii="Times New Roman" w:hAnsi="Times New Roman" w:cs="Times New Roman"/>
          <w:sz w:val="24"/>
          <w:szCs w:val="24"/>
        </w:rPr>
        <w:t xml:space="preserve">The system </w:t>
      </w:r>
      <w:r>
        <w:rPr>
          <w:rFonts w:ascii="Times New Roman" w:hAnsi="Times New Roman" w:cs="Times New Roman"/>
          <w:sz w:val="24"/>
          <w:szCs w:val="24"/>
        </w:rPr>
        <w:t>shall display</w:t>
      </w:r>
      <w:r w:rsidRPr="00FF0A3A">
        <w:rPr>
          <w:rFonts w:ascii="Times New Roman" w:hAnsi="Times New Roman" w:cs="Times New Roman"/>
          <w:sz w:val="24"/>
          <w:szCs w:val="24"/>
        </w:rPr>
        <w:t xml:space="preserve"> “Editing </w:t>
      </w:r>
      <w:r>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06A0736F"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54792830"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4707A27D"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0AF16237"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6951926C" w14:textId="77777777" w:rsidR="00F83A78" w:rsidRDefault="00F83A78" w:rsidP="00CF0434">
      <w:pPr>
        <w:spacing w:after="0" w:line="240" w:lineRule="auto"/>
        <w:ind w:left="1620" w:hanging="1260"/>
        <w:contextualSpacing/>
        <w:rPr>
          <w:rFonts w:ascii="Times New Roman" w:hAnsi="Times New Roman" w:cs="Times New Roman"/>
          <w:sz w:val="24"/>
          <w:szCs w:val="24"/>
        </w:rPr>
      </w:pPr>
    </w:p>
    <w:p w14:paraId="1FAFE492" w14:textId="77777777" w:rsidR="00F83A78" w:rsidRDefault="00F83A78" w:rsidP="00CF0434">
      <w:pPr>
        <w:spacing w:after="0" w:line="240" w:lineRule="auto"/>
        <w:ind w:left="1620" w:hanging="1260"/>
        <w:contextualSpacing/>
        <w:rPr>
          <w:ins w:id="21" w:author="KKD Windows Se7en V1" w:date="2014-07-29T23:33:00Z"/>
          <w:rFonts w:ascii="Times New Roman" w:hAnsi="Times New Roman" w:cs="Times New Roman"/>
          <w:sz w:val="24"/>
          <w:szCs w:val="24"/>
        </w:rPr>
      </w:pPr>
    </w:p>
    <w:p w14:paraId="4C921638" w14:textId="77777777" w:rsidR="00B94E0C" w:rsidRDefault="00B94E0C" w:rsidP="00CF0434">
      <w:pPr>
        <w:spacing w:after="0" w:line="240" w:lineRule="auto"/>
        <w:ind w:left="1620" w:hanging="1260"/>
        <w:contextualSpacing/>
        <w:rPr>
          <w:ins w:id="22" w:author="KKD Windows Se7en V1" w:date="2014-07-29T23:33:00Z"/>
          <w:rFonts w:ascii="Times New Roman" w:hAnsi="Times New Roman" w:cs="Times New Roman"/>
          <w:sz w:val="24"/>
          <w:szCs w:val="24"/>
        </w:rPr>
      </w:pPr>
    </w:p>
    <w:p w14:paraId="1B6B47B9" w14:textId="77777777" w:rsidR="00B94E0C" w:rsidRDefault="00B94E0C" w:rsidP="00CF0434">
      <w:pPr>
        <w:spacing w:after="0" w:line="240" w:lineRule="auto"/>
        <w:ind w:left="1620" w:hanging="1260"/>
        <w:contextualSpacing/>
        <w:rPr>
          <w:ins w:id="23" w:author="KKD Windows Se7en V1" w:date="2014-07-29T23:33:00Z"/>
          <w:rFonts w:ascii="Times New Roman" w:hAnsi="Times New Roman" w:cs="Times New Roman"/>
          <w:sz w:val="24"/>
          <w:szCs w:val="24"/>
        </w:rPr>
      </w:pPr>
    </w:p>
    <w:p w14:paraId="7DAB54D4" w14:textId="77777777" w:rsidR="00B94E0C" w:rsidRDefault="00B94E0C" w:rsidP="00CF0434">
      <w:pPr>
        <w:spacing w:after="0" w:line="240" w:lineRule="auto"/>
        <w:ind w:left="1620" w:hanging="1260"/>
        <w:contextualSpacing/>
        <w:rPr>
          <w:ins w:id="24" w:author="KKD Windows Se7en V1" w:date="2014-07-29T23:33:00Z"/>
          <w:rFonts w:ascii="Times New Roman" w:hAnsi="Times New Roman" w:cs="Times New Roman"/>
          <w:sz w:val="24"/>
          <w:szCs w:val="24"/>
        </w:rPr>
      </w:pPr>
    </w:p>
    <w:p w14:paraId="30E233F1" w14:textId="77777777" w:rsidR="00B94E0C" w:rsidRDefault="00B94E0C" w:rsidP="00CF0434">
      <w:pPr>
        <w:spacing w:after="0" w:line="240" w:lineRule="auto"/>
        <w:ind w:left="1620" w:hanging="1260"/>
        <w:contextualSpacing/>
        <w:rPr>
          <w:ins w:id="25" w:author="KKD Windows Se7en V1" w:date="2014-07-29T23:33:00Z"/>
          <w:rFonts w:ascii="Times New Roman" w:hAnsi="Times New Roman" w:cs="Times New Roman"/>
          <w:sz w:val="24"/>
          <w:szCs w:val="24"/>
        </w:rPr>
      </w:pPr>
    </w:p>
    <w:p w14:paraId="70EF5FD1" w14:textId="77777777" w:rsidR="00B94E0C" w:rsidRDefault="00B94E0C" w:rsidP="00CF0434">
      <w:pPr>
        <w:spacing w:after="0" w:line="240" w:lineRule="auto"/>
        <w:ind w:left="1620" w:hanging="1260"/>
        <w:contextualSpacing/>
        <w:rPr>
          <w:ins w:id="26" w:author="KKD Windows Se7en V1" w:date="2014-07-29T23:33:00Z"/>
          <w:rFonts w:ascii="Times New Roman" w:hAnsi="Times New Roman" w:cs="Times New Roman"/>
          <w:sz w:val="24"/>
          <w:szCs w:val="24"/>
        </w:rPr>
      </w:pPr>
    </w:p>
    <w:p w14:paraId="2A3BC8C4" w14:textId="77777777" w:rsidR="00B94E0C" w:rsidRDefault="00B94E0C" w:rsidP="00CF0434">
      <w:pPr>
        <w:spacing w:after="0" w:line="240" w:lineRule="auto"/>
        <w:ind w:left="1620" w:hanging="1260"/>
        <w:contextualSpacing/>
        <w:rPr>
          <w:ins w:id="27" w:author="KKD Windows Se7en V1" w:date="2014-07-29T23:33:00Z"/>
          <w:rFonts w:ascii="Times New Roman" w:hAnsi="Times New Roman" w:cs="Times New Roman"/>
          <w:sz w:val="24"/>
          <w:szCs w:val="24"/>
        </w:rPr>
      </w:pPr>
    </w:p>
    <w:p w14:paraId="5291DA26" w14:textId="77777777" w:rsidR="00B94E0C" w:rsidRDefault="00B94E0C" w:rsidP="00CF0434">
      <w:pPr>
        <w:spacing w:after="0" w:line="240" w:lineRule="auto"/>
        <w:ind w:left="1620" w:hanging="1260"/>
        <w:contextualSpacing/>
        <w:rPr>
          <w:ins w:id="28" w:author="KKD Windows Se7en V1" w:date="2014-07-29T23:33:00Z"/>
          <w:rFonts w:ascii="Times New Roman" w:hAnsi="Times New Roman" w:cs="Times New Roman"/>
          <w:sz w:val="24"/>
          <w:szCs w:val="24"/>
        </w:rPr>
      </w:pPr>
    </w:p>
    <w:p w14:paraId="406AC091" w14:textId="77777777" w:rsidR="00B94E0C" w:rsidRDefault="00B94E0C" w:rsidP="00CF0434">
      <w:pPr>
        <w:spacing w:after="0" w:line="240" w:lineRule="auto"/>
        <w:ind w:left="1620" w:hanging="1260"/>
        <w:contextualSpacing/>
        <w:rPr>
          <w:ins w:id="29" w:author="KKD Windows Se7en V1" w:date="2014-07-29T23:33:00Z"/>
          <w:rFonts w:ascii="Times New Roman" w:hAnsi="Times New Roman" w:cs="Times New Roman"/>
          <w:sz w:val="24"/>
          <w:szCs w:val="24"/>
        </w:rPr>
      </w:pPr>
    </w:p>
    <w:p w14:paraId="5A6A4F91" w14:textId="77777777" w:rsidR="00B94E0C" w:rsidRDefault="00B94E0C" w:rsidP="00CF0434">
      <w:pPr>
        <w:spacing w:after="0" w:line="240" w:lineRule="auto"/>
        <w:ind w:left="1620" w:hanging="1260"/>
        <w:contextualSpacing/>
        <w:rPr>
          <w:ins w:id="30" w:author="KKD Windows Se7en V1" w:date="2014-07-29T23:33:00Z"/>
          <w:rFonts w:ascii="Times New Roman" w:hAnsi="Times New Roman" w:cs="Times New Roman"/>
          <w:sz w:val="24"/>
          <w:szCs w:val="24"/>
        </w:rPr>
      </w:pPr>
    </w:p>
    <w:p w14:paraId="3B7B6629" w14:textId="77777777" w:rsidR="00B94E0C" w:rsidRDefault="00B94E0C" w:rsidP="00CF0434">
      <w:pPr>
        <w:spacing w:after="0" w:line="240" w:lineRule="auto"/>
        <w:ind w:left="1620" w:hanging="1260"/>
        <w:contextualSpacing/>
        <w:rPr>
          <w:ins w:id="31" w:author="KKD Windows Se7en V1" w:date="2014-07-29T23:33:00Z"/>
          <w:rFonts w:ascii="Times New Roman" w:hAnsi="Times New Roman" w:cs="Times New Roman"/>
          <w:sz w:val="24"/>
          <w:szCs w:val="24"/>
        </w:rPr>
      </w:pPr>
    </w:p>
    <w:p w14:paraId="080B0FBC" w14:textId="77777777" w:rsidR="00B94E0C" w:rsidRPr="00060AF3" w:rsidRDefault="00B94E0C" w:rsidP="00CF0434">
      <w:pPr>
        <w:spacing w:after="0" w:line="240" w:lineRule="auto"/>
        <w:ind w:left="1620" w:hanging="1260"/>
        <w:contextualSpacing/>
        <w:rPr>
          <w:rFonts w:ascii="Times New Roman" w:hAnsi="Times New Roman" w:cs="Times New Roman"/>
          <w:sz w:val="24"/>
          <w:szCs w:val="24"/>
        </w:rPr>
      </w:pPr>
    </w:p>
    <w:p w14:paraId="75A4FF86" w14:textId="4C1E2E53"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URS18</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delete assignments or quizzes which are multiple choices question, true/false question, and short answers.</w:t>
      </w:r>
    </w:p>
    <w:p w14:paraId="43AC4649" w14:textId="77777777" w:rsidR="008605B8" w:rsidRPr="00060AF3" w:rsidRDefault="008605B8" w:rsidP="008605B8">
      <w:pPr>
        <w:tabs>
          <w:tab w:val="left" w:pos="900"/>
        </w:tabs>
        <w:spacing w:after="0" w:line="240" w:lineRule="auto"/>
        <w:ind w:left="1620" w:hanging="1260"/>
        <w:rPr>
          <w:ins w:id="32" w:author="KKD Windows Se7en V1" w:date="2014-07-24T23:19:00Z"/>
          <w:rFonts w:ascii="Times New Roman" w:hAnsi="Times New Roman" w:cs="Times New Roman"/>
          <w:sz w:val="24"/>
          <w:szCs w:val="24"/>
        </w:rPr>
      </w:pPr>
      <w:ins w:id="33" w:author="KKD Windows Se7en V1" w:date="2014-07-24T23:19:00Z">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w:t>
        </w:r>
        <w:del w:id="34" w:author="rimi park" w:date="2014-07-27T15:49:00Z">
          <w:r w:rsidRPr="00060AF3" w:rsidDel="00E36E09">
            <w:rPr>
              <w:rFonts w:ascii="Times New Roman" w:hAnsi="Times New Roman" w:cs="Times New Roman"/>
              <w:sz w:val="24"/>
              <w:szCs w:val="24"/>
            </w:rPr>
            <w:delText>s</w:delText>
          </w:r>
        </w:del>
        <w:r w:rsidRPr="00060AF3">
          <w:rPr>
            <w:rFonts w:ascii="Times New Roman" w:hAnsi="Times New Roman" w:cs="Times New Roman"/>
            <w:sz w:val="24"/>
            <w:szCs w:val="24"/>
          </w:rPr>
          <w:t xml:space="preserve"> the testing information from the system.</w:t>
        </w:r>
      </w:ins>
    </w:p>
    <w:p w14:paraId="10EB46CB" w14:textId="77777777" w:rsidR="008605B8" w:rsidRDefault="008605B8">
      <w:pPr>
        <w:tabs>
          <w:tab w:val="left" w:pos="900"/>
        </w:tabs>
        <w:spacing w:after="0" w:line="240" w:lineRule="auto"/>
        <w:ind w:left="1620" w:hanging="1260"/>
        <w:rPr>
          <w:ins w:id="35" w:author="KKD Windows Se7en V1" w:date="2014-07-24T23:19:00Z"/>
          <w:rFonts w:ascii="Times New Roman" w:hAnsi="Times New Roman" w:cs="Times New Roman"/>
          <w:sz w:val="24"/>
          <w:szCs w:val="24"/>
        </w:rPr>
        <w:pPrChange w:id="36" w:author="KKD Windows Se7en V1" w:date="2014-07-24T23:19:00Z">
          <w:pPr>
            <w:spacing w:before="240" w:after="0" w:line="240" w:lineRule="auto"/>
            <w:jc w:val="thaiDistribute"/>
          </w:pPr>
        </w:pPrChange>
      </w:pPr>
      <w:ins w:id="37" w:author="KKD Windows Se7en V1" w:date="2014-07-24T23:19:00Z">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w:t>
        </w:r>
        <w:del w:id="38" w:author="rimi park" w:date="2014-07-27T15:49:00Z">
          <w:r w:rsidRPr="00060AF3" w:rsidDel="00E36E09">
            <w:rPr>
              <w:rFonts w:ascii="Times New Roman" w:hAnsi="Times New Roman" w:cs="Times New Roman"/>
              <w:sz w:val="24"/>
              <w:szCs w:val="24"/>
            </w:rPr>
            <w:delText>s</w:delText>
          </w:r>
        </w:del>
        <w:r w:rsidRPr="00060AF3">
          <w:rPr>
            <w:rFonts w:ascii="Times New Roman" w:hAnsi="Times New Roman" w:cs="Times New Roman"/>
            <w:sz w:val="24"/>
            <w:szCs w:val="24"/>
          </w:rPr>
          <w:t xml:space="preserve"> </w:t>
        </w:r>
        <w:r>
          <w:rPr>
            <w:rFonts w:ascii="Times New Roman" w:hAnsi="Times New Roman" w:cs="Times New Roman"/>
            <w:sz w:val="24"/>
            <w:szCs w:val="24"/>
          </w:rPr>
          <w:t>question</w:t>
        </w:r>
        <w:r w:rsidRPr="00060AF3">
          <w:rPr>
            <w:rFonts w:ascii="Times New Roman" w:hAnsi="Times New Roman" w:cs="Times New Roman"/>
            <w:sz w:val="24"/>
            <w:szCs w:val="24"/>
          </w:rPr>
          <w:t xml:space="preserve"> information from the system.</w:t>
        </w:r>
      </w:ins>
    </w:p>
    <w:p w14:paraId="1D2E30F1" w14:textId="0987EF00" w:rsidR="008605B8" w:rsidRPr="008605B8" w:rsidRDefault="008605B8">
      <w:pPr>
        <w:tabs>
          <w:tab w:val="left" w:pos="900"/>
        </w:tabs>
        <w:spacing w:after="0" w:line="240" w:lineRule="auto"/>
        <w:ind w:left="1620" w:hanging="1260"/>
        <w:rPr>
          <w:ins w:id="39" w:author="KKD Windows Se7en V1" w:date="2014-07-24T23:19:00Z"/>
          <w:rFonts w:ascii="Times New Roman" w:hAnsi="Times New Roman" w:cs="Times New Roman"/>
          <w:sz w:val="24"/>
          <w:szCs w:val="24"/>
          <w:rPrChange w:id="40" w:author="KKD Windows Se7en V1" w:date="2014-07-24T23:19:00Z">
            <w:rPr>
              <w:ins w:id="41" w:author="KKD Windows Se7en V1" w:date="2014-07-24T23:19:00Z"/>
              <w:rFonts w:ascii="Times New Roman" w:hAnsi="Times New Roman" w:cs="Times New Roman"/>
              <w:b/>
              <w:bCs/>
              <w:sz w:val="24"/>
              <w:szCs w:val="24"/>
            </w:rPr>
          </w:rPrChange>
        </w:rPr>
        <w:pPrChange w:id="42" w:author="KKD Windows Se7en V1" w:date="2014-07-24T23:19:00Z">
          <w:pPr>
            <w:spacing w:before="240" w:after="0" w:line="240" w:lineRule="auto"/>
            <w:jc w:val="thaiDistribute"/>
          </w:pPr>
        </w:pPrChange>
      </w:pPr>
      <w:ins w:id="43" w:author="KKD Windows Se7en V1" w:date="2014-07-24T23:19:00Z">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w:t>
        </w:r>
        <w:r>
          <w:rPr>
            <w:rFonts w:ascii="Times New Roman" w:hAnsi="Times New Roman" w:cs="Times New Roman"/>
            <w:sz w:val="24"/>
            <w:szCs w:val="24"/>
          </w:rPr>
          <w:t>Testing</w:t>
        </w:r>
        <w:r w:rsidRPr="00060AF3">
          <w:rPr>
            <w:rFonts w:ascii="Times New Roman" w:hAnsi="Times New Roman" w:cs="Times New Roman"/>
            <w:sz w:val="24"/>
            <w:szCs w:val="24"/>
          </w:rPr>
          <w:t xml:space="preserve"> Successful” message when </w:t>
        </w:r>
      </w:ins>
      <w:ins w:id="44" w:author="rimi park" w:date="2014-07-27T15:51:00Z">
        <w:r w:rsidR="00E36E09">
          <w:rPr>
            <w:rFonts w:ascii="Times New Roman" w:hAnsi="Times New Roman" w:cs="Times New Roman"/>
            <w:sz w:val="24"/>
            <w:szCs w:val="24"/>
          </w:rPr>
          <w:t>an assignment or quiz is deleted successfully.</w:t>
        </w:r>
      </w:ins>
      <w:ins w:id="45" w:author="KKD Windows Se7en V1" w:date="2014-07-24T23:19:00Z">
        <w:del w:id="46" w:author="rimi park" w:date="2014-07-27T15:51:00Z">
          <w:r w:rsidRPr="00060AF3" w:rsidDel="00E36E09">
            <w:rPr>
              <w:rFonts w:ascii="Times New Roman" w:hAnsi="Times New Roman" w:cs="Times New Roman"/>
              <w:sz w:val="24"/>
              <w:szCs w:val="24"/>
            </w:rPr>
            <w:delText>Lecturer deletes an assignment is successful.</w:delText>
          </w:r>
        </w:del>
      </w:ins>
    </w:p>
    <w:p w14:paraId="47B68383" w14:textId="10185842" w:rsidR="00D84FDD" w:rsidRPr="00060AF3" w:rsidDel="008605B8" w:rsidRDefault="00D84FDD" w:rsidP="008605B8">
      <w:pPr>
        <w:spacing w:after="0" w:line="240" w:lineRule="auto"/>
        <w:ind w:left="1620" w:hanging="1260"/>
        <w:rPr>
          <w:del w:id="47" w:author="KKD Windows Se7en V1" w:date="2014-07-24T23:19:00Z"/>
          <w:rFonts w:ascii="Times New Roman" w:hAnsi="Times New Roman" w:cs="Times New Roman"/>
          <w:sz w:val="24"/>
          <w:szCs w:val="24"/>
        </w:rPr>
      </w:pPr>
      <w:del w:id="48" w:author="KKD Windows Se7en V1" w:date="2014-07-24T23:19:00Z">
        <w:r w:rsidDel="008605B8">
          <w:rPr>
            <w:rFonts w:ascii="Times New Roman" w:hAnsi="Times New Roman" w:cs="Times New Roman"/>
            <w:b/>
            <w:bCs/>
            <w:sz w:val="24"/>
            <w:szCs w:val="24"/>
          </w:rPr>
          <w:delText>SRS 18-1.1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deletes the testing information from the system.</w:delText>
        </w:r>
      </w:del>
    </w:p>
    <w:p w14:paraId="3FE00AC9" w14:textId="08135EE3" w:rsidR="00D84FDD" w:rsidRPr="00060AF3" w:rsidDel="008605B8" w:rsidRDefault="00D84FDD" w:rsidP="00CF0434">
      <w:pPr>
        <w:spacing w:after="0" w:line="240" w:lineRule="auto"/>
        <w:ind w:left="1620" w:hanging="1260"/>
        <w:rPr>
          <w:del w:id="49" w:author="KKD Windows Se7en V1" w:date="2014-07-24T23:19:00Z"/>
          <w:rFonts w:ascii="Times New Roman" w:hAnsi="Times New Roman" w:cs="Times New Roman"/>
          <w:sz w:val="24"/>
          <w:szCs w:val="24"/>
        </w:rPr>
      </w:pPr>
      <w:del w:id="50" w:author="KKD Windows Se7en V1" w:date="2014-07-24T23:19:00Z">
        <w:r w:rsidDel="008605B8">
          <w:rPr>
            <w:rFonts w:ascii="Times New Roman" w:hAnsi="Times New Roman" w:cs="Times New Roman"/>
            <w:b/>
            <w:bCs/>
            <w:sz w:val="24"/>
            <w:szCs w:val="24"/>
          </w:rPr>
          <w:delText>SRS 18-2.1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deletes assignment or quiz information from the system.</w:delText>
        </w:r>
      </w:del>
    </w:p>
    <w:p w14:paraId="110AA4D4" w14:textId="0A368AE8" w:rsidR="00D84FDD" w:rsidRPr="00060AF3" w:rsidDel="008605B8" w:rsidRDefault="00D84FDD" w:rsidP="00CF0434">
      <w:pPr>
        <w:spacing w:after="0" w:line="240" w:lineRule="auto"/>
        <w:ind w:left="1620" w:hanging="1260"/>
        <w:rPr>
          <w:del w:id="51" w:author="KKD Windows Se7en V1" w:date="2014-07-24T23:19:00Z"/>
          <w:rFonts w:ascii="Times New Roman" w:hAnsi="Times New Roman" w:cs="Times New Roman"/>
          <w:sz w:val="24"/>
          <w:szCs w:val="24"/>
        </w:rPr>
      </w:pPr>
      <w:del w:id="52" w:author="KKD Windows Se7en V1" w:date="2014-07-24T23:19:00Z">
        <w:r w:rsidDel="008605B8">
          <w:rPr>
            <w:rFonts w:ascii="Times New Roman" w:hAnsi="Times New Roman" w:cs="Times New Roman"/>
            <w:b/>
            <w:bCs/>
            <w:sz w:val="24"/>
            <w:szCs w:val="24"/>
          </w:rPr>
          <w:delText>SRS 18-3.1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Assignment Successful” message when Lecturer deletes an assignment is successful.</w:delText>
        </w:r>
      </w:del>
    </w:p>
    <w:p w14:paraId="60620A64" w14:textId="067B4FAD" w:rsidR="00D84FDD" w:rsidRPr="00060AF3" w:rsidDel="008605B8" w:rsidRDefault="00D84FDD" w:rsidP="00CF0434">
      <w:pPr>
        <w:spacing w:after="0" w:line="240" w:lineRule="auto"/>
        <w:ind w:left="1620" w:hanging="1260"/>
        <w:rPr>
          <w:del w:id="53" w:author="KKD Windows Se7en V1" w:date="2014-07-24T23:19:00Z"/>
          <w:rFonts w:ascii="Times New Roman" w:hAnsi="Times New Roman" w:cs="Times New Roman"/>
          <w:sz w:val="24"/>
          <w:szCs w:val="24"/>
        </w:rPr>
      </w:pPr>
      <w:del w:id="54" w:author="KKD Windows Se7en V1" w:date="2014-07-24T23:19:00Z">
        <w:r w:rsidDel="008605B8">
          <w:rPr>
            <w:rFonts w:ascii="Times New Roman" w:hAnsi="Times New Roman" w:cs="Times New Roman"/>
            <w:b/>
            <w:bCs/>
            <w:sz w:val="24"/>
            <w:szCs w:val="24"/>
          </w:rPr>
          <w:delText>SRS 18-4.1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Quiz Successful” message when Lecturer deletes a quiz is successful.</w:delText>
        </w:r>
      </w:del>
    </w:p>
    <w:p w14:paraId="7CBF3C11" w14:textId="12EEB8CB"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URS19</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marks the point for student’s short answer.</w:t>
      </w:r>
    </w:p>
    <w:p w14:paraId="409BA26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DB31653"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A6C491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short answer question and student’s short answer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mobile application.</w:t>
      </w:r>
    </w:p>
    <w:p w14:paraId="373DCB02"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validate question point format from Lecturer.</w:t>
      </w:r>
    </w:p>
    <w:p w14:paraId="58A1CDA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store point of student into the system.</w:t>
      </w:r>
    </w:p>
    <w:p w14:paraId="525BC6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“Marking point is successful” message in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5DEE5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“Point of student must be number only” message when the point of student format is wrong.</w:t>
      </w:r>
    </w:p>
    <w:p w14:paraId="619E80E9" w14:textId="42FF1E9F"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URS20</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 xml:space="preserve">Lecturer can review overall student’s answer in each choice of assignment or quiz in chart format. </w:t>
      </w:r>
    </w:p>
    <w:p w14:paraId="4981648D" w14:textId="77777777" w:rsidR="00B94E0C" w:rsidRPr="00AE02C4" w:rsidRDefault="00B94E0C" w:rsidP="00B94E0C">
      <w:pPr>
        <w:spacing w:after="0" w:line="240" w:lineRule="auto"/>
        <w:ind w:left="1620" w:hanging="1260"/>
        <w:rPr>
          <w:ins w:id="55" w:author="KKD Windows Se7en V1" w:date="2014-07-29T23:33:00Z"/>
          <w:rFonts w:ascii="Times New Roman" w:hAnsi="Times New Roman" w:cs="Times New Roman"/>
          <w:sz w:val="24"/>
          <w:szCs w:val="24"/>
        </w:rPr>
      </w:pPr>
      <w:ins w:id="56" w:author="KKD Windows Se7en V1" w:date="2014-07-29T23:33:00Z">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ins>
    </w:p>
    <w:p w14:paraId="03FB4866" w14:textId="77777777" w:rsidR="00B94E0C" w:rsidRPr="00AE02C4" w:rsidRDefault="00B94E0C" w:rsidP="00B94E0C">
      <w:pPr>
        <w:spacing w:after="0" w:line="240" w:lineRule="auto"/>
        <w:ind w:left="1620" w:hanging="1260"/>
        <w:rPr>
          <w:ins w:id="57" w:author="KKD Windows Se7en V1" w:date="2014-07-29T23:33:00Z"/>
          <w:rFonts w:ascii="Times New Roman" w:hAnsi="Times New Roman" w:cs="Times New Roman"/>
          <w:sz w:val="24"/>
          <w:szCs w:val="24"/>
        </w:rPr>
      </w:pPr>
      <w:ins w:id="58" w:author="KKD Windows Se7en V1" w:date="2014-07-29T23:33:00Z">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ins>
    </w:p>
    <w:p w14:paraId="62A9999F" w14:textId="421AFEF1" w:rsidR="00AE02C4" w:rsidRPr="00AE02C4" w:rsidDel="00B94E0C" w:rsidRDefault="00AE02C4" w:rsidP="00CF0434">
      <w:pPr>
        <w:spacing w:after="0" w:line="240" w:lineRule="auto"/>
        <w:ind w:left="1620" w:hanging="1260"/>
        <w:rPr>
          <w:del w:id="59" w:author="KKD Windows Se7en V1" w:date="2014-07-29T23:33:00Z"/>
          <w:rFonts w:ascii="Times New Roman" w:hAnsi="Times New Roman" w:cs="Times New Roman"/>
          <w:sz w:val="24"/>
          <w:szCs w:val="24"/>
        </w:rPr>
      </w:pPr>
      <w:del w:id="60" w:author="KKD Windows Se7en V1" w:date="2014-07-29T23:33:00Z">
        <w:r w:rsidDel="00B94E0C">
          <w:rPr>
            <w:rStyle w:val="Heading2Char"/>
            <w:rFonts w:ascii="Times New Roman" w:hAnsi="Times New Roman" w:cs="Times New Roman"/>
            <w:b/>
            <w:bCs/>
            <w:color w:val="000000"/>
            <w:sz w:val="24"/>
            <w:szCs w:val="24"/>
          </w:rPr>
          <w:delText>SRS 20-1.1</w:delText>
        </w:r>
        <w:r w:rsidRPr="00AE02C4" w:rsidDel="00B94E0C">
          <w:rPr>
            <w:rStyle w:val="Heading2Char"/>
            <w:rFonts w:ascii="Times New Roman" w:hAnsi="Times New Roman" w:cs="Times New Roman"/>
            <w:b/>
            <w:bCs/>
            <w:color w:val="000000"/>
            <w:sz w:val="24"/>
            <w:szCs w:val="24"/>
          </w:rPr>
          <w:delText>:</w:delText>
        </w:r>
        <w:r w:rsidRPr="00AE02C4" w:rsidDel="00B94E0C">
          <w:rPr>
            <w:rFonts w:ascii="Times New Roman" w:hAnsi="Times New Roman" w:cs="Times New Roman"/>
            <w:sz w:val="24"/>
            <w:szCs w:val="24"/>
          </w:rPr>
          <w:delText xml:space="preserve"> The system shall redirect to Chart format of student’s answer page on the web application.</w:delText>
        </w:r>
      </w:del>
    </w:p>
    <w:p w14:paraId="1F775ACE" w14:textId="024E231A" w:rsidR="00AE02C4" w:rsidRPr="00AE02C4" w:rsidDel="00B94E0C" w:rsidRDefault="00AE02C4" w:rsidP="00CF0434">
      <w:pPr>
        <w:spacing w:after="0" w:line="240" w:lineRule="auto"/>
        <w:ind w:left="1620" w:hanging="1260"/>
        <w:rPr>
          <w:del w:id="61" w:author="KKD Windows Se7en V1" w:date="2014-07-29T23:33:00Z"/>
          <w:rFonts w:ascii="Times New Roman" w:hAnsi="Times New Roman" w:cs="Times New Roman"/>
          <w:sz w:val="24"/>
          <w:szCs w:val="24"/>
        </w:rPr>
      </w:pPr>
      <w:del w:id="62" w:author="KKD Windows Se7en V1" w:date="2014-07-29T23:33:00Z">
        <w:r w:rsidDel="00B94E0C">
          <w:rPr>
            <w:rStyle w:val="Heading2Char"/>
            <w:rFonts w:ascii="Times New Roman" w:hAnsi="Times New Roman" w:cs="Times New Roman"/>
            <w:b/>
            <w:bCs/>
            <w:color w:val="000000"/>
            <w:sz w:val="24"/>
            <w:szCs w:val="24"/>
          </w:rPr>
          <w:delText>SRS 20-2.1</w:delText>
        </w:r>
        <w:r w:rsidRPr="00AE02C4" w:rsidDel="00B94E0C">
          <w:rPr>
            <w:rStyle w:val="Heading2Char"/>
            <w:rFonts w:ascii="Times New Roman" w:hAnsi="Times New Roman" w:cs="Times New Roman"/>
            <w:b/>
            <w:bCs/>
            <w:color w:val="000000"/>
            <w:sz w:val="24"/>
            <w:szCs w:val="24"/>
          </w:rPr>
          <w:delText>:</w:delText>
        </w:r>
        <w:r w:rsidRPr="00AE02C4" w:rsidDel="00B94E0C">
          <w:rPr>
            <w:rFonts w:ascii="Times New Roman" w:hAnsi="Times New Roman" w:cs="Times New Roman"/>
            <w:sz w:val="24"/>
            <w:szCs w:val="24"/>
          </w:rPr>
          <w:delText xml:space="preserve"> The system shall </w:delText>
        </w:r>
        <w:r w:rsidRPr="00AE02C4" w:rsidDel="00B94E0C">
          <w:rPr>
            <w:rFonts w:ascii="Times New Roman" w:eastAsia="Pontano Sans" w:hAnsi="Times New Roman" w:cs="Times New Roman"/>
            <w:sz w:val="24"/>
            <w:szCs w:val="24"/>
          </w:rPr>
          <w:delText>fetch</w:delText>
        </w:r>
        <w:r w:rsidRPr="00AE02C4" w:rsidDel="00B94E0C">
          <w:rPr>
            <w:rFonts w:ascii="Times New Roman" w:hAnsi="Times New Roman" w:cs="Times New Roman"/>
            <w:sz w:val="24"/>
            <w:szCs w:val="24"/>
          </w:rPr>
          <w:delText xml:space="preserve"> the assignment or quiz information from the system.</w:delText>
        </w:r>
      </w:del>
    </w:p>
    <w:p w14:paraId="40E355D8" w14:textId="3C84B0DA" w:rsidR="00AE02C4" w:rsidRPr="00AE02C4" w:rsidDel="00B94E0C" w:rsidRDefault="00AE02C4" w:rsidP="00CF0434">
      <w:pPr>
        <w:spacing w:after="0" w:line="240" w:lineRule="auto"/>
        <w:ind w:left="1620" w:hanging="1260"/>
        <w:rPr>
          <w:del w:id="63" w:author="KKD Windows Se7en V1" w:date="2014-07-29T23:33:00Z"/>
          <w:rFonts w:ascii="Times New Roman" w:hAnsi="Times New Roman" w:cs="Times New Roman"/>
          <w:sz w:val="24"/>
          <w:szCs w:val="24"/>
        </w:rPr>
      </w:pPr>
      <w:del w:id="64" w:author="KKD Windows Se7en V1" w:date="2014-07-29T23:33:00Z">
        <w:r w:rsidDel="00B94E0C">
          <w:rPr>
            <w:rStyle w:val="Heading2Char"/>
            <w:rFonts w:ascii="Times New Roman" w:hAnsi="Times New Roman" w:cs="Times New Roman"/>
            <w:b/>
            <w:bCs/>
            <w:color w:val="000000"/>
            <w:sz w:val="24"/>
            <w:szCs w:val="24"/>
          </w:rPr>
          <w:delText>SRS 20-3.1</w:delText>
        </w:r>
        <w:r w:rsidRPr="00AE02C4" w:rsidDel="00B94E0C">
          <w:rPr>
            <w:rStyle w:val="Heading2Char"/>
            <w:rFonts w:ascii="Times New Roman" w:hAnsi="Times New Roman" w:cs="Times New Roman"/>
            <w:b/>
            <w:bCs/>
            <w:color w:val="000000"/>
            <w:sz w:val="24"/>
            <w:szCs w:val="24"/>
          </w:rPr>
          <w:delText>:</w:delText>
        </w:r>
        <w:r w:rsidRPr="00AE02C4" w:rsidDel="00B94E0C">
          <w:rPr>
            <w:rFonts w:ascii="Times New Roman" w:hAnsi="Times New Roman" w:cs="Times New Roman"/>
            <w:sz w:val="24"/>
            <w:szCs w:val="24"/>
          </w:rPr>
          <w:delText xml:space="preserve"> The system shall display overall student’s answer in each choice of assignment or quiz in chart format into Chart format of student’s answer page on the web application.</w:delText>
        </w:r>
      </w:del>
    </w:p>
    <w:p w14:paraId="16080FF7" w14:textId="3EA4CC1A"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t>URS21</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check whether the assignments are submitted in time.</w:t>
      </w:r>
    </w:p>
    <w:p w14:paraId="305F6399" w14:textId="77777777" w:rsidR="000B320A" w:rsidRPr="00AE02C4" w:rsidRDefault="000B320A" w:rsidP="000B320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Pr>
          <w:rFonts w:ascii="Times New Roman" w:hAnsi="Times New Roman" w:cs="Times New Roman"/>
          <w:sz w:val="24"/>
          <w:szCs w:val="24"/>
        </w:rPr>
        <w:t>The system shall redirect</w:t>
      </w:r>
      <w:r w:rsidRPr="00060AF3">
        <w:rPr>
          <w:rFonts w:ascii="Times New Roman" w:hAnsi="Times New Roman" w:cs="Times New Roman"/>
          <w:sz w:val="24"/>
          <w:szCs w:val="24"/>
        </w:rPr>
        <w:t xml:space="preserve">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p>
    <w:p w14:paraId="567CBEF2" w14:textId="4545C891" w:rsidR="000B320A" w:rsidRDefault="000B320A" w:rsidP="000B320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Pr="00060AF3">
        <w:rPr>
          <w:rFonts w:ascii="Times New Roman" w:hAnsi="Times New Roman" w:cs="Times New Roman"/>
          <w:sz w:val="24"/>
          <w:szCs w:val="24"/>
        </w:rPr>
        <w:t xml:space="preserve">The system </w:t>
      </w:r>
      <w:r w:rsidR="00CF0434">
        <w:rPr>
          <w:rFonts w:ascii="Times New Roman" w:hAnsi="Times New Roman" w:cs="Times New Roman"/>
          <w:sz w:val="24"/>
          <w:szCs w:val="24"/>
        </w:rPr>
        <w:t xml:space="preserve">shall </w:t>
      </w:r>
      <w:r w:rsidRPr="00060AF3">
        <w:rPr>
          <w:rFonts w:ascii="Times New Roman" w:hAnsi="Times New Roman" w:cs="Times New Roman"/>
          <w:sz w:val="24"/>
          <w:szCs w:val="24"/>
        </w:rPr>
        <w:t xml:space="preserve">display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p>
    <w:p w14:paraId="39E07FE5" w14:textId="77777777" w:rsidR="00F83A78" w:rsidRDefault="00F83A78" w:rsidP="000B320A">
      <w:pPr>
        <w:spacing w:after="0" w:line="240" w:lineRule="auto"/>
        <w:ind w:left="1620" w:hanging="1260"/>
        <w:rPr>
          <w:rFonts w:ascii="Times New Roman" w:hAnsi="Times New Roman" w:cs="Times New Roman"/>
          <w:sz w:val="24"/>
          <w:szCs w:val="24"/>
        </w:rPr>
      </w:pPr>
    </w:p>
    <w:p w14:paraId="74973946" w14:textId="77777777" w:rsidR="00F83A78" w:rsidRDefault="00F83A78" w:rsidP="000B320A">
      <w:pPr>
        <w:spacing w:after="0" w:line="240" w:lineRule="auto"/>
        <w:ind w:left="1620" w:hanging="1260"/>
        <w:rPr>
          <w:rFonts w:ascii="Times New Roman" w:hAnsi="Times New Roman" w:cs="Times New Roman"/>
          <w:sz w:val="24"/>
          <w:szCs w:val="24"/>
        </w:rPr>
      </w:pPr>
    </w:p>
    <w:p w14:paraId="687D1E66" w14:textId="77777777" w:rsidR="00F83A78" w:rsidRDefault="00F83A78" w:rsidP="000B320A">
      <w:pPr>
        <w:spacing w:after="0" w:line="240" w:lineRule="auto"/>
        <w:ind w:left="1620" w:hanging="1260"/>
        <w:rPr>
          <w:rFonts w:ascii="Times New Roman" w:hAnsi="Times New Roman" w:cs="Times New Roman"/>
          <w:sz w:val="24"/>
          <w:szCs w:val="24"/>
        </w:rPr>
      </w:pPr>
    </w:p>
    <w:p w14:paraId="23042585" w14:textId="77777777" w:rsidR="00F83A78" w:rsidRDefault="00F83A78" w:rsidP="000B320A">
      <w:pPr>
        <w:spacing w:after="0" w:line="240" w:lineRule="auto"/>
        <w:ind w:left="1620" w:hanging="1260"/>
        <w:rPr>
          <w:rFonts w:ascii="Times New Roman" w:hAnsi="Times New Roman" w:cs="Times New Roman"/>
          <w:sz w:val="24"/>
          <w:szCs w:val="24"/>
        </w:rPr>
      </w:pPr>
    </w:p>
    <w:p w14:paraId="71201975" w14:textId="77777777" w:rsidR="00F83A78" w:rsidRDefault="00F83A78" w:rsidP="000B320A">
      <w:pPr>
        <w:spacing w:after="0" w:line="240" w:lineRule="auto"/>
        <w:ind w:left="1620" w:hanging="1260"/>
        <w:rPr>
          <w:ins w:id="65" w:author="KKD Windows Se7en V1" w:date="2014-07-29T23:33:00Z"/>
          <w:rFonts w:ascii="Times New Roman" w:hAnsi="Times New Roman" w:cs="Times New Roman"/>
          <w:sz w:val="24"/>
          <w:szCs w:val="24"/>
        </w:rPr>
      </w:pPr>
    </w:p>
    <w:p w14:paraId="5A1515FE" w14:textId="77777777" w:rsidR="00B94E0C" w:rsidRDefault="00B94E0C" w:rsidP="000B320A">
      <w:pPr>
        <w:spacing w:after="0" w:line="240" w:lineRule="auto"/>
        <w:ind w:left="1620" w:hanging="1260"/>
        <w:rPr>
          <w:ins w:id="66" w:author="KKD Windows Se7en V1" w:date="2014-07-29T23:33:00Z"/>
          <w:rFonts w:ascii="Times New Roman" w:hAnsi="Times New Roman" w:cs="Times New Roman"/>
          <w:sz w:val="24"/>
          <w:szCs w:val="24"/>
        </w:rPr>
      </w:pPr>
    </w:p>
    <w:p w14:paraId="75F9A02A" w14:textId="77777777" w:rsidR="00B94E0C" w:rsidRDefault="00B94E0C" w:rsidP="000B320A">
      <w:pPr>
        <w:spacing w:after="0" w:line="240" w:lineRule="auto"/>
        <w:ind w:left="1620" w:hanging="1260"/>
        <w:rPr>
          <w:ins w:id="67" w:author="KKD Windows Se7en V1" w:date="2014-07-29T23:33:00Z"/>
          <w:rFonts w:ascii="Times New Roman" w:hAnsi="Times New Roman" w:cs="Times New Roman"/>
          <w:sz w:val="24"/>
          <w:szCs w:val="24"/>
        </w:rPr>
      </w:pPr>
    </w:p>
    <w:p w14:paraId="048264DF" w14:textId="77777777" w:rsidR="00B94E0C" w:rsidRDefault="00B94E0C" w:rsidP="000B320A">
      <w:pPr>
        <w:spacing w:after="0" w:line="240" w:lineRule="auto"/>
        <w:ind w:left="1620" w:hanging="1260"/>
        <w:rPr>
          <w:rFonts w:ascii="Times New Roman" w:hAnsi="Times New Roman" w:cs="Times New Roman"/>
          <w:sz w:val="24"/>
          <w:szCs w:val="24"/>
        </w:rPr>
      </w:pPr>
    </w:p>
    <w:p w14:paraId="777D9BE8" w14:textId="77777777" w:rsidR="00F83A78" w:rsidRDefault="00F83A78" w:rsidP="000B320A">
      <w:pPr>
        <w:spacing w:after="0" w:line="240" w:lineRule="auto"/>
        <w:ind w:left="1620" w:hanging="1260"/>
        <w:rPr>
          <w:rFonts w:ascii="Times New Roman" w:hAnsi="Times New Roman" w:cs="Times New Roman"/>
          <w:sz w:val="24"/>
          <w:szCs w:val="24"/>
        </w:rPr>
      </w:pPr>
    </w:p>
    <w:p w14:paraId="28D2FD9B" w14:textId="77777777" w:rsidR="00F83A78" w:rsidRPr="00AE02C4" w:rsidRDefault="00F83A78" w:rsidP="000B320A">
      <w:pPr>
        <w:spacing w:after="0" w:line="240" w:lineRule="auto"/>
        <w:ind w:left="1620" w:hanging="1260"/>
        <w:rPr>
          <w:rFonts w:ascii="Times New Roman" w:hAnsi="Times New Roman" w:cs="Times New Roman"/>
          <w:sz w:val="24"/>
          <w:szCs w:val="24"/>
        </w:rPr>
      </w:pPr>
    </w:p>
    <w:p w14:paraId="39CF4074" w14:textId="77FDAE6A" w:rsidR="0083143D" w:rsidRDefault="00762E31" w:rsidP="00CF0434">
      <w:pPr>
        <w:spacing w:before="240" w:after="0" w:line="240" w:lineRule="auto"/>
        <w:ind w:left="1134" w:hanging="1134"/>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URS22</w:t>
      </w:r>
      <w:r w:rsidR="00BD34DE">
        <w:rPr>
          <w:rFonts w:ascii="Times New Roman" w:hAnsi="Times New Roman" w:cs="Times New Roman"/>
          <w:b/>
          <w:bCs/>
          <w:sz w:val="29"/>
          <w:szCs w:val="29"/>
        </w:rPr>
        <w:t>.</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Student can take assignments or quizzes which are multiple choices, true/false questions, short answers.</w:t>
      </w:r>
    </w:p>
    <w:p w14:paraId="75A82203"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E2DB970"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B2FCA57"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03723E7B" w14:textId="77777777" w:rsidR="00506D15" w:rsidRPr="00060AF3" w:rsidRDefault="00506D15" w:rsidP="00CF0434">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0D3A41D" w14:textId="77777777" w:rsidR="00506D15" w:rsidRDefault="00506D15" w:rsidP="00CF0434">
      <w:pPr>
        <w:spacing w:after="0" w:line="240" w:lineRule="auto"/>
        <w:ind w:left="1620" w:hanging="1260"/>
        <w:rPr>
          <w:ins w:id="68" w:author="KKD Windows Se7en V1" w:date="2014-07-30T02:03:00Z"/>
          <w:rFonts w:ascii="Times New Roman" w:hAnsi="Times New Roman" w:cs="Times New Roman"/>
          <w:sz w:val="24"/>
          <w:szCs w:val="24"/>
        </w:rPr>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4247BACA" w14:textId="77777777" w:rsidR="00643C69" w:rsidRDefault="00643C69" w:rsidP="00643C69">
      <w:pPr>
        <w:spacing w:after="0" w:line="240" w:lineRule="auto"/>
        <w:ind w:left="1620" w:hanging="1260"/>
        <w:rPr>
          <w:ins w:id="69" w:author="KKD Windows Se7en V1" w:date="2014-07-30T02:03:00Z"/>
          <w:rFonts w:ascii="Times New Roman" w:hAnsi="Times New Roman" w:cs="Times New Roman"/>
          <w:sz w:val="24"/>
          <w:szCs w:val="24"/>
        </w:rPr>
      </w:pPr>
      <w:ins w:id="70" w:author="KKD Windows Se7en V1" w:date="2014-07-30T02:03:00Z">
        <w:r>
          <w:rPr>
            <w:rFonts w:ascii="Times New Roman" w:hAnsi="Times New Roman" w:cs="Times New Roman"/>
            <w:b/>
            <w:bCs/>
            <w:sz w:val="24"/>
            <w:szCs w:val="24"/>
          </w:rPr>
          <w:t>SRS 22-6.1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w:t>
        </w:r>
        <w:r>
          <w:rPr>
            <w:rFonts w:ascii="Times New Roman" w:hAnsi="Times New Roman" w:cs="Times New Roman"/>
            <w:sz w:val="24"/>
            <w:szCs w:val="24"/>
          </w:rPr>
          <w:t>The system shall displays message “Take this testing already”.</w:t>
        </w:r>
      </w:ins>
    </w:p>
    <w:p w14:paraId="2A0CA5F7" w14:textId="77777777" w:rsidR="00643C69" w:rsidRPr="00060AF3" w:rsidRDefault="00643C69" w:rsidP="00CF0434">
      <w:pPr>
        <w:spacing w:after="0" w:line="240" w:lineRule="auto"/>
        <w:ind w:left="1620" w:hanging="1260"/>
        <w:rPr>
          <w:rFonts w:ascii="Times New Roman" w:hAnsi="Times New Roman" w:cs="Times New Roman"/>
          <w:sz w:val="24"/>
          <w:szCs w:val="24"/>
        </w:rPr>
      </w:pPr>
      <w:bookmarkStart w:id="71" w:name="_GoBack"/>
      <w:bookmarkEnd w:id="71"/>
    </w:p>
    <w:p w14:paraId="5CE91A70" w14:textId="77777777" w:rsidR="00506D15" w:rsidRPr="0083143D" w:rsidRDefault="00506D15" w:rsidP="005C1387">
      <w:pPr>
        <w:spacing w:before="240" w:after="0" w:line="240" w:lineRule="auto"/>
        <w:jc w:val="thaiDistribute"/>
        <w:rPr>
          <w:rFonts w:ascii="Times New Roman" w:hAnsi="Times New Roman" w:cs="Times New Roman"/>
          <w:b/>
          <w:bCs/>
          <w:sz w:val="29"/>
          <w:szCs w:val="29"/>
        </w:rPr>
      </w:pPr>
    </w:p>
    <w:p w14:paraId="0DA7D7AA" w14:textId="77777777" w:rsidR="005C1387" w:rsidRDefault="005C1387" w:rsidP="005C1387">
      <w:pPr>
        <w:spacing w:before="240" w:after="0" w:line="240" w:lineRule="auto"/>
        <w:jc w:val="thaiDistribute"/>
        <w:rPr>
          <w:rFonts w:ascii="Times New Roman" w:hAnsi="Times New Roman" w:cs="Times New Roman"/>
          <w:sz w:val="24"/>
          <w:szCs w:val="24"/>
        </w:rPr>
      </w:pPr>
    </w:p>
    <w:p w14:paraId="7F68713E" w14:textId="77777777" w:rsidR="00BD34DE" w:rsidRDefault="00BD34DE" w:rsidP="005C1387">
      <w:pPr>
        <w:spacing w:before="240" w:after="0" w:line="240" w:lineRule="auto"/>
        <w:jc w:val="thaiDistribute"/>
        <w:rPr>
          <w:rFonts w:ascii="Times New Roman" w:hAnsi="Times New Roman" w:cs="Times New Roman"/>
          <w:sz w:val="24"/>
          <w:szCs w:val="24"/>
        </w:rPr>
      </w:pPr>
    </w:p>
    <w:p w14:paraId="64CD43F1" w14:textId="77777777" w:rsidR="00BD34DE" w:rsidRDefault="00BD34DE" w:rsidP="005C1387">
      <w:pPr>
        <w:spacing w:before="240" w:after="0" w:line="240" w:lineRule="auto"/>
        <w:jc w:val="thaiDistribute"/>
        <w:rPr>
          <w:rFonts w:ascii="Times New Roman" w:hAnsi="Times New Roman" w:cs="Times New Roman"/>
          <w:sz w:val="24"/>
          <w:szCs w:val="24"/>
        </w:rPr>
      </w:pPr>
    </w:p>
    <w:p w14:paraId="31B46E76" w14:textId="77777777" w:rsidR="00BD34DE" w:rsidRDefault="00BD34DE" w:rsidP="005C1387">
      <w:pPr>
        <w:spacing w:before="240" w:after="0" w:line="240" w:lineRule="auto"/>
        <w:jc w:val="thaiDistribute"/>
        <w:rPr>
          <w:rFonts w:ascii="Times New Roman" w:hAnsi="Times New Roman" w:cs="Times New Roman"/>
          <w:sz w:val="24"/>
          <w:szCs w:val="24"/>
        </w:rPr>
      </w:pPr>
    </w:p>
    <w:p w14:paraId="71FE6CA5" w14:textId="77777777" w:rsidR="00BD34DE" w:rsidRDefault="00BD34DE" w:rsidP="005C1387">
      <w:pPr>
        <w:spacing w:before="240" w:after="0" w:line="240" w:lineRule="auto"/>
        <w:jc w:val="thaiDistribute"/>
        <w:rPr>
          <w:rFonts w:ascii="Times New Roman" w:hAnsi="Times New Roman" w:cs="Times New Roman"/>
          <w:sz w:val="24"/>
          <w:szCs w:val="24"/>
        </w:rPr>
      </w:pPr>
    </w:p>
    <w:p w14:paraId="489AF698" w14:textId="77777777" w:rsidR="00BD34DE" w:rsidRDefault="00BD34DE" w:rsidP="005C1387">
      <w:pPr>
        <w:spacing w:before="240" w:after="0" w:line="240" w:lineRule="auto"/>
        <w:jc w:val="thaiDistribute"/>
        <w:rPr>
          <w:rFonts w:ascii="Times New Roman" w:hAnsi="Times New Roman" w:cs="Times New Roman"/>
          <w:sz w:val="24"/>
          <w:szCs w:val="24"/>
        </w:rPr>
      </w:pPr>
    </w:p>
    <w:p w14:paraId="7BF2FA69" w14:textId="77777777" w:rsidR="00BD34DE" w:rsidRDefault="00BD34DE" w:rsidP="005C1387">
      <w:pPr>
        <w:spacing w:before="240" w:after="0" w:line="240" w:lineRule="auto"/>
        <w:jc w:val="thaiDistribute"/>
        <w:rPr>
          <w:rFonts w:ascii="Times New Roman" w:hAnsi="Times New Roman" w:cs="Times New Roman"/>
          <w:sz w:val="24"/>
          <w:szCs w:val="24"/>
        </w:rPr>
      </w:pPr>
    </w:p>
    <w:p w14:paraId="337D7C24" w14:textId="77777777" w:rsidR="00BD34DE" w:rsidRDefault="00BD34DE" w:rsidP="005C1387">
      <w:pPr>
        <w:spacing w:before="240" w:after="0" w:line="240" w:lineRule="auto"/>
        <w:jc w:val="thaiDistribute"/>
        <w:rPr>
          <w:rFonts w:ascii="Times New Roman" w:hAnsi="Times New Roman" w:cs="Times New Roman"/>
          <w:sz w:val="24"/>
          <w:szCs w:val="24"/>
        </w:rPr>
      </w:pPr>
    </w:p>
    <w:p w14:paraId="70103D6D" w14:textId="77777777" w:rsidR="00BD34DE" w:rsidRDefault="00BD34DE" w:rsidP="005C1387">
      <w:pPr>
        <w:spacing w:before="240" w:after="0" w:line="240" w:lineRule="auto"/>
        <w:jc w:val="thaiDistribute"/>
        <w:rPr>
          <w:rFonts w:ascii="Times New Roman" w:hAnsi="Times New Roman" w:cs="Times New Roman"/>
          <w:sz w:val="24"/>
          <w:szCs w:val="24"/>
        </w:rPr>
      </w:pPr>
    </w:p>
    <w:p w14:paraId="3A118253" w14:textId="77777777" w:rsidR="00BD34DE" w:rsidRDefault="00BD34DE" w:rsidP="005C1387">
      <w:pPr>
        <w:spacing w:before="240" w:after="0" w:line="240" w:lineRule="auto"/>
        <w:jc w:val="thaiDistribute"/>
        <w:rPr>
          <w:rFonts w:ascii="Times New Roman" w:hAnsi="Times New Roman" w:cs="Times New Roman"/>
          <w:sz w:val="24"/>
          <w:szCs w:val="24"/>
        </w:rPr>
      </w:pPr>
    </w:p>
    <w:p w14:paraId="2D3018AD" w14:textId="77777777" w:rsidR="00CF0434" w:rsidRDefault="00CF0434">
      <w:pPr>
        <w:rPr>
          <w:rFonts w:ascii="Times New Roman" w:hAnsi="Times New Roman" w:cs="Times New Roman"/>
          <w:b/>
          <w:bCs/>
          <w:sz w:val="40"/>
          <w:szCs w:val="40"/>
        </w:rPr>
      </w:pPr>
      <w:bookmarkStart w:id="72" w:name="_Toc388133868"/>
      <w:bookmarkStart w:id="73" w:name="_Toc388134284"/>
      <w:bookmarkStart w:id="74" w:name="_Toc388134566"/>
      <w:bookmarkStart w:id="75" w:name="_Toc388628051"/>
      <w:r>
        <w:rPr>
          <w:rFonts w:ascii="Times New Roman" w:hAnsi="Times New Roman" w:cs="Times New Roman"/>
          <w:b/>
          <w:bCs/>
          <w:sz w:val="40"/>
          <w:szCs w:val="40"/>
        </w:rPr>
        <w:br w:type="page"/>
      </w:r>
    </w:p>
    <w:p w14:paraId="16CCC37F" w14:textId="7484FECE" w:rsidR="00BD34DE" w:rsidRDefault="00BD34DE" w:rsidP="00BD34DE">
      <w:pPr>
        <w:pStyle w:val="Heading1"/>
        <w:spacing w:after="0" w:line="240" w:lineRule="auto"/>
        <w:rPr>
          <w:rFonts w:ascii="Times New Roman" w:hAnsi="Times New Roman" w:cs="Times New Roman"/>
          <w:b/>
          <w:bCs/>
          <w:sz w:val="40"/>
          <w:szCs w:val="40"/>
        </w:rPr>
      </w:pPr>
      <w:r w:rsidRPr="00354B18">
        <w:rPr>
          <w:rFonts w:ascii="Times New Roman" w:hAnsi="Times New Roman" w:cs="Times New Roman"/>
          <w:b/>
          <w:bCs/>
          <w:sz w:val="40"/>
          <w:szCs w:val="40"/>
        </w:rPr>
        <w:lastRenderedPageBreak/>
        <w:t>Chapter Three | Specific Requirement</w:t>
      </w:r>
      <w:bookmarkEnd w:id="72"/>
      <w:bookmarkEnd w:id="73"/>
      <w:bookmarkEnd w:id="74"/>
      <w:bookmarkEnd w:id="75"/>
    </w:p>
    <w:p w14:paraId="6CA8019E" w14:textId="77777777" w:rsidR="00BD34DE" w:rsidRDefault="00BD34DE" w:rsidP="00BD34DE">
      <w:pPr>
        <w:rPr>
          <w:rFonts w:ascii="Times New Roman" w:eastAsiaTheme="majorEastAsia" w:hAnsi="Times New Roman" w:cs="Times New Roman"/>
          <w:b/>
          <w:bCs/>
          <w:color w:val="000000" w:themeColor="text1"/>
          <w:sz w:val="36"/>
          <w:szCs w:val="36"/>
        </w:rPr>
      </w:pPr>
    </w:p>
    <w:p w14:paraId="0453031D" w14:textId="61431497"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3.1 Use case Diagram</w:t>
      </w:r>
    </w:p>
    <w:p w14:paraId="6579D65F" w14:textId="27219B53" w:rsidR="00BD34DE" w:rsidRPr="002B426D" w:rsidRDefault="00542893" w:rsidP="00BD34DE">
      <w:pPr>
        <w:rPr>
          <w:rFonts w:ascii="Times New Roman" w:hAnsi="Times New Roman" w:cs="Times New Roman"/>
          <w:b/>
          <w:bCs/>
          <w:sz w:val="29"/>
          <w:szCs w:val="29"/>
        </w:rPr>
      </w:pPr>
      <w:r w:rsidRPr="002B426D">
        <w:rPr>
          <w:rFonts w:ascii="Times New Roman" w:hAnsi="Times New Roman" w:cs="Times New Roman"/>
          <w:b/>
          <w:bCs/>
          <w:sz w:val="28"/>
        </w:rPr>
        <w:tab/>
      </w:r>
      <w:r w:rsidRPr="002B426D">
        <w:rPr>
          <w:rFonts w:ascii="Times New Roman" w:hAnsi="Times New Roman" w:cs="Times New Roman"/>
          <w:b/>
          <w:bCs/>
          <w:sz w:val="29"/>
          <w:szCs w:val="29"/>
        </w:rPr>
        <w:t xml:space="preserve">3.1.1 </w:t>
      </w:r>
      <w:r>
        <w:rPr>
          <w:rFonts w:ascii="Times New Roman" w:hAnsi="Times New Roman" w:cs="Times New Roman"/>
          <w:b/>
          <w:bCs/>
          <w:sz w:val="29"/>
          <w:szCs w:val="29"/>
        </w:rPr>
        <w:t>Web</w:t>
      </w:r>
      <w:r w:rsidRPr="00542893">
        <w:rPr>
          <w:rFonts w:ascii="Times New Roman" w:hAnsi="Times New Roman" w:cs="Times New Roman"/>
          <w:b/>
          <w:bCs/>
          <w:sz w:val="29"/>
          <w:szCs w:val="29"/>
        </w:rPr>
        <w:t xml:space="preserve"> application Use Case Diagram</w:t>
      </w:r>
    </w:p>
    <w:p w14:paraId="58249A68" w14:textId="77777777" w:rsidR="00BD34DE" w:rsidRDefault="00BD34DE" w:rsidP="00BD34DE"/>
    <w:p w14:paraId="40C44B63" w14:textId="5011DBEE" w:rsidR="009403D2" w:rsidRDefault="00175BB1" w:rsidP="00BD34DE">
      <w:ins w:id="76" w:author="KKD Windows Se7en V1" w:date="2014-07-25T00:48:00Z">
        <w:r>
          <w:rPr>
            <w:noProof/>
          </w:rPr>
          <w:drawing>
            <wp:anchor distT="0" distB="0" distL="114300" distR="114300" simplePos="0" relativeHeight="251751424" behindDoc="1" locked="0" layoutInCell="1" allowOverlap="1" wp14:anchorId="5666E11E" wp14:editId="30E1FD5F">
              <wp:simplePos x="0" y="0"/>
              <wp:positionH relativeFrom="column">
                <wp:posOffset>0</wp:posOffset>
              </wp:positionH>
              <wp:positionV relativeFrom="paragraph">
                <wp:posOffset>4445</wp:posOffset>
              </wp:positionV>
              <wp:extent cx="6312873" cy="42957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ll fuction in 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2873" cy="4295775"/>
                      </a:xfrm>
                      <a:prstGeom prst="rect">
                        <a:avLst/>
                      </a:prstGeom>
                    </pic:spPr>
                  </pic:pic>
                </a:graphicData>
              </a:graphic>
              <wp14:sizeRelH relativeFrom="page">
                <wp14:pctWidth>0</wp14:pctWidth>
              </wp14:sizeRelH>
              <wp14:sizeRelV relativeFrom="page">
                <wp14:pctHeight>0</wp14:pctHeight>
              </wp14:sizeRelV>
            </wp:anchor>
          </w:drawing>
        </w:r>
      </w:ins>
      <w:commentRangeStart w:id="77"/>
      <w:del w:id="78" w:author="KKD Windows Se7en V1" w:date="2014-07-25T00:48:00Z">
        <w:r w:rsidR="009403D2" w:rsidDel="00175BB1">
          <w:rPr>
            <w:noProof/>
          </w:rPr>
          <w:drawing>
            <wp:anchor distT="0" distB="0" distL="114300" distR="114300" simplePos="0" relativeHeight="251658240" behindDoc="0" locked="0" layoutInCell="1" allowOverlap="1" wp14:anchorId="496B1F36" wp14:editId="2AFF71ED">
              <wp:simplePos x="0" y="0"/>
              <wp:positionH relativeFrom="column">
                <wp:posOffset>0</wp:posOffset>
              </wp:positionH>
              <wp:positionV relativeFrom="paragraph">
                <wp:posOffset>4445</wp:posOffset>
              </wp:positionV>
              <wp:extent cx="5731510" cy="5196840"/>
              <wp:effectExtent l="0" t="0" r="254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uction in 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14:sizeRelH relativeFrom="page">
                <wp14:pctWidth>0</wp14:pctWidth>
              </wp14:sizeRelH>
              <wp14:sizeRelV relativeFrom="page">
                <wp14:pctHeight>0</wp14:pctHeight>
              </wp14:sizeRelV>
            </wp:anchor>
          </w:drawing>
        </w:r>
      </w:del>
      <w:commentRangeEnd w:id="77"/>
      <w:r w:rsidR="002B426D">
        <w:rPr>
          <w:rStyle w:val="CommentReference"/>
        </w:rPr>
        <w:commentReference w:id="77"/>
      </w:r>
    </w:p>
    <w:p w14:paraId="0F447029" w14:textId="77777777" w:rsidR="00BD34DE" w:rsidRDefault="00BD34DE" w:rsidP="00BD34DE"/>
    <w:p w14:paraId="4F8F8958" w14:textId="77777777" w:rsidR="00BD34DE" w:rsidRDefault="00BD34DE" w:rsidP="00BD34DE"/>
    <w:p w14:paraId="5094D480" w14:textId="77777777" w:rsidR="00BD34DE" w:rsidRDefault="00BD34DE" w:rsidP="00BD34DE"/>
    <w:p w14:paraId="78A9230A" w14:textId="77777777" w:rsidR="00BD34DE" w:rsidRDefault="00BD34DE" w:rsidP="00BD34DE"/>
    <w:p w14:paraId="0BB23018" w14:textId="77777777" w:rsidR="00BD34DE" w:rsidRDefault="00BD34DE" w:rsidP="00BD34DE"/>
    <w:p w14:paraId="4DEBCD21" w14:textId="77777777" w:rsidR="00BD34DE" w:rsidRDefault="00BD34DE" w:rsidP="00BD34DE"/>
    <w:p w14:paraId="6A293E9B" w14:textId="77777777" w:rsidR="00BD34DE" w:rsidRDefault="00BD34DE" w:rsidP="00BD34DE"/>
    <w:p w14:paraId="4B53B56C" w14:textId="77777777" w:rsidR="00BD34DE" w:rsidRDefault="00BD34DE" w:rsidP="00BD34DE"/>
    <w:p w14:paraId="6563C666" w14:textId="77777777" w:rsidR="00BD34DE" w:rsidRDefault="00BD34DE" w:rsidP="00BD34DE"/>
    <w:p w14:paraId="3FBF32E9" w14:textId="77777777" w:rsidR="00BD34DE" w:rsidRDefault="00BD34DE" w:rsidP="00BD34DE"/>
    <w:p w14:paraId="2510F827" w14:textId="77777777" w:rsidR="00BD34DE" w:rsidRDefault="00BD34DE" w:rsidP="00BD34DE"/>
    <w:p w14:paraId="170CAC0A" w14:textId="77777777" w:rsidR="00BD34DE" w:rsidRDefault="00BD34DE" w:rsidP="00BD34DE"/>
    <w:p w14:paraId="5C30B421" w14:textId="77777777" w:rsidR="00BD34DE" w:rsidRDefault="00BD34DE" w:rsidP="00BD34DE"/>
    <w:p w14:paraId="537B2E2E" w14:textId="77777777" w:rsidR="00BD34DE" w:rsidRDefault="00BD34DE" w:rsidP="00BD34DE"/>
    <w:p w14:paraId="37A76C89" w14:textId="77777777" w:rsidR="00BD34DE" w:rsidRDefault="00BD34DE" w:rsidP="00BD34DE"/>
    <w:p w14:paraId="2CFB84BC" w14:textId="77777777" w:rsidR="00BD34DE" w:rsidRDefault="00BD34DE" w:rsidP="00BD34DE"/>
    <w:p w14:paraId="481FE648" w14:textId="77777777" w:rsidR="00BD34DE" w:rsidRDefault="00BD34DE" w:rsidP="00BD34DE"/>
    <w:p w14:paraId="0AD224A9" w14:textId="77777777" w:rsidR="00BD34DE" w:rsidRDefault="00BD34DE" w:rsidP="00BD34DE"/>
    <w:p w14:paraId="445A26FF" w14:textId="77777777" w:rsidR="009403D2" w:rsidRDefault="009403D2" w:rsidP="00BD34DE"/>
    <w:p w14:paraId="5196D423" w14:textId="77777777" w:rsidR="009403D2" w:rsidRDefault="009403D2" w:rsidP="00BD34DE"/>
    <w:p w14:paraId="225511D7" w14:textId="77777777" w:rsidR="009403D2" w:rsidRDefault="009403D2" w:rsidP="00BD34DE"/>
    <w:p w14:paraId="349A37C1" w14:textId="77777777" w:rsidR="009403D2" w:rsidRDefault="009403D2" w:rsidP="00BD34DE"/>
    <w:p w14:paraId="1B59A801" w14:textId="77777777" w:rsidR="009403D2" w:rsidRDefault="009403D2" w:rsidP="00BD34DE"/>
    <w:p w14:paraId="598EED60" w14:textId="296D8CB6" w:rsidR="009403D2" w:rsidRDefault="009403D2" w:rsidP="00BD34DE">
      <w:pPr>
        <w:rPr>
          <w:rFonts w:ascii="Times New Roman" w:hAnsi="Times New Roman" w:cs="Times New Roman"/>
          <w:sz w:val="29"/>
          <w:szCs w:val="29"/>
        </w:rPr>
      </w:pPr>
      <w:r>
        <w:rPr>
          <w:rFonts w:ascii="Times New Roman" w:hAnsi="Times New Roman" w:cs="Times New Roman"/>
          <w:sz w:val="29"/>
          <w:szCs w:val="29"/>
        </w:rPr>
        <w:lastRenderedPageBreak/>
        <w:tab/>
      </w:r>
      <w:r>
        <w:rPr>
          <w:rFonts w:ascii="Times New Roman" w:hAnsi="Times New Roman" w:cs="Times New Roman"/>
          <w:b/>
          <w:bCs/>
          <w:sz w:val="29"/>
          <w:szCs w:val="29"/>
        </w:rPr>
        <w:t xml:space="preserve">3.1.2 </w:t>
      </w:r>
      <w:r w:rsidRPr="00BA3D24">
        <w:rPr>
          <w:rFonts w:ascii="Times New Roman" w:hAnsi="Times New Roman" w:cs="Times New Roman"/>
          <w:b/>
          <w:bCs/>
          <w:sz w:val="29"/>
          <w:szCs w:val="29"/>
        </w:rPr>
        <w:t>User Registration Use Case Diagram</w:t>
      </w:r>
    </w:p>
    <w:p w14:paraId="45B043DF" w14:textId="77777777" w:rsidR="009403D2" w:rsidRDefault="009403D2" w:rsidP="00BD34DE">
      <w:pPr>
        <w:rPr>
          <w:rFonts w:ascii="Times New Roman" w:hAnsi="Times New Roman" w:cs="Times New Roman"/>
          <w:sz w:val="29"/>
          <w:szCs w:val="29"/>
        </w:rPr>
      </w:pPr>
    </w:p>
    <w:p w14:paraId="4539ABAC" w14:textId="3390658B" w:rsidR="009403D2" w:rsidRPr="002B426D" w:rsidRDefault="009403D2" w:rsidP="00BD34DE">
      <w:pPr>
        <w:rPr>
          <w:rFonts w:ascii="Times New Roman" w:hAnsi="Times New Roman" w:cs="Times New Roman"/>
          <w:sz w:val="29"/>
          <w:szCs w:val="29"/>
        </w:rPr>
      </w:pPr>
      <w:r w:rsidRPr="002B426D">
        <w:rPr>
          <w:rFonts w:ascii="Times New Roman" w:hAnsi="Times New Roman" w:cs="Times New Roman"/>
          <w:noProof/>
          <w:sz w:val="29"/>
          <w:szCs w:val="29"/>
        </w:rPr>
        <w:drawing>
          <wp:anchor distT="0" distB="0" distL="114300" distR="114300" simplePos="0" relativeHeight="251659264" behindDoc="1" locked="0" layoutInCell="1" allowOverlap="1" wp14:anchorId="79E95F7A" wp14:editId="51ED9C57">
            <wp:simplePos x="0" y="0"/>
            <wp:positionH relativeFrom="margin">
              <wp:posOffset>733425</wp:posOffset>
            </wp:positionH>
            <wp:positionV relativeFrom="paragraph">
              <wp:posOffset>130175</wp:posOffset>
            </wp:positionV>
            <wp:extent cx="4626873" cy="3895352"/>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we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6873" cy="3895352"/>
                    </a:xfrm>
                    <a:prstGeom prst="rect">
                      <a:avLst/>
                    </a:prstGeom>
                  </pic:spPr>
                </pic:pic>
              </a:graphicData>
            </a:graphic>
            <wp14:sizeRelH relativeFrom="page">
              <wp14:pctWidth>0</wp14:pctWidth>
            </wp14:sizeRelH>
            <wp14:sizeRelV relativeFrom="page">
              <wp14:pctHeight>0</wp14:pctHeight>
            </wp14:sizeRelV>
          </wp:anchor>
        </w:drawing>
      </w:r>
    </w:p>
    <w:p w14:paraId="1F12708E" w14:textId="77777777" w:rsidR="00BD34DE" w:rsidRDefault="00BD34DE" w:rsidP="00BD34DE"/>
    <w:p w14:paraId="2174A97E" w14:textId="77777777" w:rsidR="00BD34DE" w:rsidRDefault="00BD34DE" w:rsidP="00BD34DE"/>
    <w:p w14:paraId="1396F934" w14:textId="77777777" w:rsidR="00BD34DE" w:rsidRDefault="00BD34DE" w:rsidP="00BD34DE"/>
    <w:p w14:paraId="21E2FCBC" w14:textId="77777777" w:rsidR="00BD34DE" w:rsidRDefault="00BD34DE" w:rsidP="00BD34DE"/>
    <w:p w14:paraId="1C067EA8" w14:textId="77777777" w:rsidR="00BD34DE" w:rsidRDefault="00BD34DE" w:rsidP="00BD34DE"/>
    <w:p w14:paraId="7D72092C" w14:textId="77777777" w:rsidR="009403D2" w:rsidRDefault="009403D2" w:rsidP="00BD34DE"/>
    <w:p w14:paraId="1AD6CB22" w14:textId="77777777" w:rsidR="009403D2" w:rsidRDefault="009403D2" w:rsidP="00BD34DE"/>
    <w:p w14:paraId="3D3B8B6D" w14:textId="77777777" w:rsidR="009403D2" w:rsidRDefault="009403D2" w:rsidP="00BD34DE"/>
    <w:p w14:paraId="3060B7A7" w14:textId="77777777" w:rsidR="009403D2" w:rsidRDefault="009403D2" w:rsidP="00BD34DE"/>
    <w:p w14:paraId="09726075" w14:textId="77777777" w:rsidR="009403D2" w:rsidRDefault="009403D2" w:rsidP="00BD34DE"/>
    <w:p w14:paraId="03EB135E" w14:textId="77777777" w:rsidR="009403D2" w:rsidRDefault="009403D2" w:rsidP="00BD34DE"/>
    <w:p w14:paraId="6C52ACBA" w14:textId="77777777" w:rsidR="009403D2" w:rsidRDefault="009403D2" w:rsidP="00BD34DE"/>
    <w:p w14:paraId="3AB94286" w14:textId="77777777" w:rsidR="009403D2" w:rsidRDefault="009403D2" w:rsidP="00BD34DE"/>
    <w:p w14:paraId="7039D855" w14:textId="77777777" w:rsidR="009403D2" w:rsidRDefault="009403D2" w:rsidP="00BD34DE"/>
    <w:p w14:paraId="1385197A"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742F0FBF" w14:textId="64A1E267" w:rsidR="009403D2" w:rsidRDefault="009403D2" w:rsidP="009403D2">
      <w:pPr>
        <w:spacing w:after="0" w:line="240" w:lineRule="auto"/>
        <w:jc w:val="thaiDistribute"/>
        <w:rPr>
          <w:rFonts w:ascii="Times New Roman" w:hAnsi="Times New Roman" w:cs="Times New Roman"/>
          <w:sz w:val="32"/>
          <w:szCs w:val="32"/>
        </w:rPr>
      </w:pPr>
      <w:r w:rsidRPr="00354B18">
        <w:rPr>
          <w:rFonts w:ascii="Times New Roman" w:hAnsi="Times New Roman" w:cs="Times New Roman"/>
          <w:sz w:val="24"/>
          <w:szCs w:val="24"/>
        </w:rPr>
        <w:t xml:space="preserve">The functions in this diagram are registration of Lecturer/Student on the </w:t>
      </w:r>
      <w:r>
        <w:rPr>
          <w:rFonts w:ascii="Times New Roman" w:hAnsi="Times New Roman" w:cs="Times New Roman"/>
          <w:sz w:val="24"/>
          <w:szCs w:val="24"/>
        </w:rPr>
        <w:t>web</w:t>
      </w:r>
      <w:r w:rsidRPr="00354B18">
        <w:rPr>
          <w:rFonts w:ascii="Times New Roman" w:hAnsi="Times New Roman" w:cs="Times New Roman"/>
          <w:sz w:val="24"/>
          <w:szCs w:val="24"/>
        </w:rPr>
        <w:t xml:space="preserve"> a</w:t>
      </w:r>
      <w:r>
        <w:rPr>
          <w:rFonts w:ascii="Times New Roman" w:hAnsi="Times New Roman" w:cs="Times New Roman"/>
          <w:sz w:val="24"/>
          <w:szCs w:val="24"/>
        </w:rPr>
        <w:t>pplication for using the system, and approval</w:t>
      </w:r>
      <w:r w:rsidR="002B426D">
        <w:rPr>
          <w:rFonts w:ascii="Times New Roman" w:hAnsi="Times New Roman" w:cs="Times New Roman"/>
          <w:sz w:val="24"/>
          <w:szCs w:val="24"/>
        </w:rPr>
        <w:t xml:space="preserve"> of</w:t>
      </w:r>
      <w:r>
        <w:rPr>
          <w:rFonts w:ascii="Times New Roman" w:hAnsi="Times New Roman" w:cs="Times New Roman"/>
          <w:sz w:val="24"/>
          <w:szCs w:val="24"/>
        </w:rPr>
        <w:t xml:space="preserve"> Lecturer or Student account</w:t>
      </w:r>
      <w:r w:rsidR="002B426D">
        <w:rPr>
          <w:rFonts w:ascii="Times New Roman" w:hAnsi="Times New Roman" w:cs="Times New Roman"/>
          <w:sz w:val="24"/>
          <w:szCs w:val="24"/>
        </w:rPr>
        <w:t>s</w:t>
      </w:r>
      <w:r>
        <w:rPr>
          <w:rFonts w:ascii="Times New Roman" w:hAnsi="Times New Roman" w:cs="Times New Roman"/>
          <w:sz w:val="24"/>
          <w:szCs w:val="24"/>
        </w:rPr>
        <w:t xml:space="preserve"> by Administrator.</w:t>
      </w:r>
    </w:p>
    <w:p w14:paraId="5073FB68" w14:textId="77777777" w:rsidR="009403D2" w:rsidRDefault="009403D2" w:rsidP="009403D2">
      <w:pPr>
        <w:spacing w:after="0" w:line="240" w:lineRule="auto"/>
        <w:jc w:val="thaiDistribute"/>
        <w:rPr>
          <w:rFonts w:ascii="Times New Roman" w:hAnsi="Times New Roman" w:cs="Times New Roman"/>
          <w:sz w:val="32"/>
          <w:szCs w:val="32"/>
        </w:rPr>
      </w:pPr>
    </w:p>
    <w:p w14:paraId="0C80B1F5" w14:textId="77777777" w:rsidR="009403D2" w:rsidRDefault="009403D2" w:rsidP="009403D2">
      <w:pPr>
        <w:spacing w:after="0" w:line="240" w:lineRule="auto"/>
        <w:jc w:val="thaiDistribute"/>
        <w:rPr>
          <w:rFonts w:ascii="Times New Roman" w:hAnsi="Times New Roman" w:cs="Times New Roman"/>
          <w:sz w:val="32"/>
          <w:szCs w:val="32"/>
        </w:rPr>
      </w:pPr>
    </w:p>
    <w:p w14:paraId="4037AA11" w14:textId="77777777" w:rsidR="009403D2" w:rsidRDefault="009403D2" w:rsidP="009403D2">
      <w:pPr>
        <w:spacing w:after="0" w:line="240" w:lineRule="auto"/>
        <w:jc w:val="thaiDistribute"/>
        <w:rPr>
          <w:rFonts w:ascii="Times New Roman" w:hAnsi="Times New Roman" w:cs="Times New Roman"/>
          <w:sz w:val="32"/>
          <w:szCs w:val="32"/>
        </w:rPr>
      </w:pPr>
    </w:p>
    <w:p w14:paraId="32843282" w14:textId="77777777" w:rsidR="009403D2" w:rsidRDefault="009403D2" w:rsidP="009403D2">
      <w:pPr>
        <w:spacing w:after="0" w:line="240" w:lineRule="auto"/>
        <w:jc w:val="thaiDistribute"/>
        <w:rPr>
          <w:rFonts w:ascii="Times New Roman" w:hAnsi="Times New Roman" w:cs="Times New Roman"/>
          <w:sz w:val="32"/>
          <w:szCs w:val="32"/>
        </w:rPr>
      </w:pPr>
    </w:p>
    <w:p w14:paraId="14926106" w14:textId="77777777" w:rsidR="009403D2" w:rsidRDefault="009403D2" w:rsidP="009403D2">
      <w:pPr>
        <w:spacing w:after="0" w:line="240" w:lineRule="auto"/>
        <w:jc w:val="thaiDistribute"/>
        <w:rPr>
          <w:rFonts w:ascii="Times New Roman" w:hAnsi="Times New Roman" w:cs="Times New Roman"/>
          <w:sz w:val="32"/>
          <w:szCs w:val="32"/>
        </w:rPr>
      </w:pPr>
    </w:p>
    <w:p w14:paraId="4EA0D4B5" w14:textId="77777777" w:rsidR="009403D2" w:rsidRDefault="009403D2" w:rsidP="009403D2">
      <w:pPr>
        <w:spacing w:after="0" w:line="240" w:lineRule="auto"/>
        <w:jc w:val="thaiDistribute"/>
        <w:rPr>
          <w:rFonts w:ascii="Times New Roman" w:hAnsi="Times New Roman" w:cs="Times New Roman"/>
          <w:sz w:val="32"/>
          <w:szCs w:val="32"/>
        </w:rPr>
      </w:pPr>
    </w:p>
    <w:p w14:paraId="0B0D0012" w14:textId="77777777" w:rsidR="009403D2" w:rsidRDefault="009403D2" w:rsidP="009403D2">
      <w:pPr>
        <w:spacing w:after="0" w:line="240" w:lineRule="auto"/>
        <w:jc w:val="thaiDistribute"/>
        <w:rPr>
          <w:rFonts w:ascii="Times New Roman" w:hAnsi="Times New Roman" w:cs="Times New Roman"/>
          <w:sz w:val="32"/>
          <w:szCs w:val="32"/>
        </w:rPr>
      </w:pPr>
    </w:p>
    <w:p w14:paraId="0CC85DA0" w14:textId="77777777" w:rsidR="009403D2" w:rsidRDefault="009403D2" w:rsidP="009403D2">
      <w:pPr>
        <w:spacing w:after="0" w:line="240" w:lineRule="auto"/>
        <w:jc w:val="thaiDistribute"/>
        <w:rPr>
          <w:rFonts w:ascii="Times New Roman" w:hAnsi="Times New Roman" w:cs="Times New Roman"/>
          <w:sz w:val="32"/>
          <w:szCs w:val="32"/>
        </w:rPr>
      </w:pPr>
    </w:p>
    <w:p w14:paraId="33397078" w14:textId="77777777" w:rsidR="009403D2" w:rsidRDefault="009403D2" w:rsidP="009403D2">
      <w:pPr>
        <w:spacing w:after="0" w:line="240" w:lineRule="auto"/>
        <w:jc w:val="thaiDistribute"/>
        <w:rPr>
          <w:rFonts w:ascii="Times New Roman" w:hAnsi="Times New Roman" w:cs="Times New Roman"/>
          <w:sz w:val="32"/>
          <w:szCs w:val="32"/>
        </w:rPr>
      </w:pPr>
    </w:p>
    <w:p w14:paraId="3D9C7F11" w14:textId="77777777" w:rsidR="009403D2" w:rsidRDefault="009403D2" w:rsidP="009403D2">
      <w:pPr>
        <w:spacing w:after="0" w:line="240" w:lineRule="auto"/>
        <w:jc w:val="thaiDistribute"/>
        <w:rPr>
          <w:rFonts w:ascii="Times New Roman" w:hAnsi="Times New Roman" w:cs="Times New Roman"/>
          <w:sz w:val="32"/>
          <w:szCs w:val="32"/>
        </w:rPr>
      </w:pPr>
    </w:p>
    <w:p w14:paraId="37C386FE" w14:textId="77777777" w:rsidR="009403D2" w:rsidRDefault="009403D2" w:rsidP="009403D2">
      <w:pPr>
        <w:spacing w:after="0" w:line="240" w:lineRule="auto"/>
        <w:jc w:val="thaiDistribute"/>
        <w:rPr>
          <w:rFonts w:ascii="Times New Roman" w:hAnsi="Times New Roman" w:cs="Times New Roman"/>
          <w:sz w:val="32"/>
          <w:szCs w:val="32"/>
        </w:rPr>
      </w:pPr>
    </w:p>
    <w:p w14:paraId="631E939D" w14:textId="77777777" w:rsidR="009403D2" w:rsidRDefault="009403D2" w:rsidP="009403D2">
      <w:pPr>
        <w:spacing w:after="0" w:line="240" w:lineRule="auto"/>
        <w:jc w:val="thaiDistribute"/>
        <w:rPr>
          <w:rFonts w:ascii="Times New Roman" w:hAnsi="Times New Roman" w:cs="Times New Roman"/>
          <w:sz w:val="32"/>
          <w:szCs w:val="32"/>
        </w:rPr>
      </w:pPr>
    </w:p>
    <w:p w14:paraId="2711E9F8" w14:textId="61226577" w:rsidR="009403D2" w:rsidRDefault="009403D2" w:rsidP="002B426D">
      <w:pPr>
        <w:spacing w:after="0" w:line="240" w:lineRule="auto"/>
        <w:ind w:firstLine="720"/>
        <w:jc w:val="thaiDistribute"/>
        <w:rPr>
          <w:rFonts w:ascii="Times New Roman" w:hAnsi="Times New Roman" w:cs="Times New Roman"/>
          <w:b/>
          <w:bCs/>
          <w:sz w:val="29"/>
          <w:szCs w:val="29"/>
        </w:rPr>
      </w:pPr>
      <w:r w:rsidRPr="002B426D">
        <w:rPr>
          <w:rFonts w:ascii="Times New Roman" w:hAnsi="Times New Roman" w:cs="Times New Roman"/>
          <w:b/>
          <w:bCs/>
          <w:sz w:val="29"/>
          <w:szCs w:val="29"/>
        </w:rPr>
        <w:lastRenderedPageBreak/>
        <w:t>3.1.3</w:t>
      </w:r>
      <w:r>
        <w:rPr>
          <w:rFonts w:ascii="Times New Roman" w:hAnsi="Times New Roman" w:cs="Times New Roman"/>
          <w:b/>
          <w:bCs/>
          <w:sz w:val="29"/>
          <w:szCs w:val="29"/>
        </w:rPr>
        <w:t xml:space="preserve"> </w:t>
      </w:r>
      <w:r w:rsidRPr="00BA3D24">
        <w:rPr>
          <w:rFonts w:ascii="Times New Roman" w:hAnsi="Times New Roman" w:cs="Times New Roman"/>
          <w:b/>
          <w:bCs/>
          <w:sz w:val="29"/>
          <w:szCs w:val="29"/>
        </w:rPr>
        <w:t>Login to the system Use Case Diagram</w:t>
      </w:r>
    </w:p>
    <w:p w14:paraId="7F9B69CE" w14:textId="77777777" w:rsidR="009403D2" w:rsidRDefault="009403D2" w:rsidP="002B426D">
      <w:pPr>
        <w:spacing w:after="0" w:line="240" w:lineRule="auto"/>
        <w:ind w:firstLine="720"/>
        <w:jc w:val="thaiDistribute"/>
        <w:rPr>
          <w:rFonts w:ascii="Times New Roman" w:hAnsi="Times New Roman" w:cs="Times New Roman"/>
          <w:b/>
          <w:bCs/>
          <w:sz w:val="29"/>
          <w:szCs w:val="29"/>
        </w:rPr>
      </w:pPr>
    </w:p>
    <w:p w14:paraId="01D7B9EF" w14:textId="7CB97E68" w:rsidR="009403D2" w:rsidRPr="002B426D" w:rsidRDefault="009403D2" w:rsidP="002B426D">
      <w:pPr>
        <w:spacing w:after="0" w:line="240" w:lineRule="auto"/>
        <w:ind w:firstLine="720"/>
        <w:jc w:val="thaiDistribute"/>
        <w:rPr>
          <w:rFonts w:ascii="Times New Roman" w:hAnsi="Times New Roman" w:cs="Times New Roman"/>
          <w:b/>
          <w:bCs/>
          <w:sz w:val="29"/>
          <w:szCs w:val="29"/>
        </w:rPr>
      </w:pPr>
    </w:p>
    <w:p w14:paraId="76B4C174" w14:textId="73335097" w:rsidR="009403D2" w:rsidRDefault="009403D2" w:rsidP="00BD34DE">
      <w:commentRangeStart w:id="79"/>
      <w:r w:rsidRPr="002B426D">
        <w:rPr>
          <w:rFonts w:ascii="Times New Roman" w:hAnsi="Times New Roman" w:cs="Times New Roman"/>
          <w:b/>
          <w:bCs/>
          <w:noProof/>
          <w:sz w:val="29"/>
          <w:szCs w:val="29"/>
        </w:rPr>
        <w:drawing>
          <wp:anchor distT="0" distB="0" distL="114300" distR="114300" simplePos="0" relativeHeight="251660288" behindDoc="1" locked="0" layoutInCell="1" allowOverlap="1" wp14:anchorId="17E9C929" wp14:editId="3C16AF06">
            <wp:simplePos x="0" y="0"/>
            <wp:positionH relativeFrom="column">
              <wp:posOffset>752475</wp:posOffset>
            </wp:positionH>
            <wp:positionV relativeFrom="paragraph">
              <wp:posOffset>3175</wp:posOffset>
            </wp:positionV>
            <wp:extent cx="4946914" cy="3986792"/>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6914" cy="3986792"/>
                    </a:xfrm>
                    <a:prstGeom prst="rect">
                      <a:avLst/>
                    </a:prstGeom>
                  </pic:spPr>
                </pic:pic>
              </a:graphicData>
            </a:graphic>
            <wp14:sizeRelH relativeFrom="page">
              <wp14:pctWidth>0</wp14:pctWidth>
            </wp14:sizeRelH>
            <wp14:sizeRelV relativeFrom="page">
              <wp14:pctHeight>0</wp14:pctHeight>
            </wp14:sizeRelV>
          </wp:anchor>
        </w:drawing>
      </w:r>
      <w:commentRangeEnd w:id="79"/>
      <w:r w:rsidR="00E36E09">
        <w:rPr>
          <w:rStyle w:val="CommentReference"/>
        </w:rPr>
        <w:commentReference w:id="79"/>
      </w:r>
    </w:p>
    <w:p w14:paraId="5E37C237" w14:textId="77777777" w:rsidR="009403D2" w:rsidRDefault="009403D2" w:rsidP="00BD34DE"/>
    <w:p w14:paraId="1C22A23B" w14:textId="77777777" w:rsidR="009403D2" w:rsidRDefault="009403D2" w:rsidP="00BD34DE"/>
    <w:p w14:paraId="77B67AA3" w14:textId="77777777" w:rsidR="009403D2" w:rsidRDefault="009403D2" w:rsidP="00BD34DE"/>
    <w:p w14:paraId="2E8BAAD0" w14:textId="77777777" w:rsidR="009403D2" w:rsidRDefault="009403D2" w:rsidP="00BD34DE"/>
    <w:p w14:paraId="3F24C11C" w14:textId="77777777" w:rsidR="009403D2" w:rsidRDefault="009403D2" w:rsidP="00BD34DE"/>
    <w:p w14:paraId="001116F5" w14:textId="77777777" w:rsidR="009403D2" w:rsidRDefault="009403D2" w:rsidP="00BD34DE"/>
    <w:p w14:paraId="2AAA68EE" w14:textId="77777777" w:rsidR="009403D2" w:rsidRDefault="009403D2" w:rsidP="00BD34DE"/>
    <w:p w14:paraId="66884794" w14:textId="77777777" w:rsidR="009403D2" w:rsidRDefault="009403D2" w:rsidP="00BD34DE"/>
    <w:p w14:paraId="152EED6F" w14:textId="77777777" w:rsidR="009403D2" w:rsidRDefault="009403D2" w:rsidP="00BD34DE"/>
    <w:p w14:paraId="445767AF" w14:textId="77777777" w:rsidR="009403D2" w:rsidRDefault="009403D2" w:rsidP="00BD34DE"/>
    <w:p w14:paraId="3017CA58" w14:textId="77777777" w:rsidR="009403D2" w:rsidRDefault="009403D2" w:rsidP="00BD34DE"/>
    <w:p w14:paraId="5B869EEE" w14:textId="77777777" w:rsidR="009403D2" w:rsidRDefault="009403D2" w:rsidP="00BD34DE"/>
    <w:p w14:paraId="568C09FE" w14:textId="77777777" w:rsidR="009403D2" w:rsidRDefault="009403D2" w:rsidP="00BD34DE"/>
    <w:p w14:paraId="556846F0" w14:textId="77777777" w:rsidR="009403D2" w:rsidRDefault="009403D2" w:rsidP="00BD34DE"/>
    <w:p w14:paraId="4D454741" w14:textId="77777777" w:rsidR="009403D2" w:rsidRDefault="009403D2" w:rsidP="00BD34DE"/>
    <w:p w14:paraId="1B307453"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2CEB5B7C" w14:textId="5C8DE4E3" w:rsidR="009403D2" w:rsidRDefault="009403D2" w:rsidP="009403D2">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functions in this diagram are access to the system of </w:t>
      </w:r>
      <w:r>
        <w:rPr>
          <w:rFonts w:ascii="Times New Roman" w:hAnsi="Times New Roman" w:cs="Times New Roman"/>
          <w:sz w:val="24"/>
          <w:szCs w:val="24"/>
        </w:rPr>
        <w:t>users on the web</w:t>
      </w:r>
      <w:r w:rsidRPr="00354B18">
        <w:rPr>
          <w:rFonts w:ascii="Times New Roman" w:hAnsi="Times New Roman" w:cs="Times New Roman"/>
          <w:sz w:val="24"/>
          <w:szCs w:val="24"/>
        </w:rPr>
        <w:t xml:space="preserve"> application.</w:t>
      </w:r>
    </w:p>
    <w:p w14:paraId="75CB6CCA" w14:textId="77777777" w:rsidR="009403D2" w:rsidRDefault="009403D2" w:rsidP="00BD34DE"/>
    <w:p w14:paraId="1C765415" w14:textId="77777777" w:rsidR="009403D2" w:rsidRDefault="009403D2" w:rsidP="00BD34DE"/>
    <w:p w14:paraId="1BBA5302" w14:textId="77777777" w:rsidR="009403D2" w:rsidRDefault="009403D2" w:rsidP="00BD34DE"/>
    <w:p w14:paraId="7111BD3C" w14:textId="77777777" w:rsidR="009403D2" w:rsidRDefault="009403D2" w:rsidP="00BD34DE"/>
    <w:p w14:paraId="5095891A" w14:textId="77777777" w:rsidR="009403D2" w:rsidRDefault="009403D2" w:rsidP="00BD34DE"/>
    <w:p w14:paraId="13B99047" w14:textId="77777777" w:rsidR="009403D2" w:rsidRDefault="009403D2" w:rsidP="00BD34DE"/>
    <w:p w14:paraId="50E0A180" w14:textId="77777777" w:rsidR="009403D2" w:rsidRDefault="009403D2" w:rsidP="00BD34DE"/>
    <w:p w14:paraId="54A07DB2" w14:textId="77777777" w:rsidR="009403D2" w:rsidRDefault="009403D2" w:rsidP="00BD34DE"/>
    <w:p w14:paraId="2C02F978" w14:textId="77777777" w:rsidR="009403D2" w:rsidRDefault="009403D2" w:rsidP="00BD34DE"/>
    <w:p w14:paraId="09294857" w14:textId="77777777" w:rsidR="009403D2" w:rsidRDefault="009403D2" w:rsidP="00BD34DE"/>
    <w:p w14:paraId="0FC8D99F" w14:textId="305A02FB" w:rsidR="009403D2" w:rsidRDefault="009403D2" w:rsidP="00BD34DE">
      <w:pPr>
        <w:rPr>
          <w:rFonts w:ascii="Times New Roman" w:hAnsi="Times New Roman" w:cs="Times New Roman"/>
          <w:b/>
          <w:bCs/>
          <w:sz w:val="29"/>
          <w:szCs w:val="29"/>
        </w:rPr>
      </w:pPr>
      <w:r>
        <w:rPr>
          <w:rFonts w:ascii="Times New Roman" w:hAnsi="Times New Roman" w:cs="Times New Roman"/>
          <w:b/>
          <w:bCs/>
          <w:sz w:val="29"/>
          <w:szCs w:val="29"/>
        </w:rPr>
        <w:lastRenderedPageBreak/>
        <w:tab/>
        <w:t>3.1.4</w:t>
      </w:r>
      <w:r w:rsidRPr="009403D2">
        <w:rPr>
          <w:rFonts w:ascii="Times New Roman" w:hAnsi="Times New Roman" w:cs="Times New Roman"/>
          <w:b/>
          <w:bCs/>
          <w:sz w:val="29"/>
          <w:szCs w:val="29"/>
        </w:rPr>
        <w:t xml:space="preserve"> </w:t>
      </w:r>
      <w:r w:rsidRPr="00BA3D24">
        <w:rPr>
          <w:rFonts w:ascii="Times New Roman" w:hAnsi="Times New Roman" w:cs="Times New Roman"/>
          <w:b/>
          <w:bCs/>
          <w:sz w:val="29"/>
          <w:szCs w:val="29"/>
        </w:rPr>
        <w:t>Course management Use Case Diagram</w:t>
      </w:r>
    </w:p>
    <w:p w14:paraId="08312543" w14:textId="7F9156BB" w:rsidR="009403D2" w:rsidRPr="002B426D" w:rsidRDefault="009403D2" w:rsidP="00BD34DE">
      <w:pPr>
        <w:rPr>
          <w:rFonts w:ascii="Times New Roman" w:hAnsi="Times New Roman" w:cs="Times New Roman"/>
          <w:b/>
          <w:bCs/>
          <w:sz w:val="29"/>
          <w:szCs w:val="29"/>
        </w:rPr>
      </w:pPr>
      <w:commentRangeStart w:id="80"/>
      <w:r w:rsidRPr="002B426D">
        <w:rPr>
          <w:rFonts w:ascii="Times New Roman" w:hAnsi="Times New Roman" w:cs="Times New Roman"/>
          <w:b/>
          <w:bCs/>
          <w:noProof/>
          <w:sz w:val="29"/>
          <w:szCs w:val="29"/>
        </w:rPr>
        <w:drawing>
          <wp:anchor distT="0" distB="0" distL="114300" distR="114300" simplePos="0" relativeHeight="251661312" behindDoc="1" locked="0" layoutInCell="1" allowOverlap="1" wp14:anchorId="26B9A971" wp14:editId="7E93C624">
            <wp:simplePos x="0" y="0"/>
            <wp:positionH relativeFrom="column">
              <wp:posOffset>638175</wp:posOffset>
            </wp:positionH>
            <wp:positionV relativeFrom="paragraph">
              <wp:posOffset>279400</wp:posOffset>
            </wp:positionV>
            <wp:extent cx="5084074" cy="4261113"/>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 manage-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4074" cy="4261113"/>
                    </a:xfrm>
                    <a:prstGeom prst="rect">
                      <a:avLst/>
                    </a:prstGeom>
                  </pic:spPr>
                </pic:pic>
              </a:graphicData>
            </a:graphic>
            <wp14:sizeRelH relativeFrom="page">
              <wp14:pctWidth>0</wp14:pctWidth>
            </wp14:sizeRelH>
            <wp14:sizeRelV relativeFrom="page">
              <wp14:pctHeight>0</wp14:pctHeight>
            </wp14:sizeRelV>
          </wp:anchor>
        </w:drawing>
      </w:r>
      <w:commentRangeEnd w:id="80"/>
      <w:r w:rsidR="00E36E09">
        <w:rPr>
          <w:rStyle w:val="CommentReference"/>
        </w:rPr>
        <w:commentReference w:id="80"/>
      </w:r>
    </w:p>
    <w:p w14:paraId="27515C17" w14:textId="372773C6" w:rsidR="009403D2" w:rsidRDefault="009403D2" w:rsidP="00BD34DE"/>
    <w:p w14:paraId="7746A216" w14:textId="77777777" w:rsidR="009403D2" w:rsidRDefault="009403D2" w:rsidP="00BD34DE"/>
    <w:p w14:paraId="6BC52DFC" w14:textId="77777777" w:rsidR="009403D2" w:rsidRDefault="009403D2" w:rsidP="00BD34DE"/>
    <w:p w14:paraId="06821077" w14:textId="77777777" w:rsidR="009403D2" w:rsidRDefault="009403D2" w:rsidP="00BD34DE"/>
    <w:p w14:paraId="46BE58B5" w14:textId="77777777" w:rsidR="009403D2" w:rsidRDefault="009403D2" w:rsidP="00BD34DE"/>
    <w:p w14:paraId="0F5DE96E" w14:textId="77777777" w:rsidR="009403D2" w:rsidRDefault="009403D2" w:rsidP="00BD34DE"/>
    <w:p w14:paraId="20D0D3FD" w14:textId="77777777" w:rsidR="009403D2" w:rsidRDefault="009403D2" w:rsidP="00BD34DE"/>
    <w:p w14:paraId="06615F24" w14:textId="77777777" w:rsidR="009403D2" w:rsidRDefault="009403D2" w:rsidP="00BD34DE"/>
    <w:p w14:paraId="608B8D77" w14:textId="77777777" w:rsidR="009403D2" w:rsidRDefault="009403D2" w:rsidP="00BD34DE"/>
    <w:p w14:paraId="64BF0092" w14:textId="77777777" w:rsidR="009403D2" w:rsidRDefault="009403D2" w:rsidP="00BD34DE"/>
    <w:p w14:paraId="0E85C1ED" w14:textId="77777777" w:rsidR="009403D2" w:rsidRDefault="009403D2" w:rsidP="00BD34DE"/>
    <w:p w14:paraId="3C6D4F41" w14:textId="77777777" w:rsidR="009403D2" w:rsidRDefault="009403D2" w:rsidP="00BD34DE"/>
    <w:p w14:paraId="48864642" w14:textId="77777777" w:rsidR="009403D2" w:rsidRDefault="009403D2" w:rsidP="00BD34DE"/>
    <w:p w14:paraId="62421D0E" w14:textId="77777777" w:rsidR="009403D2" w:rsidRDefault="009403D2" w:rsidP="00BD34DE"/>
    <w:p w14:paraId="1D617C14" w14:textId="77777777" w:rsidR="009403D2" w:rsidRDefault="009403D2" w:rsidP="00BD34DE"/>
    <w:p w14:paraId="3FE1C483" w14:textId="77777777" w:rsidR="009403D2" w:rsidRDefault="009403D2" w:rsidP="00BD34DE"/>
    <w:p w14:paraId="7C513ACA" w14:textId="77777777" w:rsidR="009403D2" w:rsidRPr="00354B18" w:rsidRDefault="009403D2" w:rsidP="009403D2">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53496466" w14:textId="7603DAAF" w:rsidR="009403D2" w:rsidRDefault="009403D2" w:rsidP="009403D2">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Th</w:t>
      </w:r>
      <w:r>
        <w:rPr>
          <w:rFonts w:ascii="Times New Roman" w:hAnsi="Times New Roman" w:cs="Times New Roman"/>
          <w:sz w:val="24"/>
          <w:szCs w:val="24"/>
        </w:rPr>
        <w:t>e functions in this diagram are</w:t>
      </w:r>
      <w:r w:rsidR="000C3178">
        <w:rPr>
          <w:rFonts w:ascii="Times New Roman" w:hAnsi="Times New Roman" w:cs="Times New Roman"/>
          <w:sz w:val="24"/>
          <w:szCs w:val="24"/>
        </w:rPr>
        <w:t xml:space="preserve"> course management and semester management by </w:t>
      </w:r>
      <w:r w:rsidR="002B426D">
        <w:rPr>
          <w:rFonts w:ascii="Times New Roman" w:hAnsi="Times New Roman" w:cs="Times New Roman"/>
          <w:sz w:val="24"/>
          <w:szCs w:val="24"/>
        </w:rPr>
        <w:t>Administrator</w:t>
      </w:r>
      <w:r w:rsidR="000C3178">
        <w:rPr>
          <w:rFonts w:ascii="Times New Roman" w:hAnsi="Times New Roman" w:cs="Times New Roman"/>
          <w:sz w:val="24"/>
          <w:szCs w:val="24"/>
        </w:rPr>
        <w:t xml:space="preserve">. Moreover, this diagram explains </w:t>
      </w:r>
      <w:r>
        <w:rPr>
          <w:rFonts w:ascii="Times New Roman" w:hAnsi="Times New Roman" w:cs="Times New Roman"/>
          <w:sz w:val="24"/>
          <w:szCs w:val="24"/>
        </w:rPr>
        <w:t>a</w:t>
      </w:r>
      <w:r w:rsidRPr="00354B18">
        <w:rPr>
          <w:rFonts w:ascii="Times New Roman" w:hAnsi="Times New Roman" w:cs="Times New Roman"/>
          <w:sz w:val="24"/>
          <w:szCs w:val="24"/>
        </w:rPr>
        <w:t xml:space="preserve">ccess to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 xml:space="preserve">courses taught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Student </w:t>
      </w:r>
      <w:r w:rsidR="002B426D">
        <w:rPr>
          <w:rFonts w:ascii="Times New Roman" w:hAnsi="Times New Roman" w:cs="Times New Roman"/>
          <w:sz w:val="24"/>
          <w:szCs w:val="24"/>
        </w:rPr>
        <w:t xml:space="preserve">can </w:t>
      </w:r>
      <w:r w:rsidRPr="00354B18">
        <w:rPr>
          <w:rFonts w:ascii="Times New Roman" w:hAnsi="Times New Roman" w:cs="Times New Roman"/>
          <w:sz w:val="24"/>
          <w:szCs w:val="24"/>
        </w:rPr>
        <w:t xml:space="preserve">access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 xml:space="preserve">courses that </w:t>
      </w:r>
      <w:r w:rsidR="002B426D">
        <w:rPr>
          <w:rFonts w:ascii="Times New Roman" w:hAnsi="Times New Roman" w:cs="Times New Roman"/>
          <w:sz w:val="24"/>
          <w:szCs w:val="24"/>
        </w:rPr>
        <w:t xml:space="preserve">he/she is </w:t>
      </w:r>
      <w:r w:rsidRPr="00354B18">
        <w:rPr>
          <w:rFonts w:ascii="Times New Roman" w:hAnsi="Times New Roman" w:cs="Times New Roman"/>
          <w:sz w:val="24"/>
          <w:szCs w:val="24"/>
        </w:rPr>
        <w:t xml:space="preserve">registered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Users need </w:t>
      </w:r>
      <w:r w:rsidR="004A0528">
        <w:rPr>
          <w:rFonts w:ascii="Times New Roman" w:hAnsi="Times New Roman" w:cs="Times New Roman"/>
          <w:sz w:val="24"/>
          <w:szCs w:val="24"/>
        </w:rPr>
        <w:t xml:space="preserve">to </w:t>
      </w:r>
      <w:r w:rsidRPr="00354B18">
        <w:rPr>
          <w:rFonts w:ascii="Times New Roman" w:hAnsi="Times New Roman" w:cs="Times New Roman"/>
          <w:sz w:val="24"/>
          <w:szCs w:val="24"/>
        </w:rPr>
        <w:t xml:space="preserve">login </w:t>
      </w:r>
      <w:r w:rsidR="002B426D">
        <w:rPr>
          <w:rFonts w:ascii="Times New Roman" w:hAnsi="Times New Roman" w:cs="Times New Roman"/>
          <w:sz w:val="24"/>
          <w:szCs w:val="24"/>
        </w:rPr>
        <w:t>to access those features</w:t>
      </w:r>
      <w:r w:rsidRPr="00354B18">
        <w:rPr>
          <w:rFonts w:ascii="Times New Roman" w:hAnsi="Times New Roman" w:cs="Times New Roman"/>
          <w:sz w:val="24"/>
          <w:szCs w:val="24"/>
        </w:rPr>
        <w:t>.</w:t>
      </w:r>
    </w:p>
    <w:p w14:paraId="533CA6BD" w14:textId="77777777" w:rsidR="009403D2" w:rsidRDefault="009403D2" w:rsidP="00BD34DE">
      <w:pPr>
        <w:rPr>
          <w:rFonts w:ascii="Times New Roman" w:hAnsi="Times New Roman" w:cs="Times New Roman"/>
          <w:sz w:val="24"/>
          <w:szCs w:val="24"/>
        </w:rPr>
      </w:pPr>
    </w:p>
    <w:p w14:paraId="08F3B283" w14:textId="77777777" w:rsidR="000C3178" w:rsidRDefault="000C3178" w:rsidP="00BD34DE">
      <w:pPr>
        <w:rPr>
          <w:rFonts w:ascii="Times New Roman" w:hAnsi="Times New Roman" w:cs="Times New Roman"/>
          <w:sz w:val="24"/>
          <w:szCs w:val="24"/>
        </w:rPr>
      </w:pPr>
    </w:p>
    <w:p w14:paraId="081407B0" w14:textId="77777777" w:rsidR="000C3178" w:rsidRDefault="000C3178" w:rsidP="00BD34DE">
      <w:pPr>
        <w:rPr>
          <w:rFonts w:ascii="Times New Roman" w:hAnsi="Times New Roman" w:cs="Times New Roman"/>
          <w:sz w:val="24"/>
          <w:szCs w:val="24"/>
        </w:rPr>
      </w:pPr>
    </w:p>
    <w:p w14:paraId="037791FB" w14:textId="77777777" w:rsidR="000C3178" w:rsidRDefault="000C3178" w:rsidP="00BD34DE">
      <w:pPr>
        <w:rPr>
          <w:rFonts w:ascii="Times New Roman" w:hAnsi="Times New Roman" w:cs="Times New Roman"/>
          <w:sz w:val="24"/>
          <w:szCs w:val="24"/>
        </w:rPr>
      </w:pPr>
    </w:p>
    <w:p w14:paraId="1D27EFA6" w14:textId="77777777" w:rsidR="000C3178" w:rsidRDefault="000C3178" w:rsidP="00BD34DE">
      <w:pPr>
        <w:rPr>
          <w:rFonts w:ascii="Times New Roman" w:hAnsi="Times New Roman" w:cs="Times New Roman"/>
          <w:sz w:val="24"/>
          <w:szCs w:val="24"/>
        </w:rPr>
      </w:pPr>
    </w:p>
    <w:p w14:paraId="20218641" w14:textId="77777777" w:rsidR="000C3178" w:rsidRDefault="000C3178" w:rsidP="00BD34DE">
      <w:pPr>
        <w:rPr>
          <w:rFonts w:ascii="Times New Roman" w:hAnsi="Times New Roman" w:cs="Times New Roman"/>
          <w:sz w:val="24"/>
          <w:szCs w:val="24"/>
        </w:rPr>
      </w:pPr>
    </w:p>
    <w:p w14:paraId="41282203" w14:textId="77777777" w:rsidR="000C3178" w:rsidRDefault="000C3178" w:rsidP="00BD34DE">
      <w:pPr>
        <w:rPr>
          <w:rFonts w:ascii="Times New Roman" w:hAnsi="Times New Roman" w:cs="Times New Roman"/>
          <w:sz w:val="24"/>
          <w:szCs w:val="24"/>
        </w:rPr>
      </w:pPr>
    </w:p>
    <w:p w14:paraId="0F78C0DF" w14:textId="77777777" w:rsidR="000C3178" w:rsidRDefault="000C3178" w:rsidP="00BD34DE">
      <w:pPr>
        <w:rPr>
          <w:rFonts w:ascii="Times New Roman" w:hAnsi="Times New Roman" w:cs="Times New Roman"/>
          <w:sz w:val="24"/>
          <w:szCs w:val="24"/>
        </w:rPr>
      </w:pPr>
    </w:p>
    <w:p w14:paraId="268BD2A7" w14:textId="0B156F83" w:rsidR="000C3178" w:rsidRDefault="000C3178" w:rsidP="00BD34DE">
      <w:pPr>
        <w:rPr>
          <w:rFonts w:ascii="Times New Roman" w:hAnsi="Times New Roman" w:cs="Times New Roman"/>
          <w:b/>
          <w:bCs/>
          <w:sz w:val="29"/>
          <w:szCs w:val="29"/>
        </w:rPr>
      </w:pPr>
      <w:r>
        <w:rPr>
          <w:rFonts w:ascii="Times New Roman" w:hAnsi="Times New Roman" w:cs="Times New Roman"/>
          <w:b/>
          <w:bCs/>
          <w:sz w:val="29"/>
          <w:szCs w:val="29"/>
        </w:rPr>
        <w:lastRenderedPageBreak/>
        <w:tab/>
        <w:t xml:space="preserve">3.1.5 </w:t>
      </w:r>
      <w:r w:rsidRPr="00BA3D24">
        <w:rPr>
          <w:rFonts w:ascii="Times New Roman" w:hAnsi="Times New Roman" w:cs="Times New Roman"/>
          <w:b/>
          <w:bCs/>
          <w:sz w:val="29"/>
          <w:szCs w:val="29"/>
        </w:rPr>
        <w:t>Assignments and quizzes management Use Case Diagram</w:t>
      </w:r>
    </w:p>
    <w:p w14:paraId="5063BA0C" w14:textId="77777777" w:rsidR="000C3178" w:rsidRDefault="000C3178" w:rsidP="00BD34DE">
      <w:pPr>
        <w:rPr>
          <w:rFonts w:ascii="Times New Roman" w:hAnsi="Times New Roman" w:cs="Times New Roman"/>
          <w:b/>
          <w:bCs/>
          <w:sz w:val="29"/>
          <w:szCs w:val="29"/>
        </w:rPr>
      </w:pPr>
    </w:p>
    <w:p w14:paraId="0B38C73A" w14:textId="503616F0" w:rsidR="000C3178" w:rsidRPr="002B426D" w:rsidRDefault="000C3178" w:rsidP="00BD34DE">
      <w:pPr>
        <w:rPr>
          <w:rFonts w:ascii="Times New Roman" w:hAnsi="Times New Roman" w:cs="Times New Roman"/>
          <w:b/>
          <w:bCs/>
          <w:sz w:val="29"/>
          <w:szCs w:val="29"/>
        </w:rPr>
      </w:pPr>
      <w:r w:rsidRPr="002B426D">
        <w:rPr>
          <w:rFonts w:ascii="Times New Roman" w:hAnsi="Times New Roman" w:cs="Times New Roman"/>
          <w:b/>
          <w:bCs/>
          <w:noProof/>
          <w:sz w:val="29"/>
          <w:szCs w:val="29"/>
        </w:rPr>
        <w:drawing>
          <wp:anchor distT="0" distB="0" distL="114300" distR="114300" simplePos="0" relativeHeight="251662336" behindDoc="1" locked="0" layoutInCell="1" allowOverlap="1" wp14:anchorId="082368B9" wp14:editId="5C8DAE20">
            <wp:simplePos x="0" y="0"/>
            <wp:positionH relativeFrom="column">
              <wp:posOffset>581025</wp:posOffset>
            </wp:positionH>
            <wp:positionV relativeFrom="paragraph">
              <wp:posOffset>149225</wp:posOffset>
            </wp:positionV>
            <wp:extent cx="5129794" cy="4261113"/>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z management-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14:paraId="58D56FA2" w14:textId="77777777" w:rsidR="009403D2" w:rsidRDefault="009403D2" w:rsidP="00BD34DE"/>
    <w:p w14:paraId="06254366" w14:textId="77777777" w:rsidR="009403D2" w:rsidRDefault="009403D2" w:rsidP="00BD34DE"/>
    <w:p w14:paraId="7C693A87" w14:textId="77777777" w:rsidR="009403D2" w:rsidRDefault="009403D2" w:rsidP="00BD34DE"/>
    <w:p w14:paraId="6BF73DBC" w14:textId="77777777" w:rsidR="009403D2" w:rsidRDefault="009403D2" w:rsidP="00BD34DE"/>
    <w:p w14:paraId="07083655" w14:textId="77777777" w:rsidR="009403D2" w:rsidRDefault="009403D2" w:rsidP="00BD34DE"/>
    <w:p w14:paraId="6119170B" w14:textId="77777777" w:rsidR="009403D2" w:rsidRDefault="009403D2" w:rsidP="00BD34DE"/>
    <w:p w14:paraId="0F2884ED" w14:textId="77777777" w:rsidR="009403D2" w:rsidRDefault="009403D2" w:rsidP="00BD34DE"/>
    <w:p w14:paraId="2080413B" w14:textId="77777777" w:rsidR="009403D2" w:rsidRDefault="009403D2" w:rsidP="00BD34DE"/>
    <w:p w14:paraId="735332B2" w14:textId="77777777" w:rsidR="009403D2" w:rsidRDefault="009403D2" w:rsidP="00BD34DE"/>
    <w:p w14:paraId="2010B48F" w14:textId="77777777" w:rsidR="000C3178" w:rsidRDefault="000C3178" w:rsidP="00BD34DE"/>
    <w:p w14:paraId="3BEB94F0" w14:textId="77777777" w:rsidR="000C3178" w:rsidRDefault="000C3178" w:rsidP="00BD34DE"/>
    <w:p w14:paraId="57BD7D7F" w14:textId="77777777" w:rsidR="000C3178" w:rsidRDefault="000C3178" w:rsidP="00BD34DE"/>
    <w:p w14:paraId="1B8467D3" w14:textId="77777777" w:rsidR="000C3178" w:rsidRDefault="000C3178" w:rsidP="00BD34DE"/>
    <w:p w14:paraId="418FD8B4" w14:textId="77777777" w:rsidR="000C3178" w:rsidRDefault="000C3178" w:rsidP="00BD34DE"/>
    <w:p w14:paraId="46793D11" w14:textId="77777777" w:rsidR="000C3178" w:rsidRDefault="000C3178" w:rsidP="00BD34DE"/>
    <w:p w14:paraId="3428A08D" w14:textId="77777777" w:rsidR="000C3178" w:rsidRDefault="000C3178" w:rsidP="00BD34DE"/>
    <w:p w14:paraId="62D8BCD4" w14:textId="77777777" w:rsidR="000C3178" w:rsidRPr="00354B18" w:rsidRDefault="000C3178" w:rsidP="000C3178">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2FD107C7" w14:textId="5E4D06F9" w:rsidR="000C3178" w:rsidRDefault="000C3178" w:rsidP="000C3178">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functions in this diagram are assignments and quizzes management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w:t>
      </w:r>
      <w:r w:rsidR="002B426D">
        <w:rPr>
          <w:rFonts w:ascii="Times New Roman" w:hAnsi="Times New Roman" w:cs="Times New Roman"/>
          <w:sz w:val="24"/>
          <w:szCs w:val="24"/>
        </w:rPr>
        <w:t>, which supports creating, editing, and deleting</w:t>
      </w:r>
      <w:r w:rsidRPr="00354B18">
        <w:rPr>
          <w:rFonts w:ascii="Times New Roman" w:hAnsi="Times New Roman" w:cs="Times New Roman"/>
          <w:sz w:val="24"/>
          <w:szCs w:val="24"/>
        </w:rPr>
        <w:t xml:space="preserve"> assignments </w:t>
      </w:r>
      <w:r w:rsidR="002B426D">
        <w:rPr>
          <w:rFonts w:ascii="Times New Roman" w:hAnsi="Times New Roman" w:cs="Times New Roman"/>
          <w:sz w:val="24"/>
          <w:szCs w:val="24"/>
        </w:rPr>
        <w:t>and</w:t>
      </w:r>
      <w:r w:rsidRPr="00354B18">
        <w:rPr>
          <w:rFonts w:ascii="Times New Roman" w:hAnsi="Times New Roman" w:cs="Times New Roman"/>
          <w:sz w:val="24"/>
          <w:szCs w:val="24"/>
        </w:rPr>
        <w:t xml:space="preserve"> quizzes, review</w:t>
      </w:r>
      <w:r w:rsidR="002B426D">
        <w:rPr>
          <w:rFonts w:ascii="Times New Roman" w:hAnsi="Times New Roman" w:cs="Times New Roman"/>
          <w:sz w:val="24"/>
          <w:szCs w:val="24"/>
        </w:rPr>
        <w:t>ing</w:t>
      </w:r>
      <w:r w:rsidRPr="00354B18">
        <w:rPr>
          <w:rFonts w:ascii="Times New Roman" w:hAnsi="Times New Roman" w:cs="Times New Roman"/>
          <w:sz w:val="24"/>
          <w:szCs w:val="24"/>
        </w:rPr>
        <w:t xml:space="preserve"> </w:t>
      </w:r>
      <w:r w:rsidR="002B426D">
        <w:rPr>
          <w:rFonts w:ascii="Times New Roman" w:hAnsi="Times New Roman" w:cs="Times New Roman"/>
          <w:sz w:val="24"/>
          <w:szCs w:val="24"/>
        </w:rPr>
        <w:t xml:space="preserve">the </w:t>
      </w:r>
      <w:r w:rsidRPr="00354B18">
        <w:rPr>
          <w:rFonts w:ascii="Times New Roman" w:hAnsi="Times New Roman" w:cs="Times New Roman"/>
          <w:sz w:val="24"/>
          <w:szCs w:val="24"/>
        </w:rPr>
        <w:t>overall student</w:t>
      </w:r>
      <w:r w:rsidR="002B426D">
        <w:rPr>
          <w:rFonts w:ascii="Times New Roman" w:hAnsi="Times New Roman" w:cs="Times New Roman"/>
          <w:sz w:val="24"/>
          <w:szCs w:val="24"/>
        </w:rPr>
        <w:t>s</w:t>
      </w:r>
      <w:r w:rsidRPr="00354B18">
        <w:rPr>
          <w:rFonts w:ascii="Times New Roman" w:hAnsi="Times New Roman" w:cs="Times New Roman"/>
          <w:sz w:val="24"/>
          <w:szCs w:val="24"/>
        </w:rPr>
        <w:t>’ answer</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in chart, and checking student submission. Lecturer need</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w:t>
      </w:r>
      <w:r w:rsidR="002B426D">
        <w:rPr>
          <w:rFonts w:ascii="Times New Roman" w:hAnsi="Times New Roman" w:cs="Times New Roman"/>
          <w:sz w:val="24"/>
          <w:szCs w:val="24"/>
        </w:rPr>
        <w:t xml:space="preserve">to </w:t>
      </w:r>
      <w:r w:rsidRPr="00354B18">
        <w:rPr>
          <w:rFonts w:ascii="Times New Roman" w:hAnsi="Times New Roman" w:cs="Times New Roman"/>
          <w:sz w:val="24"/>
          <w:szCs w:val="24"/>
        </w:rPr>
        <w:t xml:space="preserve">login </w:t>
      </w:r>
      <w:r w:rsidR="002B426D">
        <w:rPr>
          <w:rFonts w:ascii="Times New Roman" w:hAnsi="Times New Roman" w:cs="Times New Roman"/>
          <w:sz w:val="24"/>
          <w:szCs w:val="24"/>
        </w:rPr>
        <w:t>to perform those tasks</w:t>
      </w:r>
      <w:r w:rsidRPr="00354B18">
        <w:rPr>
          <w:rFonts w:ascii="Times New Roman" w:hAnsi="Times New Roman" w:cs="Times New Roman"/>
          <w:sz w:val="24"/>
          <w:szCs w:val="24"/>
        </w:rPr>
        <w:t>.</w:t>
      </w:r>
    </w:p>
    <w:p w14:paraId="07C6F064" w14:textId="77777777" w:rsidR="000C3178" w:rsidRDefault="000C3178" w:rsidP="000C3178">
      <w:pPr>
        <w:spacing w:after="0" w:line="240" w:lineRule="auto"/>
        <w:jc w:val="thaiDistribute"/>
        <w:rPr>
          <w:rFonts w:ascii="Times New Roman" w:hAnsi="Times New Roman" w:cs="Times New Roman"/>
          <w:sz w:val="24"/>
          <w:szCs w:val="24"/>
        </w:rPr>
      </w:pPr>
    </w:p>
    <w:p w14:paraId="7600E3D9" w14:textId="77777777" w:rsidR="000C3178" w:rsidRDefault="000C3178" w:rsidP="000C3178">
      <w:pPr>
        <w:spacing w:after="0" w:line="240" w:lineRule="auto"/>
        <w:jc w:val="thaiDistribute"/>
        <w:rPr>
          <w:rFonts w:ascii="Times New Roman" w:hAnsi="Times New Roman" w:cs="Times New Roman"/>
          <w:sz w:val="24"/>
          <w:szCs w:val="24"/>
        </w:rPr>
      </w:pPr>
    </w:p>
    <w:p w14:paraId="1B31EC87" w14:textId="77777777" w:rsidR="000C3178" w:rsidRDefault="000C3178" w:rsidP="000C3178">
      <w:pPr>
        <w:spacing w:after="0" w:line="240" w:lineRule="auto"/>
        <w:jc w:val="thaiDistribute"/>
        <w:rPr>
          <w:rFonts w:ascii="Times New Roman" w:hAnsi="Times New Roman" w:cs="Times New Roman"/>
          <w:sz w:val="24"/>
          <w:szCs w:val="24"/>
        </w:rPr>
      </w:pPr>
    </w:p>
    <w:p w14:paraId="654BB1B6" w14:textId="77777777" w:rsidR="000C3178" w:rsidRDefault="000C3178" w:rsidP="000C3178">
      <w:pPr>
        <w:spacing w:after="0" w:line="240" w:lineRule="auto"/>
        <w:jc w:val="thaiDistribute"/>
        <w:rPr>
          <w:rFonts w:ascii="Times New Roman" w:hAnsi="Times New Roman" w:cs="Times New Roman"/>
          <w:sz w:val="24"/>
          <w:szCs w:val="24"/>
        </w:rPr>
      </w:pPr>
    </w:p>
    <w:p w14:paraId="23ED7593" w14:textId="77777777" w:rsidR="000C3178" w:rsidRDefault="000C3178" w:rsidP="000C3178">
      <w:pPr>
        <w:spacing w:after="0" w:line="240" w:lineRule="auto"/>
        <w:jc w:val="thaiDistribute"/>
        <w:rPr>
          <w:rFonts w:ascii="Times New Roman" w:hAnsi="Times New Roman" w:cs="Times New Roman"/>
          <w:sz w:val="24"/>
          <w:szCs w:val="24"/>
        </w:rPr>
      </w:pPr>
    </w:p>
    <w:p w14:paraId="67C455CD" w14:textId="77777777" w:rsidR="000C3178" w:rsidRDefault="000C3178" w:rsidP="000C3178">
      <w:pPr>
        <w:spacing w:after="0" w:line="240" w:lineRule="auto"/>
        <w:jc w:val="thaiDistribute"/>
        <w:rPr>
          <w:rFonts w:ascii="Times New Roman" w:hAnsi="Times New Roman" w:cs="Times New Roman"/>
          <w:sz w:val="24"/>
          <w:szCs w:val="24"/>
        </w:rPr>
      </w:pPr>
    </w:p>
    <w:p w14:paraId="721C8BA9" w14:textId="77777777" w:rsidR="000C3178" w:rsidRDefault="000C3178" w:rsidP="000C3178">
      <w:pPr>
        <w:spacing w:after="0" w:line="240" w:lineRule="auto"/>
        <w:jc w:val="thaiDistribute"/>
        <w:rPr>
          <w:rFonts w:ascii="Times New Roman" w:hAnsi="Times New Roman" w:cs="Times New Roman"/>
          <w:sz w:val="24"/>
          <w:szCs w:val="24"/>
        </w:rPr>
      </w:pPr>
    </w:p>
    <w:p w14:paraId="4C26CBB4" w14:textId="77777777" w:rsidR="000C3178" w:rsidRDefault="000C3178" w:rsidP="000C3178">
      <w:pPr>
        <w:spacing w:after="0" w:line="240" w:lineRule="auto"/>
        <w:jc w:val="thaiDistribute"/>
        <w:rPr>
          <w:rFonts w:ascii="Times New Roman" w:hAnsi="Times New Roman" w:cs="Times New Roman"/>
          <w:sz w:val="24"/>
          <w:szCs w:val="24"/>
        </w:rPr>
      </w:pPr>
    </w:p>
    <w:p w14:paraId="0761953B" w14:textId="77777777" w:rsidR="000C3178" w:rsidRDefault="000C3178" w:rsidP="000C3178">
      <w:pPr>
        <w:spacing w:after="0" w:line="240" w:lineRule="auto"/>
        <w:jc w:val="thaiDistribute"/>
        <w:rPr>
          <w:rFonts w:ascii="Times New Roman" w:hAnsi="Times New Roman" w:cs="Times New Roman"/>
          <w:sz w:val="24"/>
          <w:szCs w:val="24"/>
        </w:rPr>
      </w:pPr>
    </w:p>
    <w:p w14:paraId="45A6ADEF" w14:textId="77777777" w:rsidR="000C3178" w:rsidRDefault="000C3178" w:rsidP="000C3178">
      <w:pPr>
        <w:spacing w:after="0" w:line="240" w:lineRule="auto"/>
        <w:jc w:val="thaiDistribute"/>
        <w:rPr>
          <w:rFonts w:ascii="Times New Roman" w:hAnsi="Times New Roman" w:cs="Times New Roman"/>
          <w:sz w:val="24"/>
          <w:szCs w:val="24"/>
        </w:rPr>
      </w:pPr>
    </w:p>
    <w:p w14:paraId="266B77D4" w14:textId="77777777" w:rsidR="000C3178" w:rsidRDefault="000C3178" w:rsidP="000C3178">
      <w:pPr>
        <w:spacing w:after="0" w:line="240" w:lineRule="auto"/>
        <w:jc w:val="thaiDistribute"/>
        <w:rPr>
          <w:rFonts w:ascii="Times New Roman" w:hAnsi="Times New Roman" w:cs="Times New Roman"/>
          <w:sz w:val="24"/>
          <w:szCs w:val="24"/>
        </w:rPr>
      </w:pPr>
    </w:p>
    <w:p w14:paraId="03E0B6DE" w14:textId="61D12CB8" w:rsidR="000C3178" w:rsidRDefault="000C3178" w:rsidP="000C3178">
      <w:pPr>
        <w:spacing w:after="0" w:line="240" w:lineRule="auto"/>
        <w:jc w:val="thaiDistribute"/>
        <w:rPr>
          <w:rFonts w:ascii="Times New Roman" w:hAnsi="Times New Roman" w:cs="Times New Roman"/>
          <w:b/>
          <w:bCs/>
          <w:sz w:val="29"/>
          <w:szCs w:val="29"/>
        </w:rPr>
      </w:pPr>
      <w:r>
        <w:rPr>
          <w:rFonts w:ascii="Times New Roman" w:hAnsi="Times New Roman" w:cs="Times New Roman"/>
          <w:sz w:val="29"/>
          <w:szCs w:val="29"/>
        </w:rPr>
        <w:lastRenderedPageBreak/>
        <w:tab/>
      </w:r>
      <w:r>
        <w:rPr>
          <w:rFonts w:ascii="Times New Roman" w:hAnsi="Times New Roman" w:cs="Times New Roman"/>
          <w:b/>
          <w:bCs/>
          <w:sz w:val="29"/>
          <w:szCs w:val="29"/>
        </w:rPr>
        <w:t xml:space="preserve">3.1.6 </w:t>
      </w:r>
      <w:r w:rsidRPr="00BA3D24">
        <w:rPr>
          <w:rFonts w:ascii="Times New Roman" w:hAnsi="Times New Roman" w:cs="Times New Roman"/>
          <w:b/>
          <w:bCs/>
          <w:sz w:val="29"/>
          <w:szCs w:val="29"/>
        </w:rPr>
        <w:t>Taking assignments and quizzes Use Case Diagram</w:t>
      </w:r>
    </w:p>
    <w:p w14:paraId="30AD6D8E" w14:textId="0777AFE8" w:rsidR="000C3178" w:rsidRDefault="000C3178" w:rsidP="000C3178">
      <w:pPr>
        <w:spacing w:after="0" w:line="240" w:lineRule="auto"/>
        <w:jc w:val="thaiDistribute"/>
        <w:rPr>
          <w:rFonts w:ascii="Times New Roman" w:hAnsi="Times New Roman" w:cs="Times New Roman"/>
          <w:b/>
          <w:bCs/>
          <w:sz w:val="29"/>
          <w:szCs w:val="29"/>
        </w:rPr>
      </w:pPr>
    </w:p>
    <w:p w14:paraId="15A3FB40" w14:textId="270EE59D" w:rsidR="000C3178" w:rsidRDefault="000C3178" w:rsidP="000C3178">
      <w:pPr>
        <w:spacing w:after="0" w:line="240" w:lineRule="auto"/>
        <w:jc w:val="thaiDistribute"/>
        <w:rPr>
          <w:rFonts w:ascii="Times New Roman" w:hAnsi="Times New Roman" w:cs="Times New Roman"/>
          <w:b/>
          <w:bCs/>
          <w:sz w:val="29"/>
          <w:szCs w:val="29"/>
        </w:rPr>
      </w:pPr>
    </w:p>
    <w:p w14:paraId="4EEA80EB" w14:textId="018B709C" w:rsidR="000C3178" w:rsidRPr="002B426D" w:rsidRDefault="000C3178" w:rsidP="000C3178">
      <w:pPr>
        <w:spacing w:after="0" w:line="240" w:lineRule="auto"/>
        <w:jc w:val="thaiDistribute"/>
        <w:rPr>
          <w:rFonts w:ascii="Times New Roman" w:hAnsi="Times New Roman" w:cs="Times New Roman"/>
          <w:b/>
          <w:bCs/>
          <w:sz w:val="29"/>
          <w:szCs w:val="29"/>
        </w:rPr>
      </w:pPr>
      <w:r w:rsidRPr="002B426D">
        <w:rPr>
          <w:rFonts w:ascii="Times New Roman" w:hAnsi="Times New Roman" w:cs="Times New Roman"/>
          <w:b/>
          <w:bCs/>
          <w:noProof/>
          <w:sz w:val="29"/>
          <w:szCs w:val="29"/>
        </w:rPr>
        <w:drawing>
          <wp:anchor distT="0" distB="0" distL="114300" distR="114300" simplePos="0" relativeHeight="251663360" behindDoc="1" locked="0" layoutInCell="1" allowOverlap="1" wp14:anchorId="360C0C91" wp14:editId="3E94796C">
            <wp:simplePos x="0" y="0"/>
            <wp:positionH relativeFrom="column">
              <wp:posOffset>828675</wp:posOffset>
            </wp:positionH>
            <wp:positionV relativeFrom="paragraph">
              <wp:posOffset>12700</wp:posOffset>
            </wp:positionV>
            <wp:extent cx="4535433" cy="389535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king assignment-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14:paraId="5ED414A0" w14:textId="439B1992" w:rsidR="000C3178" w:rsidRDefault="000C3178" w:rsidP="000C3178">
      <w:pPr>
        <w:spacing w:after="0" w:line="240" w:lineRule="auto"/>
        <w:jc w:val="thaiDistribute"/>
        <w:rPr>
          <w:rFonts w:ascii="Times New Roman" w:hAnsi="Times New Roman" w:cs="Times New Roman"/>
          <w:sz w:val="24"/>
          <w:szCs w:val="24"/>
        </w:rPr>
      </w:pPr>
    </w:p>
    <w:p w14:paraId="09281DE3" w14:textId="77777777" w:rsidR="000C3178" w:rsidRDefault="000C3178" w:rsidP="000C3178">
      <w:pPr>
        <w:spacing w:after="0" w:line="240" w:lineRule="auto"/>
        <w:jc w:val="thaiDistribute"/>
        <w:rPr>
          <w:rFonts w:ascii="Times New Roman" w:hAnsi="Times New Roman" w:cs="Times New Roman"/>
          <w:sz w:val="24"/>
          <w:szCs w:val="24"/>
        </w:rPr>
      </w:pPr>
    </w:p>
    <w:p w14:paraId="630F462F" w14:textId="77777777" w:rsidR="000C3178" w:rsidRDefault="000C3178" w:rsidP="000C3178">
      <w:pPr>
        <w:spacing w:after="0" w:line="240" w:lineRule="auto"/>
        <w:jc w:val="thaiDistribute"/>
        <w:rPr>
          <w:rFonts w:ascii="Times New Roman" w:hAnsi="Times New Roman" w:cs="Times New Roman"/>
          <w:sz w:val="24"/>
          <w:szCs w:val="24"/>
        </w:rPr>
      </w:pPr>
    </w:p>
    <w:p w14:paraId="5C04662B" w14:textId="77777777" w:rsidR="000C3178" w:rsidRDefault="000C3178" w:rsidP="000C3178">
      <w:pPr>
        <w:spacing w:after="0" w:line="240" w:lineRule="auto"/>
        <w:jc w:val="thaiDistribute"/>
        <w:rPr>
          <w:rFonts w:ascii="Times New Roman" w:hAnsi="Times New Roman" w:cs="Times New Roman"/>
          <w:sz w:val="24"/>
          <w:szCs w:val="24"/>
        </w:rPr>
      </w:pPr>
    </w:p>
    <w:p w14:paraId="2FD06B72" w14:textId="77777777" w:rsidR="000C3178" w:rsidRDefault="000C3178" w:rsidP="000C3178">
      <w:pPr>
        <w:spacing w:after="0" w:line="240" w:lineRule="auto"/>
        <w:jc w:val="thaiDistribute"/>
        <w:rPr>
          <w:rFonts w:ascii="Times New Roman" w:hAnsi="Times New Roman" w:cs="Times New Roman"/>
          <w:sz w:val="24"/>
          <w:szCs w:val="24"/>
        </w:rPr>
      </w:pPr>
    </w:p>
    <w:p w14:paraId="69B6B680" w14:textId="77777777" w:rsidR="000C3178" w:rsidRDefault="000C3178" w:rsidP="000C3178">
      <w:pPr>
        <w:spacing w:after="0" w:line="240" w:lineRule="auto"/>
        <w:jc w:val="thaiDistribute"/>
        <w:rPr>
          <w:rFonts w:ascii="Times New Roman" w:hAnsi="Times New Roman" w:cs="Times New Roman"/>
          <w:sz w:val="24"/>
          <w:szCs w:val="24"/>
        </w:rPr>
      </w:pPr>
    </w:p>
    <w:p w14:paraId="21842E49" w14:textId="77777777" w:rsidR="000C3178" w:rsidRDefault="000C3178" w:rsidP="000C3178">
      <w:pPr>
        <w:spacing w:after="0" w:line="240" w:lineRule="auto"/>
        <w:jc w:val="thaiDistribute"/>
        <w:rPr>
          <w:rFonts w:ascii="Times New Roman" w:hAnsi="Times New Roman" w:cs="Times New Roman"/>
          <w:sz w:val="24"/>
          <w:szCs w:val="24"/>
        </w:rPr>
      </w:pPr>
    </w:p>
    <w:p w14:paraId="66F05B91" w14:textId="77777777" w:rsidR="000C3178" w:rsidRDefault="000C3178" w:rsidP="000C3178">
      <w:pPr>
        <w:spacing w:after="0" w:line="240" w:lineRule="auto"/>
        <w:jc w:val="thaiDistribute"/>
        <w:rPr>
          <w:rFonts w:ascii="Times New Roman" w:hAnsi="Times New Roman" w:cs="Times New Roman"/>
          <w:sz w:val="24"/>
          <w:szCs w:val="24"/>
        </w:rPr>
      </w:pPr>
    </w:p>
    <w:p w14:paraId="2DF5BA98" w14:textId="77777777" w:rsidR="000C3178" w:rsidRDefault="000C3178" w:rsidP="000C3178">
      <w:pPr>
        <w:spacing w:after="0" w:line="240" w:lineRule="auto"/>
        <w:jc w:val="thaiDistribute"/>
        <w:rPr>
          <w:rFonts w:ascii="Times New Roman" w:hAnsi="Times New Roman" w:cs="Times New Roman"/>
          <w:sz w:val="24"/>
          <w:szCs w:val="24"/>
        </w:rPr>
      </w:pPr>
    </w:p>
    <w:p w14:paraId="470428CB" w14:textId="77777777" w:rsidR="000C3178" w:rsidRDefault="000C3178" w:rsidP="000C3178">
      <w:pPr>
        <w:spacing w:after="0" w:line="240" w:lineRule="auto"/>
        <w:jc w:val="thaiDistribute"/>
        <w:rPr>
          <w:rFonts w:ascii="Times New Roman" w:hAnsi="Times New Roman" w:cs="Times New Roman"/>
          <w:sz w:val="24"/>
          <w:szCs w:val="24"/>
        </w:rPr>
      </w:pPr>
    </w:p>
    <w:p w14:paraId="059DC9D8" w14:textId="77777777" w:rsidR="000C3178" w:rsidRDefault="000C3178" w:rsidP="000C3178">
      <w:pPr>
        <w:spacing w:after="0" w:line="240" w:lineRule="auto"/>
        <w:jc w:val="thaiDistribute"/>
        <w:rPr>
          <w:rFonts w:ascii="Times New Roman" w:hAnsi="Times New Roman" w:cs="Times New Roman"/>
          <w:sz w:val="24"/>
          <w:szCs w:val="24"/>
        </w:rPr>
      </w:pPr>
    </w:p>
    <w:p w14:paraId="11550BA2" w14:textId="77777777" w:rsidR="000C3178" w:rsidRDefault="000C3178" w:rsidP="000C3178">
      <w:pPr>
        <w:spacing w:after="0" w:line="240" w:lineRule="auto"/>
        <w:jc w:val="thaiDistribute"/>
        <w:rPr>
          <w:rFonts w:ascii="Times New Roman" w:hAnsi="Times New Roman" w:cs="Times New Roman"/>
          <w:sz w:val="24"/>
          <w:szCs w:val="24"/>
        </w:rPr>
      </w:pPr>
    </w:p>
    <w:p w14:paraId="06AC071E" w14:textId="77777777" w:rsidR="000C3178" w:rsidRDefault="000C3178" w:rsidP="000C3178">
      <w:pPr>
        <w:spacing w:after="0" w:line="240" w:lineRule="auto"/>
        <w:jc w:val="thaiDistribute"/>
        <w:rPr>
          <w:rFonts w:ascii="Times New Roman" w:hAnsi="Times New Roman" w:cs="Times New Roman"/>
          <w:sz w:val="24"/>
          <w:szCs w:val="24"/>
        </w:rPr>
      </w:pPr>
    </w:p>
    <w:p w14:paraId="1099C565" w14:textId="77777777" w:rsidR="000C3178" w:rsidRDefault="000C3178" w:rsidP="000C3178">
      <w:pPr>
        <w:spacing w:after="0" w:line="240" w:lineRule="auto"/>
        <w:jc w:val="thaiDistribute"/>
        <w:rPr>
          <w:rFonts w:ascii="Times New Roman" w:hAnsi="Times New Roman" w:cs="Times New Roman"/>
          <w:sz w:val="24"/>
          <w:szCs w:val="24"/>
        </w:rPr>
      </w:pPr>
    </w:p>
    <w:p w14:paraId="76366FB5" w14:textId="77777777" w:rsidR="000C3178" w:rsidRDefault="000C3178" w:rsidP="000C3178">
      <w:pPr>
        <w:spacing w:after="0" w:line="240" w:lineRule="auto"/>
        <w:jc w:val="thaiDistribute"/>
        <w:rPr>
          <w:rFonts w:ascii="Times New Roman" w:hAnsi="Times New Roman" w:cs="Times New Roman"/>
          <w:sz w:val="24"/>
          <w:szCs w:val="24"/>
        </w:rPr>
      </w:pPr>
    </w:p>
    <w:p w14:paraId="21685F8D" w14:textId="77777777" w:rsidR="000C3178" w:rsidRDefault="000C3178" w:rsidP="000C3178">
      <w:pPr>
        <w:spacing w:after="0" w:line="240" w:lineRule="auto"/>
        <w:jc w:val="thaiDistribute"/>
        <w:rPr>
          <w:rFonts w:ascii="Times New Roman" w:hAnsi="Times New Roman" w:cs="Times New Roman"/>
          <w:sz w:val="24"/>
          <w:szCs w:val="24"/>
        </w:rPr>
      </w:pPr>
    </w:p>
    <w:p w14:paraId="3C26742C" w14:textId="77777777" w:rsidR="000C3178" w:rsidRDefault="000C3178" w:rsidP="000C3178">
      <w:pPr>
        <w:spacing w:after="0" w:line="240" w:lineRule="auto"/>
        <w:jc w:val="thaiDistribute"/>
        <w:rPr>
          <w:rFonts w:ascii="Times New Roman" w:hAnsi="Times New Roman" w:cs="Times New Roman"/>
          <w:sz w:val="24"/>
          <w:szCs w:val="24"/>
        </w:rPr>
      </w:pPr>
    </w:p>
    <w:p w14:paraId="2A438E8F" w14:textId="77777777" w:rsidR="000C3178" w:rsidRDefault="000C3178" w:rsidP="000C3178">
      <w:pPr>
        <w:spacing w:after="0" w:line="240" w:lineRule="auto"/>
        <w:jc w:val="thaiDistribute"/>
        <w:rPr>
          <w:rFonts w:ascii="Times New Roman" w:hAnsi="Times New Roman" w:cs="Times New Roman"/>
          <w:sz w:val="24"/>
          <w:szCs w:val="24"/>
        </w:rPr>
      </w:pPr>
    </w:p>
    <w:p w14:paraId="7CC0BDDE" w14:textId="77777777" w:rsidR="000C3178" w:rsidRDefault="000C3178" w:rsidP="000C3178">
      <w:pPr>
        <w:spacing w:after="0" w:line="240" w:lineRule="auto"/>
        <w:jc w:val="thaiDistribute"/>
        <w:rPr>
          <w:rFonts w:ascii="Times New Roman" w:hAnsi="Times New Roman" w:cs="Times New Roman"/>
          <w:sz w:val="24"/>
          <w:szCs w:val="24"/>
        </w:rPr>
      </w:pPr>
    </w:p>
    <w:p w14:paraId="0940D727" w14:textId="77777777" w:rsidR="000C3178" w:rsidRDefault="000C3178" w:rsidP="000C3178">
      <w:pPr>
        <w:spacing w:after="0" w:line="240" w:lineRule="auto"/>
        <w:jc w:val="thaiDistribute"/>
        <w:rPr>
          <w:rFonts w:ascii="Times New Roman" w:hAnsi="Times New Roman" w:cs="Times New Roman"/>
          <w:sz w:val="24"/>
          <w:szCs w:val="24"/>
        </w:rPr>
      </w:pPr>
    </w:p>
    <w:p w14:paraId="178A9D0E" w14:textId="77777777" w:rsidR="000C3178" w:rsidRDefault="000C3178" w:rsidP="000C3178">
      <w:pPr>
        <w:spacing w:after="0" w:line="240" w:lineRule="auto"/>
        <w:jc w:val="thaiDistribute"/>
        <w:rPr>
          <w:rFonts w:ascii="Times New Roman" w:hAnsi="Times New Roman" w:cs="Times New Roman"/>
          <w:sz w:val="24"/>
          <w:szCs w:val="24"/>
        </w:rPr>
      </w:pPr>
    </w:p>
    <w:p w14:paraId="3BB7EA2B" w14:textId="77777777" w:rsidR="000C3178" w:rsidRDefault="000C3178" w:rsidP="000C3178">
      <w:pPr>
        <w:spacing w:after="0" w:line="240" w:lineRule="auto"/>
        <w:jc w:val="thaiDistribute"/>
        <w:rPr>
          <w:rFonts w:ascii="Times New Roman" w:hAnsi="Times New Roman" w:cs="Times New Roman"/>
          <w:sz w:val="24"/>
          <w:szCs w:val="24"/>
        </w:rPr>
      </w:pPr>
    </w:p>
    <w:p w14:paraId="199F436C" w14:textId="77777777" w:rsidR="000C3178" w:rsidRDefault="000C3178" w:rsidP="000C3178">
      <w:pPr>
        <w:spacing w:after="0" w:line="240" w:lineRule="auto"/>
        <w:jc w:val="thaiDistribute"/>
        <w:rPr>
          <w:rFonts w:ascii="Times New Roman" w:hAnsi="Times New Roman" w:cs="Times New Roman"/>
          <w:sz w:val="24"/>
          <w:szCs w:val="24"/>
        </w:rPr>
      </w:pPr>
    </w:p>
    <w:p w14:paraId="4DD141CE" w14:textId="77777777" w:rsidR="000C3178" w:rsidRPr="00354B18" w:rsidRDefault="000C3178" w:rsidP="000C3178">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Description</w:t>
      </w:r>
    </w:p>
    <w:p w14:paraId="6FD657FF" w14:textId="51C64686" w:rsidR="000C3178" w:rsidRPr="00354B18" w:rsidRDefault="000C3178" w:rsidP="000C3178">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function in this diagram </w:t>
      </w:r>
      <w:r w:rsidR="002B426D">
        <w:rPr>
          <w:rFonts w:ascii="Times New Roman" w:hAnsi="Times New Roman" w:cs="Times New Roman"/>
          <w:sz w:val="24"/>
          <w:szCs w:val="24"/>
        </w:rPr>
        <w:t>is</w:t>
      </w:r>
      <w:r w:rsidRPr="00354B18">
        <w:rPr>
          <w:rFonts w:ascii="Times New Roman" w:hAnsi="Times New Roman" w:cs="Times New Roman"/>
          <w:sz w:val="24"/>
          <w:szCs w:val="24"/>
        </w:rPr>
        <w:t xml:space="preserve"> taking assignment</w:t>
      </w:r>
      <w:r w:rsidR="002B426D">
        <w:rPr>
          <w:rFonts w:ascii="Times New Roman" w:hAnsi="Times New Roman" w:cs="Times New Roman"/>
          <w:sz w:val="24"/>
          <w:szCs w:val="24"/>
        </w:rPr>
        <w:t>s</w:t>
      </w:r>
      <w:r w:rsidRPr="00354B18">
        <w:rPr>
          <w:rFonts w:ascii="Times New Roman" w:hAnsi="Times New Roman" w:cs="Times New Roman"/>
          <w:sz w:val="24"/>
          <w:szCs w:val="24"/>
        </w:rPr>
        <w:t xml:space="preserve"> and quizzes by Student. Student need</w:t>
      </w:r>
      <w:r w:rsidR="002B426D">
        <w:rPr>
          <w:rFonts w:ascii="Times New Roman" w:hAnsi="Times New Roman" w:cs="Times New Roman"/>
          <w:sz w:val="24"/>
          <w:szCs w:val="24"/>
        </w:rPr>
        <w:t>s to</w:t>
      </w:r>
      <w:r w:rsidRPr="00354B18">
        <w:rPr>
          <w:rFonts w:ascii="Times New Roman" w:hAnsi="Times New Roman" w:cs="Times New Roman"/>
          <w:sz w:val="24"/>
          <w:szCs w:val="24"/>
        </w:rPr>
        <w:t xml:space="preserve"> login </w:t>
      </w:r>
      <w:r w:rsidR="002B426D">
        <w:rPr>
          <w:rFonts w:ascii="Times New Roman" w:hAnsi="Times New Roman" w:cs="Times New Roman"/>
          <w:sz w:val="24"/>
          <w:szCs w:val="24"/>
        </w:rPr>
        <w:t>to do th</w:t>
      </w:r>
      <w:r w:rsidR="004A0528">
        <w:rPr>
          <w:rFonts w:ascii="Times New Roman" w:hAnsi="Times New Roman" w:cs="Times New Roman"/>
          <w:sz w:val="24"/>
          <w:szCs w:val="24"/>
        </w:rPr>
        <w:t>os</w:t>
      </w:r>
      <w:r w:rsidR="002B426D">
        <w:rPr>
          <w:rFonts w:ascii="Times New Roman" w:hAnsi="Times New Roman" w:cs="Times New Roman"/>
          <w:sz w:val="24"/>
          <w:szCs w:val="24"/>
        </w:rPr>
        <w:t>e tasks</w:t>
      </w:r>
      <w:r w:rsidRPr="00354B18">
        <w:rPr>
          <w:rFonts w:ascii="Times New Roman" w:hAnsi="Times New Roman" w:cs="Times New Roman"/>
          <w:sz w:val="24"/>
          <w:szCs w:val="24"/>
        </w:rPr>
        <w:t>.</w:t>
      </w:r>
    </w:p>
    <w:p w14:paraId="0DEA4ADF" w14:textId="77777777" w:rsidR="000C3178" w:rsidRDefault="000C3178" w:rsidP="000C3178">
      <w:pPr>
        <w:spacing w:after="0" w:line="240" w:lineRule="auto"/>
        <w:jc w:val="thaiDistribute"/>
        <w:rPr>
          <w:rFonts w:ascii="Times New Roman" w:hAnsi="Times New Roman" w:cs="Times New Roman"/>
          <w:sz w:val="24"/>
          <w:szCs w:val="24"/>
        </w:rPr>
      </w:pPr>
    </w:p>
    <w:p w14:paraId="70470F2C" w14:textId="77777777" w:rsidR="000C3178" w:rsidRDefault="000C3178" w:rsidP="000C3178">
      <w:pPr>
        <w:spacing w:after="0" w:line="240" w:lineRule="auto"/>
        <w:jc w:val="thaiDistribute"/>
        <w:rPr>
          <w:rFonts w:ascii="Times New Roman" w:hAnsi="Times New Roman" w:cs="Times New Roman"/>
          <w:sz w:val="24"/>
          <w:szCs w:val="24"/>
        </w:rPr>
      </w:pPr>
    </w:p>
    <w:p w14:paraId="711DF3BB" w14:textId="77777777" w:rsidR="000C3178" w:rsidRDefault="000C3178" w:rsidP="000C3178">
      <w:pPr>
        <w:spacing w:after="0" w:line="240" w:lineRule="auto"/>
        <w:jc w:val="thaiDistribute"/>
        <w:rPr>
          <w:rFonts w:ascii="Times New Roman" w:hAnsi="Times New Roman" w:cs="Times New Roman"/>
          <w:sz w:val="24"/>
          <w:szCs w:val="24"/>
        </w:rPr>
      </w:pPr>
    </w:p>
    <w:p w14:paraId="251C4ABD" w14:textId="77777777" w:rsidR="000C3178" w:rsidRDefault="000C3178" w:rsidP="000C3178">
      <w:pPr>
        <w:spacing w:after="0" w:line="240" w:lineRule="auto"/>
        <w:jc w:val="thaiDistribute"/>
        <w:rPr>
          <w:rFonts w:ascii="Times New Roman" w:hAnsi="Times New Roman" w:cs="Times New Roman"/>
          <w:sz w:val="24"/>
          <w:szCs w:val="24"/>
        </w:rPr>
      </w:pPr>
    </w:p>
    <w:p w14:paraId="496C0D9A" w14:textId="77777777" w:rsidR="000C3178" w:rsidRDefault="000C3178" w:rsidP="000C3178">
      <w:pPr>
        <w:spacing w:after="0" w:line="240" w:lineRule="auto"/>
        <w:jc w:val="thaiDistribute"/>
        <w:rPr>
          <w:rFonts w:ascii="Times New Roman" w:hAnsi="Times New Roman" w:cs="Times New Roman"/>
          <w:sz w:val="24"/>
          <w:szCs w:val="24"/>
        </w:rPr>
      </w:pPr>
    </w:p>
    <w:p w14:paraId="515297B9" w14:textId="77777777" w:rsidR="000C3178" w:rsidRDefault="000C3178" w:rsidP="000C3178">
      <w:pPr>
        <w:spacing w:after="0" w:line="240" w:lineRule="auto"/>
        <w:jc w:val="thaiDistribute"/>
        <w:rPr>
          <w:rFonts w:ascii="Times New Roman" w:hAnsi="Times New Roman" w:cs="Times New Roman"/>
          <w:sz w:val="24"/>
          <w:szCs w:val="24"/>
        </w:rPr>
      </w:pPr>
    </w:p>
    <w:p w14:paraId="689378AF" w14:textId="77777777" w:rsidR="000C3178" w:rsidRDefault="000C3178" w:rsidP="000C3178">
      <w:pPr>
        <w:spacing w:after="0" w:line="240" w:lineRule="auto"/>
        <w:jc w:val="thaiDistribute"/>
        <w:rPr>
          <w:rFonts w:ascii="Times New Roman" w:hAnsi="Times New Roman" w:cs="Times New Roman"/>
          <w:sz w:val="24"/>
          <w:szCs w:val="24"/>
        </w:rPr>
      </w:pPr>
    </w:p>
    <w:p w14:paraId="7C89C1AA" w14:textId="77777777" w:rsidR="000C3178" w:rsidRDefault="000C3178" w:rsidP="000C3178">
      <w:pPr>
        <w:spacing w:after="0" w:line="240" w:lineRule="auto"/>
        <w:jc w:val="thaiDistribute"/>
        <w:rPr>
          <w:rFonts w:ascii="Times New Roman" w:hAnsi="Times New Roman" w:cs="Times New Roman"/>
          <w:sz w:val="24"/>
          <w:szCs w:val="24"/>
        </w:rPr>
      </w:pPr>
    </w:p>
    <w:p w14:paraId="425DFA8F" w14:textId="77777777" w:rsidR="000C3178" w:rsidRDefault="000C3178" w:rsidP="00BD34DE"/>
    <w:p w14:paraId="15A3FFDE" w14:textId="77777777" w:rsidR="000C3178" w:rsidRDefault="000C3178" w:rsidP="00BD34DE"/>
    <w:p w14:paraId="4F9B956E" w14:textId="77777777" w:rsidR="000C3178" w:rsidRDefault="000C3178" w:rsidP="00BD34DE"/>
    <w:p w14:paraId="1EC07621" w14:textId="77777777" w:rsidR="000C3178" w:rsidRDefault="000C3178" w:rsidP="00BD34DE"/>
    <w:p w14:paraId="3DF8BC78" w14:textId="77777777" w:rsidR="000C3178" w:rsidRPr="000C3178" w:rsidRDefault="000C3178"/>
    <w:p w14:paraId="41D0F991" w14:textId="77777777" w:rsidR="00BD34DE" w:rsidRDefault="00BD34DE" w:rsidP="00BD34DE">
      <w:pPr>
        <w:pStyle w:val="Heading1"/>
        <w:spacing w:after="0" w:line="240" w:lineRule="auto"/>
        <w:rPr>
          <w:rFonts w:ascii="Times New Roman" w:hAnsi="Times New Roman" w:cs="Times New Roman"/>
          <w:b/>
          <w:bCs/>
          <w:sz w:val="40"/>
          <w:szCs w:val="40"/>
        </w:rPr>
      </w:pPr>
      <w:bookmarkStart w:id="81" w:name="_Toc388628052"/>
      <w:r w:rsidRPr="002B0D07">
        <w:rPr>
          <w:rFonts w:ascii="Times New Roman" w:hAnsi="Times New Roman" w:cs="Times New Roman"/>
          <w:b/>
          <w:bCs/>
          <w:sz w:val="40"/>
          <w:szCs w:val="40"/>
        </w:rPr>
        <w:lastRenderedPageBreak/>
        <w:t>Chapter Four | Use case description</w:t>
      </w:r>
      <w:bookmarkEnd w:id="81"/>
    </w:p>
    <w:p w14:paraId="1AF7199E" w14:textId="77777777" w:rsidR="00BD34DE" w:rsidRPr="00BD34DE" w:rsidRDefault="00BD34DE" w:rsidP="00BD34DE"/>
    <w:p w14:paraId="149E74FA" w14:textId="685FC4E0"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4.1 </w:t>
      </w:r>
      <w:r w:rsidRPr="00BD34DE">
        <w:rPr>
          <w:rFonts w:ascii="Times New Roman" w:hAnsi="Times New Roman" w:cs="Times New Roman"/>
          <w:b/>
          <w:bCs/>
          <w:color w:val="000000" w:themeColor="text1"/>
          <w:sz w:val="36"/>
          <w:szCs w:val="36"/>
        </w:rPr>
        <w:t>Lecturer registers to the system (UC 1.1)</w:t>
      </w:r>
    </w:p>
    <w:p w14:paraId="23B94015" w14:textId="307ABD65" w:rsidR="00C665AA" w:rsidRDefault="009E3635" w:rsidP="00C665AA">
      <w:ins w:id="82" w:author="KKD Windows Se7en V1" w:date="2014-07-25T00:21:00Z">
        <w:r>
          <w:rPr>
            <w:noProof/>
          </w:rPr>
          <w:drawing>
            <wp:anchor distT="0" distB="0" distL="114300" distR="114300" simplePos="0" relativeHeight="251707392" behindDoc="1" locked="0" layoutInCell="1" allowOverlap="1" wp14:anchorId="01F63F49" wp14:editId="42A13095">
              <wp:simplePos x="0" y="0"/>
              <wp:positionH relativeFrom="margin">
                <wp:posOffset>1876425</wp:posOffset>
              </wp:positionH>
              <wp:positionV relativeFrom="paragraph">
                <wp:posOffset>165735</wp:posOffset>
              </wp:positionV>
              <wp:extent cx="2438400" cy="19330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_Registration-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8400" cy="1933032"/>
                      </a:xfrm>
                      <a:prstGeom prst="rect">
                        <a:avLst/>
                      </a:prstGeom>
                    </pic:spPr>
                  </pic:pic>
                </a:graphicData>
              </a:graphic>
              <wp14:sizeRelH relativeFrom="page">
                <wp14:pctWidth>0</wp14:pctWidth>
              </wp14:sizeRelH>
              <wp14:sizeRelV relativeFrom="page">
                <wp14:pctHeight>0</wp14:pctHeight>
              </wp14:sizeRelV>
            </wp:anchor>
          </w:drawing>
        </w:r>
      </w:ins>
    </w:p>
    <w:p w14:paraId="14DC23E6" w14:textId="532E40DA" w:rsidR="00C665AA" w:rsidRDefault="00C665AA" w:rsidP="00C665AA"/>
    <w:p w14:paraId="5C59DFDB" w14:textId="44DC63DB" w:rsidR="00C665AA" w:rsidRDefault="00C665AA" w:rsidP="00C665AA"/>
    <w:p w14:paraId="31E171EB" w14:textId="77C0D6AD" w:rsidR="00FD1AA1" w:rsidRDefault="00FD1AA1" w:rsidP="00C665AA"/>
    <w:p w14:paraId="7EEDC253" w14:textId="31416A96" w:rsidR="00C665AA" w:rsidRDefault="00C665AA" w:rsidP="00C665AA"/>
    <w:p w14:paraId="558E3601" w14:textId="77777777" w:rsidR="00FD1AA1" w:rsidRDefault="00FD1AA1" w:rsidP="00C665AA"/>
    <w:p w14:paraId="232051D0" w14:textId="77777777" w:rsidR="00FD1AA1" w:rsidRDefault="00FD1AA1" w:rsidP="00C665AA"/>
    <w:p w14:paraId="1999AE72" w14:textId="77777777" w:rsidR="00FD1AA1" w:rsidRPr="00C665AA" w:rsidRDefault="00FD1AA1" w:rsidP="00C665A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BD34DE" w:rsidRPr="008933C1" w14:paraId="7EEF91E4" w14:textId="77777777" w:rsidTr="001D0092">
        <w:tc>
          <w:tcPr>
            <w:tcW w:w="1998" w:type="dxa"/>
            <w:tcBorders>
              <w:top w:val="single" w:sz="12" w:space="0" w:color="auto"/>
              <w:bottom w:val="single" w:sz="6" w:space="0" w:color="auto"/>
            </w:tcBorders>
            <w:shd w:val="clear" w:color="auto" w:fill="F2F2F2"/>
          </w:tcPr>
          <w:p w14:paraId="6B76E080"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4A8F8509" w14:textId="375617B9" w:rsidR="00BD34DE" w:rsidRPr="008933C1" w:rsidRDefault="00BD34DE" w:rsidP="00657D94">
            <w:pPr>
              <w:pStyle w:val="Hints"/>
              <w:rPr>
                <w:rFonts w:ascii="Times New Roman" w:hAnsi="Times New Roman"/>
                <w:color w:val="000000"/>
                <w:sz w:val="24"/>
                <w:szCs w:val="24"/>
              </w:rPr>
            </w:pPr>
            <w:r>
              <w:rPr>
                <w:rFonts w:ascii="Times New Roman" w:hAnsi="Times New Roman"/>
                <w:color w:val="000000"/>
                <w:sz w:val="24"/>
                <w:szCs w:val="24"/>
              </w:rPr>
              <w:t>UC 1.1</w:t>
            </w:r>
          </w:p>
        </w:tc>
      </w:tr>
      <w:tr w:rsidR="00BD34DE" w:rsidRPr="008933C1" w14:paraId="02041534" w14:textId="77777777" w:rsidTr="001D0092">
        <w:tc>
          <w:tcPr>
            <w:tcW w:w="1998" w:type="dxa"/>
            <w:tcBorders>
              <w:top w:val="single" w:sz="6" w:space="0" w:color="auto"/>
              <w:bottom w:val="single" w:sz="6" w:space="0" w:color="auto"/>
            </w:tcBorders>
            <w:shd w:val="clear" w:color="auto" w:fill="F2F2F2"/>
          </w:tcPr>
          <w:p w14:paraId="47BCE00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33EC0EE4"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 registers to the system</w:t>
            </w:r>
          </w:p>
        </w:tc>
      </w:tr>
      <w:tr w:rsidR="00BD34DE" w:rsidRPr="008933C1" w14:paraId="51868B77" w14:textId="77777777" w:rsidTr="001D0092">
        <w:tc>
          <w:tcPr>
            <w:tcW w:w="1998" w:type="dxa"/>
            <w:tcBorders>
              <w:top w:val="single" w:sz="6" w:space="0" w:color="auto"/>
              <w:bottom w:val="single" w:sz="6" w:space="0" w:color="auto"/>
            </w:tcBorders>
            <w:shd w:val="clear" w:color="auto" w:fill="F2F2F2"/>
          </w:tcPr>
          <w:p w14:paraId="71AE0D3B"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D3E8A1F"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345913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3EE0CF89" w14:textId="77777777" w:rsidR="00BD34DE" w:rsidRPr="008933C1" w:rsidRDefault="00BD34DE" w:rsidP="00657D94">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BD34DE" w:rsidRPr="008933C1" w14:paraId="496236D7" w14:textId="77777777" w:rsidTr="001D0092">
        <w:tc>
          <w:tcPr>
            <w:tcW w:w="1998" w:type="dxa"/>
            <w:tcBorders>
              <w:top w:val="single" w:sz="6" w:space="0" w:color="auto"/>
              <w:bottom w:val="single" w:sz="6" w:space="0" w:color="auto"/>
            </w:tcBorders>
            <w:shd w:val="clear" w:color="auto" w:fill="F2F2F2"/>
          </w:tcPr>
          <w:p w14:paraId="31A1461F"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30BF0B3"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1DC9E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2DD7C30B"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BD34DE" w:rsidRPr="008933C1" w14:paraId="33085733" w14:textId="77777777" w:rsidTr="001D0092">
        <w:tc>
          <w:tcPr>
            <w:tcW w:w="2628" w:type="dxa"/>
            <w:gridSpan w:val="2"/>
            <w:tcBorders>
              <w:top w:val="single" w:sz="6" w:space="0" w:color="auto"/>
            </w:tcBorders>
          </w:tcPr>
          <w:p w14:paraId="57DEB8A3"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165E1996"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w:t>
            </w:r>
          </w:p>
        </w:tc>
      </w:tr>
      <w:tr w:rsidR="00BD34DE" w:rsidRPr="008933C1" w14:paraId="168CE132" w14:textId="77777777" w:rsidTr="001D0092">
        <w:tc>
          <w:tcPr>
            <w:tcW w:w="2628" w:type="dxa"/>
            <w:gridSpan w:val="2"/>
          </w:tcPr>
          <w:p w14:paraId="620612D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1E0DE813" w14:textId="221E0021"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Lecturer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BD34DE" w:rsidRPr="008933C1" w14:paraId="18C5BC2C" w14:textId="77777777" w:rsidTr="001D0092">
        <w:tc>
          <w:tcPr>
            <w:tcW w:w="2628" w:type="dxa"/>
            <w:gridSpan w:val="2"/>
          </w:tcPr>
          <w:p w14:paraId="35A7E8C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059AA557" w14:textId="77777777" w:rsidR="00BD34DE" w:rsidRPr="008933C1" w:rsidRDefault="00BD34DE" w:rsidP="00657D94">
            <w:pPr>
              <w:spacing w:after="0" w:line="240" w:lineRule="auto"/>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tc>
      </w:tr>
      <w:tr w:rsidR="00BD34DE" w:rsidRPr="008933C1" w14:paraId="2563F035" w14:textId="77777777" w:rsidTr="001D0092">
        <w:trPr>
          <w:trHeight w:val="318"/>
        </w:trPr>
        <w:tc>
          <w:tcPr>
            <w:tcW w:w="2628" w:type="dxa"/>
            <w:gridSpan w:val="2"/>
          </w:tcPr>
          <w:p w14:paraId="74D094F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00F07FD0" w14:textId="77777777" w:rsidR="00BD34DE" w:rsidRPr="008933C1" w:rsidRDefault="00BD34DE" w:rsidP="00657D94">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BD34DE" w:rsidRPr="008933C1" w14:paraId="49BDC1AF" w14:textId="77777777" w:rsidTr="001D0092">
        <w:tc>
          <w:tcPr>
            <w:tcW w:w="2628" w:type="dxa"/>
            <w:gridSpan w:val="2"/>
          </w:tcPr>
          <w:p w14:paraId="0602EA17"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38DB2240" w14:textId="54F77402"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Lecturer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BD34DE" w:rsidRPr="008933C1" w14:paraId="60EB0E89" w14:textId="77777777" w:rsidTr="001D0092">
        <w:tc>
          <w:tcPr>
            <w:tcW w:w="2628" w:type="dxa"/>
            <w:gridSpan w:val="2"/>
          </w:tcPr>
          <w:p w14:paraId="0FBC433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446BA3B8"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7074A4A7" w14:textId="125E45BE"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redirects to Lecturer registration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45DDA091" w14:textId="75D04168"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Lecturer registration interface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including lecturer ID, lecturer username, lecturer password, lecturer name, lecturer faculty, lecturer department, lecturer email, and lecturer tel.</w:t>
            </w:r>
          </w:p>
          <w:p w14:paraId="6265A4EE"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751886" w14:textId="6B341292"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Lecturer submits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73AB341"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Lecturer personal information.</w:t>
            </w:r>
          </w:p>
          <w:p w14:paraId="01FBB815"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30D1AD96" w14:textId="77777777"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Lecturer personal information into the system.</w:t>
            </w:r>
          </w:p>
          <w:p w14:paraId="76FD108F" w14:textId="2B616B45"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5713037" w14:textId="0D0B307A"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Lecturer main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99414B4" w14:textId="77777777" w:rsidR="00BD34DE" w:rsidRPr="008933C1" w:rsidRDefault="00BD34DE" w:rsidP="00657D94">
            <w:pPr>
              <w:spacing w:after="0" w:line="240" w:lineRule="auto"/>
              <w:contextualSpacing/>
              <w:rPr>
                <w:rFonts w:ascii="Times New Roman" w:hAnsi="Times New Roman" w:cs="Times New Roman"/>
                <w:color w:val="000000"/>
                <w:sz w:val="24"/>
                <w:szCs w:val="24"/>
              </w:rPr>
            </w:pPr>
          </w:p>
        </w:tc>
      </w:tr>
      <w:tr w:rsidR="00BD34DE" w:rsidRPr="008933C1" w14:paraId="4DF079EC" w14:textId="77777777" w:rsidTr="00146DFC">
        <w:trPr>
          <w:trHeight w:val="408"/>
        </w:trPr>
        <w:tc>
          <w:tcPr>
            <w:tcW w:w="2628" w:type="dxa"/>
            <w:gridSpan w:val="2"/>
          </w:tcPr>
          <w:p w14:paraId="02AD5DE3" w14:textId="1B24027D"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14:paraId="56DBEBC3" w14:textId="2C913CE3" w:rsidR="00BD34DE" w:rsidRPr="008933C1" w:rsidRDefault="00A97474" w:rsidP="00657D94">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BD34DE" w:rsidRPr="008933C1" w14:paraId="79E3DA4D" w14:textId="77777777" w:rsidTr="001D0092">
        <w:tc>
          <w:tcPr>
            <w:tcW w:w="2628" w:type="dxa"/>
            <w:gridSpan w:val="2"/>
          </w:tcPr>
          <w:p w14:paraId="1D8223A9" w14:textId="3355D45B"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424EA6FF" w14:textId="6B5EA465" w:rsidR="00A97474" w:rsidRPr="00657D94" w:rsidRDefault="00557D2E" w:rsidP="00A9747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6A. </w:t>
            </w:r>
            <w:r w:rsidR="00A97474" w:rsidRPr="00657D94">
              <w:rPr>
                <w:rStyle w:val="Heading2Char"/>
                <w:rFonts w:ascii="Times New Roman" w:hAnsi="Times New Roman" w:cs="Times New Roman"/>
                <w:color w:val="000000"/>
                <w:sz w:val="24"/>
                <w:szCs w:val="24"/>
              </w:rPr>
              <w:t>when the lecturer ID format is wrong.</w:t>
            </w:r>
            <w:r w:rsidR="00A97474" w:rsidRPr="00657D94">
              <w:rPr>
                <w:rFonts w:ascii="Times New Roman" w:hAnsi="Times New Roman" w:cs="Times New Roman"/>
                <w:sz w:val="24"/>
                <w:szCs w:val="24"/>
              </w:rPr>
              <w:t xml:space="preserve"> The system provides the error message as followed: </w:t>
            </w:r>
          </w:p>
          <w:p w14:paraId="5E695FE6" w14:textId="77777777" w:rsidR="00A97474" w:rsidRPr="00657D94" w:rsidRDefault="00A97474" w:rsidP="00A97474">
            <w:pPr>
              <w:pStyle w:val="Hints"/>
              <w:tabs>
                <w:tab w:val="left" w:pos="432"/>
              </w:tabs>
              <w:ind w:left="651" w:hanging="283"/>
              <w:rPr>
                <w:rFonts w:ascii="Times New Roman" w:hAnsi="Times New Roman"/>
                <w:color w:val="000000"/>
                <w:sz w:val="24"/>
                <w:szCs w:val="24"/>
              </w:rPr>
            </w:pPr>
            <w:r w:rsidRPr="00657D94">
              <w:rPr>
                <w:rStyle w:val="Heading2Char"/>
                <w:rFonts w:ascii="Times New Roman" w:hAnsi="Times New Roman"/>
                <w:color w:val="000000"/>
                <w:sz w:val="24"/>
                <w:szCs w:val="24"/>
              </w:rPr>
              <w:t>1. The system displays “The Lecturer ID must be the number only”</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14:paraId="0B90DD8A" w14:textId="77777777" w:rsidR="00A97474" w:rsidRPr="00657D94" w:rsidRDefault="00A97474" w:rsidP="00A97474">
            <w:pPr>
              <w:pStyle w:val="Hints"/>
              <w:ind w:left="651" w:hanging="283"/>
              <w:rPr>
                <w:rFonts w:ascii="Times New Roman" w:hAnsi="Times New Roman"/>
                <w:color w:val="000000"/>
                <w:sz w:val="24"/>
                <w:szCs w:val="24"/>
              </w:rPr>
            </w:pPr>
            <w:r w:rsidRPr="00657D94">
              <w:rPr>
                <w:rFonts w:ascii="Times New Roman" w:hAnsi="Times New Roman"/>
                <w:color w:val="000000"/>
                <w:sz w:val="24"/>
                <w:szCs w:val="24"/>
              </w:rPr>
              <w:t>2. Use Case resumes on step 4 of normal flow.</w:t>
            </w:r>
          </w:p>
          <w:p w14:paraId="4F8FA896" w14:textId="77777777" w:rsidR="00A97474" w:rsidRPr="00657D94" w:rsidRDefault="00A97474" w:rsidP="00A97474">
            <w:pPr>
              <w:pStyle w:val="Hints"/>
              <w:rPr>
                <w:rFonts w:ascii="Times New Roman" w:hAnsi="Times New Roman"/>
                <w:color w:val="000000"/>
                <w:sz w:val="24"/>
                <w:szCs w:val="24"/>
              </w:rPr>
            </w:pPr>
          </w:p>
          <w:p w14:paraId="554357D6"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6B.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username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38D8250"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username must be only 4-16 alphabet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36CCFB2C"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r w:rsidRPr="00657D94">
              <w:rPr>
                <w:rFonts w:ascii="Times New Roman" w:hAnsi="Times New Roman" w:cs="Times New Roman"/>
                <w:sz w:val="24"/>
                <w:szCs w:val="24"/>
              </w:rPr>
              <w:br/>
            </w:r>
          </w:p>
          <w:p w14:paraId="70CCA517"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6C.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password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5E668F3"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password must be only 4-16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23552D63"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15BAF33A" w14:textId="77777777" w:rsidR="00A97474" w:rsidRPr="00657D94" w:rsidRDefault="00A97474" w:rsidP="00A97474">
            <w:pPr>
              <w:spacing w:after="0" w:line="240" w:lineRule="auto"/>
              <w:rPr>
                <w:rFonts w:ascii="Times New Roman" w:hAnsi="Times New Roman" w:cs="Times New Roman"/>
                <w:sz w:val="24"/>
                <w:szCs w:val="24"/>
              </w:rPr>
            </w:pPr>
          </w:p>
          <w:p w14:paraId="4011BDC1"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6D.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03A96C1C"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name must be the combination of alphabet and space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15A51D3B"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7A5F169B" w14:textId="77777777" w:rsidR="00A97474" w:rsidRPr="00657D94" w:rsidRDefault="00A97474" w:rsidP="00A97474">
            <w:pPr>
              <w:spacing w:after="0" w:line="240" w:lineRule="auto"/>
              <w:rPr>
                <w:rFonts w:ascii="Times New Roman" w:hAnsi="Times New Roman" w:cs="Times New Roman"/>
                <w:sz w:val="24"/>
                <w:szCs w:val="24"/>
              </w:rPr>
            </w:pPr>
          </w:p>
          <w:p w14:paraId="2CF31EAA"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6E.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05EC1808"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 xml:space="preserve">The Lecturer’s </w:t>
            </w:r>
            <w:proofErr w:type="spellStart"/>
            <w:r w:rsidRPr="00657D94">
              <w:rPr>
                <w:rFonts w:ascii="Times New Roman" w:hAnsi="Times New Roman" w:cs="Times New Roman"/>
                <w:sz w:val="24"/>
                <w:szCs w:val="24"/>
              </w:rPr>
              <w:t>tel</w:t>
            </w:r>
            <w:proofErr w:type="spellEnd"/>
            <w:r w:rsidRPr="00657D94">
              <w:rPr>
                <w:rFonts w:ascii="Times New Roman" w:hAnsi="Times New Roman" w:cs="Times New Roman"/>
                <w:sz w:val="24"/>
                <w:szCs w:val="24"/>
              </w:rPr>
              <w:t xml:space="preserve"> must be number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4D62AE31"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5DC16BFC" w14:textId="77777777" w:rsidR="00A97474" w:rsidRPr="00657D94" w:rsidRDefault="00A97474" w:rsidP="00A97474">
            <w:pPr>
              <w:spacing w:after="0" w:line="240" w:lineRule="auto"/>
              <w:rPr>
                <w:rFonts w:ascii="Times New Roman" w:hAnsi="Times New Roman" w:cs="Times New Roman"/>
                <w:sz w:val="24"/>
                <w:szCs w:val="24"/>
              </w:rPr>
            </w:pPr>
          </w:p>
          <w:p w14:paraId="605888BF" w14:textId="77777777" w:rsidR="00A97474" w:rsidRPr="00657D94" w:rsidRDefault="00A97474" w:rsidP="00A97474">
            <w:pPr>
              <w:spacing w:after="0" w:line="240" w:lineRule="auto"/>
              <w:rPr>
                <w:rFonts w:ascii="Times New Roman" w:hAnsi="Times New Roman" w:cs="Times New Roman"/>
                <w:sz w:val="24"/>
                <w:szCs w:val="24"/>
              </w:rPr>
            </w:pPr>
          </w:p>
          <w:p w14:paraId="3F82FE4C" w14:textId="77777777" w:rsidR="00A97474" w:rsidRPr="00657D94" w:rsidRDefault="00A97474" w:rsidP="00A9747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6F.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email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F628D91" w14:textId="77777777" w:rsidR="00A97474" w:rsidRDefault="00A97474" w:rsidP="00A97474">
            <w:pPr>
              <w:spacing w:after="0" w:line="240" w:lineRule="auto"/>
              <w:ind w:left="651" w:hanging="283"/>
              <w:rPr>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email must be the character and only one @ symbol</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22DDB2FE" w14:textId="77777777" w:rsidR="00A97474" w:rsidRPr="00657D94" w:rsidRDefault="00A97474" w:rsidP="00A97474">
            <w:pPr>
              <w:spacing w:after="0" w:line="240" w:lineRule="auto"/>
              <w:ind w:left="651" w:hanging="283"/>
              <w:rPr>
                <w:rFonts w:ascii="Times New Roman" w:hAnsi="Times New Roman" w:cs="Times New Roman"/>
                <w:sz w:val="24"/>
                <w:szCs w:val="24"/>
              </w:rPr>
            </w:pPr>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p>
          <w:p w14:paraId="2E288068" w14:textId="77777777" w:rsidR="00A97474" w:rsidRPr="00657D94" w:rsidRDefault="00A97474" w:rsidP="00A97474">
            <w:pPr>
              <w:spacing w:after="0" w:line="240" w:lineRule="auto"/>
              <w:rPr>
                <w:rFonts w:ascii="Times New Roman" w:hAnsi="Times New Roman" w:cs="Times New Roman"/>
                <w:sz w:val="24"/>
                <w:szCs w:val="24"/>
              </w:rPr>
            </w:pPr>
          </w:p>
          <w:p w14:paraId="249EC477" w14:textId="62D2F038" w:rsidR="00BD34DE" w:rsidRPr="008933C1" w:rsidRDefault="00A97474" w:rsidP="00A97474">
            <w:pPr>
              <w:spacing w:after="0" w:line="240" w:lineRule="auto"/>
              <w:rPr>
                <w:rFonts w:ascii="Times New Roman" w:hAnsi="Times New Roman" w:cs="Times New Roman"/>
                <w:color w:val="000000"/>
                <w:sz w:val="24"/>
                <w:szCs w:val="24"/>
              </w:rPr>
            </w:pPr>
            <w:r w:rsidRPr="00657D94">
              <w:rPr>
                <w:rFonts w:ascii="Times New Roman" w:hAnsi="Times New Roman" w:cs="Times New Roman"/>
                <w:sz w:val="24"/>
                <w:szCs w:val="24"/>
              </w:rPr>
              <w:t xml:space="preserve">7A. when the lecturer username is duplicate with exist lecturer username in the system. The system provides the error message as followed:  “Existing Lecturer’s username, please using different Lecturer’s username” on the </w:t>
            </w:r>
            <w:r>
              <w:rPr>
                <w:rFonts w:ascii="Times New Roman" w:hAnsi="Times New Roman" w:cs="Times New Roman"/>
                <w:sz w:val="24"/>
                <w:szCs w:val="24"/>
              </w:rPr>
              <w:t>web</w:t>
            </w:r>
            <w:r w:rsidRPr="00657D94">
              <w:rPr>
                <w:rFonts w:ascii="Times New Roman" w:hAnsi="Times New Roman" w:cs="Times New Roman"/>
                <w:sz w:val="24"/>
                <w:szCs w:val="24"/>
              </w:rPr>
              <w:t xml:space="preserve"> application.</w:t>
            </w:r>
          </w:p>
        </w:tc>
      </w:tr>
      <w:tr w:rsidR="00BD34DE" w:rsidRPr="008933C1" w14:paraId="3EFEF319" w14:textId="77777777" w:rsidTr="001D0092">
        <w:tc>
          <w:tcPr>
            <w:tcW w:w="2628" w:type="dxa"/>
            <w:gridSpan w:val="2"/>
          </w:tcPr>
          <w:p w14:paraId="353AAA5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26A5BAE0"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5211DA4D" w14:textId="77777777" w:rsidTr="001D0092">
        <w:tc>
          <w:tcPr>
            <w:tcW w:w="2628" w:type="dxa"/>
            <w:gridSpan w:val="2"/>
          </w:tcPr>
          <w:p w14:paraId="55C0EA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Frequency of Use:</w:t>
            </w:r>
          </w:p>
        </w:tc>
        <w:tc>
          <w:tcPr>
            <w:tcW w:w="6570" w:type="dxa"/>
            <w:gridSpan w:val="3"/>
          </w:tcPr>
          <w:p w14:paraId="64E220D1"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BD34DE" w:rsidRPr="008933C1" w14:paraId="7A181DC3" w14:textId="77777777" w:rsidTr="001D0092">
        <w:tc>
          <w:tcPr>
            <w:tcW w:w="2628" w:type="dxa"/>
            <w:gridSpan w:val="2"/>
          </w:tcPr>
          <w:p w14:paraId="11F096CA"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14:paraId="55D57C8D"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BD34DE" w:rsidRPr="008933C1" w14:paraId="77AFAC38" w14:textId="77777777" w:rsidTr="001D0092">
        <w:tc>
          <w:tcPr>
            <w:tcW w:w="2628" w:type="dxa"/>
            <w:gridSpan w:val="2"/>
          </w:tcPr>
          <w:p w14:paraId="0A3ABB4D"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0A303D63"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336E2116" w14:textId="77777777" w:rsidR="00BD34DE" w:rsidRDefault="00BD34DE" w:rsidP="00BD34DE"/>
    <w:p w14:paraId="5E789CD9" w14:textId="77777777" w:rsidR="00BD34DE" w:rsidRDefault="00BD34DE" w:rsidP="00BD34DE"/>
    <w:p w14:paraId="53D8AA1E" w14:textId="5A303F1C" w:rsidR="00BD34DE" w:rsidRPr="004F0C87" w:rsidRDefault="0042396D" w:rsidP="00BD34DE">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1.1</w:t>
      </w:r>
      <w:r w:rsidR="00BD34DE" w:rsidRPr="004F0C87">
        <w:rPr>
          <w:rFonts w:ascii="Times New Roman" w:hAnsi="Times New Roman" w:cs="Times New Roman"/>
          <w:b/>
          <w:bCs/>
          <w:sz w:val="29"/>
          <w:szCs w:val="29"/>
        </w:rPr>
        <w:t xml:space="preserve"> Lecturer can register to the system</w:t>
      </w:r>
    </w:p>
    <w:p w14:paraId="3A03345D" w14:textId="01E9A4D5" w:rsidR="00BD34DE" w:rsidRPr="008933C1" w:rsidRDefault="00BD34DE" w:rsidP="00BD34DE">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must register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Lecturer. Lecturer have to provide lecturer ID, lecturer username, lecturer password, lecturer name, lecturer faculty, lecturer department, lecturer email, and lecturer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Lecturer main page.</w:t>
      </w:r>
    </w:p>
    <w:p w14:paraId="27FCAA1B" w14:textId="77777777" w:rsidR="00BD34DE" w:rsidRPr="008933C1" w:rsidRDefault="00BD34DE" w:rsidP="00BD34DE">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23168AE1"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32DA8EA4"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BD34DE" w:rsidRPr="008933C1" w14:paraId="435E0C25" w14:textId="77777777" w:rsidTr="001D0092">
        <w:tc>
          <w:tcPr>
            <w:tcW w:w="1548" w:type="dxa"/>
          </w:tcPr>
          <w:p w14:paraId="059EE63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14:paraId="3BF1E3F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14:paraId="49C3E987"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14:paraId="7BE2B59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BD34DE" w:rsidRPr="008933C1" w14:paraId="456DBDC0" w14:textId="77777777" w:rsidTr="001D0092">
        <w:tc>
          <w:tcPr>
            <w:tcW w:w="1548" w:type="dxa"/>
          </w:tcPr>
          <w:p w14:paraId="0A04C5A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ID</w:t>
            </w:r>
          </w:p>
        </w:tc>
        <w:tc>
          <w:tcPr>
            <w:tcW w:w="3420" w:type="dxa"/>
          </w:tcPr>
          <w:p w14:paraId="741E715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4EEE74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21115011</w:t>
            </w:r>
          </w:p>
        </w:tc>
        <w:tc>
          <w:tcPr>
            <w:tcW w:w="1708" w:type="dxa"/>
          </w:tcPr>
          <w:p w14:paraId="2CE76DD8"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4C2C888F" w14:textId="77777777" w:rsidTr="001D0092">
        <w:tc>
          <w:tcPr>
            <w:tcW w:w="1548" w:type="dxa"/>
          </w:tcPr>
          <w:p w14:paraId="1E15572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username</w:t>
            </w:r>
          </w:p>
        </w:tc>
        <w:tc>
          <w:tcPr>
            <w:tcW w:w="3420" w:type="dxa"/>
          </w:tcPr>
          <w:p w14:paraId="33BC417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340" w:type="dxa"/>
          </w:tcPr>
          <w:p w14:paraId="5827453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w:t>
            </w:r>
          </w:p>
        </w:tc>
        <w:tc>
          <w:tcPr>
            <w:tcW w:w="1708" w:type="dxa"/>
          </w:tcPr>
          <w:p w14:paraId="759765E2"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638B3A01" w14:textId="77777777" w:rsidTr="001D0092">
        <w:tc>
          <w:tcPr>
            <w:tcW w:w="1548" w:type="dxa"/>
          </w:tcPr>
          <w:p w14:paraId="637FC0B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password</w:t>
            </w:r>
          </w:p>
        </w:tc>
        <w:tc>
          <w:tcPr>
            <w:tcW w:w="3420" w:type="dxa"/>
          </w:tcPr>
          <w:p w14:paraId="37114CD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14:paraId="2DBD2FC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1708" w:type="dxa"/>
          </w:tcPr>
          <w:p w14:paraId="4DDE485F"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95607CC" w14:textId="77777777" w:rsidTr="001D0092">
        <w:tc>
          <w:tcPr>
            <w:tcW w:w="1548" w:type="dxa"/>
          </w:tcPr>
          <w:p w14:paraId="6F3D1BD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name</w:t>
            </w:r>
          </w:p>
        </w:tc>
        <w:tc>
          <w:tcPr>
            <w:tcW w:w="3420" w:type="dxa"/>
          </w:tcPr>
          <w:p w14:paraId="1662F5E2"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340" w:type="dxa"/>
          </w:tcPr>
          <w:p w14:paraId="6D7F97A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 Stark”</w:t>
            </w:r>
          </w:p>
        </w:tc>
        <w:tc>
          <w:tcPr>
            <w:tcW w:w="1708" w:type="dxa"/>
          </w:tcPr>
          <w:p w14:paraId="52EA80A4"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32995422" w14:textId="77777777" w:rsidTr="001D0092">
        <w:tc>
          <w:tcPr>
            <w:tcW w:w="1548" w:type="dxa"/>
          </w:tcPr>
          <w:p w14:paraId="4475C60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faculty</w:t>
            </w:r>
          </w:p>
        </w:tc>
        <w:tc>
          <w:tcPr>
            <w:tcW w:w="3420" w:type="dxa"/>
          </w:tcPr>
          <w:p w14:paraId="753A8E6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6275BE10" w14:textId="77777777" w:rsidR="00BD34DE" w:rsidRPr="008933C1" w:rsidRDefault="00BD34DE" w:rsidP="001D009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College of Arts media and </w:t>
            </w:r>
            <w:r w:rsidRPr="008933C1">
              <w:rPr>
                <w:rFonts w:ascii="Times New Roman" w:hAnsi="Times New Roman" w:cs="Times New Roman"/>
                <w:sz w:val="24"/>
                <w:szCs w:val="24"/>
              </w:rPr>
              <w:t xml:space="preserve">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1708" w:type="dxa"/>
          </w:tcPr>
          <w:p w14:paraId="5A0951F0"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C609EE3" w14:textId="77777777" w:rsidTr="001D0092">
        <w:tc>
          <w:tcPr>
            <w:tcW w:w="1548" w:type="dxa"/>
          </w:tcPr>
          <w:p w14:paraId="3F3D5E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department</w:t>
            </w:r>
          </w:p>
        </w:tc>
        <w:tc>
          <w:tcPr>
            <w:tcW w:w="3420" w:type="dxa"/>
          </w:tcPr>
          <w:p w14:paraId="304E711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4C565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1708" w:type="dxa"/>
          </w:tcPr>
          <w:p w14:paraId="271CF145"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4B7B144" w14:textId="77777777" w:rsidTr="001D0092">
        <w:tc>
          <w:tcPr>
            <w:tcW w:w="1548" w:type="dxa"/>
          </w:tcPr>
          <w:p w14:paraId="41BC347F"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email</w:t>
            </w:r>
          </w:p>
        </w:tc>
        <w:tc>
          <w:tcPr>
            <w:tcW w:w="3420" w:type="dxa"/>
          </w:tcPr>
          <w:p w14:paraId="6C36B14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340" w:type="dxa"/>
          </w:tcPr>
          <w:p w14:paraId="093C7D3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tony999@gmail.com</w:t>
            </w:r>
          </w:p>
        </w:tc>
        <w:tc>
          <w:tcPr>
            <w:tcW w:w="1708" w:type="dxa"/>
          </w:tcPr>
          <w:p w14:paraId="709B667D"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CB5A580" w14:textId="77777777" w:rsidTr="001D0092">
        <w:tc>
          <w:tcPr>
            <w:tcW w:w="1548" w:type="dxa"/>
          </w:tcPr>
          <w:p w14:paraId="661827E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w:t>
            </w:r>
            <w:proofErr w:type="spellStart"/>
            <w:r w:rsidRPr="008933C1">
              <w:rPr>
                <w:rFonts w:ascii="Times New Roman" w:hAnsi="Times New Roman" w:cs="Times New Roman"/>
                <w:sz w:val="24"/>
                <w:szCs w:val="24"/>
              </w:rPr>
              <w:t>tel</w:t>
            </w:r>
            <w:proofErr w:type="spellEnd"/>
          </w:p>
        </w:tc>
        <w:tc>
          <w:tcPr>
            <w:tcW w:w="3420" w:type="dxa"/>
          </w:tcPr>
          <w:p w14:paraId="47BF136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0858D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0832109999</w:t>
            </w:r>
          </w:p>
        </w:tc>
        <w:tc>
          <w:tcPr>
            <w:tcW w:w="1708" w:type="dxa"/>
          </w:tcPr>
          <w:p w14:paraId="5305485B" w14:textId="77777777" w:rsidR="00BD34DE" w:rsidRPr="008933C1" w:rsidRDefault="00BD34DE" w:rsidP="001D0092">
            <w:pPr>
              <w:spacing w:after="0" w:line="240" w:lineRule="auto"/>
              <w:jc w:val="thaiDistribute"/>
              <w:rPr>
                <w:rFonts w:ascii="Times New Roman" w:hAnsi="Times New Roman" w:cs="Times New Roman"/>
                <w:sz w:val="24"/>
                <w:szCs w:val="24"/>
              </w:rPr>
            </w:pPr>
          </w:p>
        </w:tc>
      </w:tr>
    </w:tbl>
    <w:p w14:paraId="2982E522" w14:textId="77777777" w:rsidR="00BD34DE" w:rsidRDefault="00BD34DE" w:rsidP="00BD34DE">
      <w:pPr>
        <w:spacing w:before="240" w:after="0" w:line="240" w:lineRule="auto"/>
        <w:jc w:val="thaiDistribute"/>
        <w:rPr>
          <w:rFonts w:ascii="Times New Roman" w:hAnsi="Times New Roman" w:cs="Times New Roman"/>
          <w:b/>
          <w:bCs/>
          <w:sz w:val="24"/>
          <w:szCs w:val="24"/>
        </w:rPr>
      </w:pPr>
    </w:p>
    <w:p w14:paraId="1D9D1183" w14:textId="77777777" w:rsidR="00BD34DE" w:rsidRPr="008933C1" w:rsidRDefault="00BD34DE" w:rsidP="00BD34DE">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2DB57EFF"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26D5BD27"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C643B4" w14:textId="63FBC2E4"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submit</w:t>
      </w:r>
      <w:ins w:id="83" w:author="rimi park" w:date="2014-07-27T15:55:00Z">
        <w:r w:rsidR="00E36E09">
          <w:rPr>
            <w:rFonts w:ascii="Times New Roman" w:hAnsi="Times New Roman" w:cs="Times New Roman"/>
            <w:sz w:val="24"/>
            <w:szCs w:val="24"/>
          </w:rPr>
          <w:t>s</w:t>
        </w:r>
      </w:ins>
      <w:r w:rsidRPr="008933C1">
        <w:rPr>
          <w:rFonts w:ascii="Times New Roman" w:hAnsi="Times New Roman" w:cs="Times New Roman"/>
          <w:sz w:val="24"/>
          <w:szCs w:val="24"/>
        </w:rPr>
        <w:t xml:space="preserve">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FD0561D" w14:textId="77777777" w:rsidR="00FD1AA1" w:rsidRDefault="00FD1AA1" w:rsidP="00BD34DE">
      <w:pPr>
        <w:spacing w:after="0" w:line="240" w:lineRule="auto"/>
        <w:jc w:val="thaiDistribute"/>
        <w:rPr>
          <w:rFonts w:ascii="Times New Roman" w:hAnsi="Times New Roman" w:cs="Times New Roman"/>
          <w:b/>
          <w:bCs/>
          <w:sz w:val="24"/>
          <w:szCs w:val="24"/>
        </w:rPr>
      </w:pPr>
    </w:p>
    <w:p w14:paraId="724DF288" w14:textId="28D59C72" w:rsidR="00557D2E" w:rsidRPr="004A0528" w:rsidRDefault="00BD34DE" w:rsidP="00BD34DE">
      <w:pPr>
        <w:spacing w:after="0" w:line="240" w:lineRule="auto"/>
        <w:jc w:val="thaiDistribute"/>
        <w:rPr>
          <w:rFonts w:ascii="Times New Roman" w:hAnsi="Times New Roman" w:cs="Times New Roman"/>
          <w:b/>
          <w:bCs/>
          <w:sz w:val="29"/>
          <w:szCs w:val="29"/>
        </w:rPr>
      </w:pPr>
      <w:commentRangeStart w:id="84"/>
      <w:r w:rsidRPr="008933C1">
        <w:rPr>
          <w:rFonts w:ascii="Times New Roman" w:hAnsi="Times New Roman" w:cs="Times New Roman"/>
          <w:b/>
          <w:bCs/>
          <w:sz w:val="24"/>
          <w:szCs w:val="24"/>
        </w:rPr>
        <w:t>Alternative Flow:</w:t>
      </w:r>
      <w:r w:rsidR="00557D2E">
        <w:rPr>
          <w:rFonts w:ascii="Times New Roman" w:hAnsi="Times New Roman" w:cs="Times New Roman"/>
          <w:sz w:val="24"/>
          <w:szCs w:val="24"/>
        </w:rPr>
        <w:t xml:space="preserve"> </w:t>
      </w:r>
      <w:r w:rsidR="00557D2E" w:rsidRPr="00557D2E">
        <w:rPr>
          <w:rFonts w:ascii="Times New Roman" w:hAnsi="Times New Roman" w:cs="Times New Roman"/>
          <w:sz w:val="24"/>
          <w:szCs w:val="24"/>
        </w:rPr>
        <w:t>N</w:t>
      </w:r>
      <w:r w:rsidR="00557D2E" w:rsidRPr="00146DFC">
        <w:rPr>
          <w:rFonts w:ascii="Times New Roman" w:hAnsi="Times New Roman" w:cs="Times New Roman"/>
          <w:sz w:val="29"/>
          <w:szCs w:val="29"/>
        </w:rPr>
        <w:t>one</w:t>
      </w:r>
      <w:commentRangeEnd w:id="84"/>
      <w:r w:rsidR="00E36E09">
        <w:rPr>
          <w:rStyle w:val="CommentReference"/>
        </w:rPr>
        <w:commentReference w:id="84"/>
      </w:r>
    </w:p>
    <w:p w14:paraId="3457CA0C" w14:textId="77777777" w:rsidR="00557D2E" w:rsidRDefault="00557D2E" w:rsidP="00BD34DE">
      <w:pPr>
        <w:spacing w:after="0" w:line="240" w:lineRule="auto"/>
        <w:jc w:val="thaiDistribute"/>
        <w:rPr>
          <w:rFonts w:ascii="Times New Roman" w:hAnsi="Times New Roman" w:cs="Times New Roman"/>
          <w:sz w:val="24"/>
          <w:szCs w:val="24"/>
        </w:rPr>
      </w:pPr>
    </w:p>
    <w:p w14:paraId="26EEF026" w14:textId="77777777" w:rsidR="00557D2E" w:rsidRDefault="00557D2E" w:rsidP="00BD34DE">
      <w:pPr>
        <w:spacing w:after="0" w:line="240" w:lineRule="auto"/>
        <w:jc w:val="thaiDistribute"/>
        <w:rPr>
          <w:rFonts w:ascii="Times New Roman" w:hAnsi="Times New Roman" w:cs="Times New Roman"/>
          <w:sz w:val="24"/>
          <w:szCs w:val="24"/>
        </w:rPr>
      </w:pPr>
    </w:p>
    <w:p w14:paraId="377FA7B7" w14:textId="77777777" w:rsidR="00557D2E" w:rsidRDefault="00557D2E" w:rsidP="00BD34DE">
      <w:pPr>
        <w:spacing w:after="0" w:line="240" w:lineRule="auto"/>
        <w:jc w:val="thaiDistribute"/>
        <w:rPr>
          <w:rFonts w:ascii="Times New Roman" w:hAnsi="Times New Roman" w:cs="Times New Roman"/>
          <w:sz w:val="24"/>
          <w:szCs w:val="24"/>
        </w:rPr>
      </w:pPr>
    </w:p>
    <w:p w14:paraId="3751DD04" w14:textId="77777777" w:rsidR="00557D2E" w:rsidRDefault="00557D2E" w:rsidP="00BD34DE">
      <w:pPr>
        <w:spacing w:after="0" w:line="240" w:lineRule="auto"/>
        <w:jc w:val="thaiDistribute"/>
        <w:rPr>
          <w:rFonts w:ascii="Times New Roman" w:hAnsi="Times New Roman" w:cs="Times New Roman"/>
          <w:sz w:val="24"/>
          <w:szCs w:val="24"/>
        </w:rPr>
      </w:pPr>
    </w:p>
    <w:p w14:paraId="26EA08AE" w14:textId="33BFFB0E" w:rsidR="00D96C63" w:rsidRDefault="00D96C63" w:rsidP="00BD34DE">
      <w:pPr>
        <w:spacing w:after="0" w:line="240" w:lineRule="auto"/>
        <w:jc w:val="thaiDistribute"/>
        <w:rPr>
          <w:rFonts w:ascii="Times New Roman" w:hAnsi="Times New Roman" w:cs="Times New Roman"/>
          <w:b/>
          <w:bCs/>
          <w:sz w:val="29"/>
          <w:szCs w:val="29"/>
        </w:rPr>
      </w:pPr>
    </w:p>
    <w:p w14:paraId="6946F6BE" w14:textId="7FBB9239" w:rsidR="00D96C63" w:rsidRDefault="00D96C63" w:rsidP="00D96C63">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AC-01.1 </w:t>
      </w:r>
      <w:r w:rsidRPr="004F0C87">
        <w:rPr>
          <w:rFonts w:ascii="Times New Roman" w:hAnsi="Times New Roman" w:cs="Times New Roman"/>
          <w:b/>
          <w:bCs/>
          <w:sz w:val="29"/>
          <w:szCs w:val="29"/>
        </w:rPr>
        <w:t>Lecturer can register to the system</w:t>
      </w:r>
      <w:r>
        <w:rPr>
          <w:rFonts w:ascii="Times New Roman" w:hAnsi="Times New Roman" w:cs="Times New Roman"/>
          <w:b/>
          <w:bCs/>
          <w:sz w:val="29"/>
          <w:szCs w:val="29"/>
        </w:rPr>
        <w:t>.</w:t>
      </w:r>
    </w:p>
    <w:p w14:paraId="7B5BB7F9" w14:textId="7F841852" w:rsidR="00D96C63" w:rsidRDefault="00D96C63" w:rsidP="00BD34DE">
      <w:pPr>
        <w:spacing w:after="0" w:line="240" w:lineRule="auto"/>
        <w:jc w:val="thaiDistribute"/>
        <w:rPr>
          <w:rFonts w:ascii="Times New Roman" w:hAnsi="Times New Roman" w:cs="Times New Roman"/>
          <w:b/>
          <w:bCs/>
          <w:sz w:val="29"/>
          <w:szCs w:val="29"/>
        </w:rPr>
      </w:pPr>
    </w:p>
    <w:p w14:paraId="08ADD794" w14:textId="3CD1A529" w:rsidR="00D96C63" w:rsidRDefault="00D96C63" w:rsidP="00BD34DE">
      <w:pPr>
        <w:spacing w:after="0" w:line="240" w:lineRule="auto"/>
        <w:jc w:val="thaiDistribute"/>
        <w:rPr>
          <w:rFonts w:ascii="Times New Roman" w:hAnsi="Times New Roman" w:cs="Times New Roman"/>
          <w:b/>
          <w:bCs/>
          <w:sz w:val="29"/>
          <w:szCs w:val="29"/>
        </w:rPr>
      </w:pPr>
      <w:del w:id="85" w:author="KKD Windows Se7en V1" w:date="2014-07-25T00:24:00Z">
        <w:r w:rsidRPr="004A0528" w:rsidDel="009E3635">
          <w:rPr>
            <w:rFonts w:ascii="Times New Roman" w:hAnsi="Times New Roman" w:cs="Times New Roman"/>
            <w:b/>
            <w:bCs/>
            <w:noProof/>
            <w:sz w:val="29"/>
            <w:szCs w:val="29"/>
            <w:rPrChange w:id="86" w:author="Unknown">
              <w:rPr>
                <w:noProof/>
              </w:rPr>
            </w:rPrChange>
          </w:rPr>
          <w:drawing>
            <wp:anchor distT="0" distB="0" distL="114300" distR="114300" simplePos="0" relativeHeight="251666432" behindDoc="1" locked="0" layoutInCell="1" allowOverlap="1" wp14:anchorId="2E832ABE" wp14:editId="51B9F859">
              <wp:simplePos x="0" y="0"/>
              <wp:positionH relativeFrom="margin">
                <wp:posOffset>276225</wp:posOffset>
              </wp:positionH>
              <wp:positionV relativeFrom="paragraph">
                <wp:posOffset>17145</wp:posOffset>
              </wp:positionV>
              <wp:extent cx="5731510" cy="36849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14:sizeRelH relativeFrom="page">
                <wp14:pctWidth>0</wp14:pctWidth>
              </wp14:sizeRelH>
              <wp14:sizeRelV relativeFrom="page">
                <wp14:pctHeight>0</wp14:pctHeight>
              </wp14:sizeRelV>
            </wp:anchor>
          </w:drawing>
        </w:r>
      </w:del>
    </w:p>
    <w:p w14:paraId="1033EFA8" w14:textId="77777777" w:rsidR="00D96C63" w:rsidRDefault="00D96C63" w:rsidP="00BD34DE">
      <w:pPr>
        <w:spacing w:after="0" w:line="240" w:lineRule="auto"/>
        <w:jc w:val="thaiDistribute"/>
        <w:rPr>
          <w:rFonts w:ascii="Times New Roman" w:hAnsi="Times New Roman" w:cs="Times New Roman"/>
          <w:b/>
          <w:bCs/>
          <w:sz w:val="29"/>
          <w:szCs w:val="29"/>
        </w:rPr>
      </w:pPr>
    </w:p>
    <w:p w14:paraId="337DBDEC" w14:textId="77777777" w:rsidR="00D96C63" w:rsidRDefault="00D96C63" w:rsidP="00BD34DE">
      <w:pPr>
        <w:spacing w:after="0" w:line="240" w:lineRule="auto"/>
        <w:jc w:val="thaiDistribute"/>
        <w:rPr>
          <w:rFonts w:ascii="Times New Roman" w:hAnsi="Times New Roman" w:cs="Times New Roman"/>
          <w:b/>
          <w:bCs/>
          <w:sz w:val="29"/>
          <w:szCs w:val="29"/>
        </w:rPr>
      </w:pPr>
    </w:p>
    <w:p w14:paraId="79EBE1EB" w14:textId="77777777" w:rsidR="00D96C63" w:rsidRDefault="00D96C63" w:rsidP="00BD34DE">
      <w:pPr>
        <w:spacing w:after="0" w:line="240" w:lineRule="auto"/>
        <w:jc w:val="thaiDistribute"/>
        <w:rPr>
          <w:rFonts w:ascii="Times New Roman" w:hAnsi="Times New Roman" w:cs="Times New Roman"/>
          <w:b/>
          <w:bCs/>
          <w:sz w:val="29"/>
          <w:szCs w:val="29"/>
        </w:rPr>
      </w:pPr>
    </w:p>
    <w:p w14:paraId="30CB7DF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6274D95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7C21A1F"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C70F05A"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3C1856A"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227E96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40311F15"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782313C"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18A7A503"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7272323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1FE394F"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30E95BF3"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379415D"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5DCD3638"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24A5ED58"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0C8F0B2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66AAD9BC"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436FFEF4"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5A98AB8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2DF877E3"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01C1B41"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14E53A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74EBC24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1388CF66"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02893920"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65613586"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D4F38A9"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33D9A37"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2D51FC4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D47465F"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72636E8B"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6B94C800"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5C98B6E"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FF6D64C"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1B880B8F"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D3040A5"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4F2CCFA9"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05275872"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5178BCEB" w14:textId="77777777" w:rsidR="00557D2E" w:rsidRDefault="00557D2E" w:rsidP="00BD34DE">
      <w:pPr>
        <w:spacing w:after="0" w:line="240" w:lineRule="auto"/>
        <w:ind w:left="284" w:firstLine="436"/>
        <w:jc w:val="thaiDistribute"/>
        <w:rPr>
          <w:rFonts w:ascii="Times New Roman" w:hAnsi="Times New Roman" w:cs="Times New Roman"/>
          <w:sz w:val="24"/>
          <w:szCs w:val="24"/>
        </w:rPr>
      </w:pPr>
    </w:p>
    <w:p w14:paraId="3A94A192" w14:textId="77777777" w:rsidR="00D96C63" w:rsidRDefault="00D96C63" w:rsidP="00BD34DE">
      <w:pPr>
        <w:spacing w:after="0" w:line="240" w:lineRule="auto"/>
        <w:ind w:left="284" w:firstLine="436"/>
        <w:jc w:val="thaiDistribute"/>
        <w:rPr>
          <w:rFonts w:ascii="Times New Roman" w:hAnsi="Times New Roman" w:cs="Times New Roman"/>
          <w:sz w:val="24"/>
          <w:szCs w:val="24"/>
        </w:rPr>
      </w:pPr>
    </w:p>
    <w:p w14:paraId="12284B30" w14:textId="2BA1DD72" w:rsidR="00BD34DE" w:rsidRPr="008933C1" w:rsidRDefault="00BD34DE" w:rsidP="00BD34DE">
      <w:pPr>
        <w:spacing w:after="0" w:line="240" w:lineRule="auto"/>
        <w:jc w:val="thaiDistribute"/>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w:t>
      </w:r>
      <w:r w:rsidR="001D0092">
        <w:rPr>
          <w:rFonts w:ascii="Times New Roman" w:hAnsi="Times New Roman" w:cs="Times New Roman"/>
          <w:b/>
          <w:bCs/>
          <w:sz w:val="29"/>
          <w:szCs w:val="29"/>
        </w:rPr>
        <w:t>uirement Specification of URS1.1</w:t>
      </w:r>
    </w:p>
    <w:p w14:paraId="28CBDAE9"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F99EA7F"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3EC5D969" w14:textId="77777777" w:rsidR="00657D94"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 Lecturer register to the system.</w:t>
      </w:r>
    </w:p>
    <w:p w14:paraId="473271BA"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541CB9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82BD2E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444664D9" w14:textId="77777777" w:rsidR="00657D94" w:rsidRPr="00354B18" w:rsidRDefault="00657D94" w:rsidP="004A0528">
      <w:pPr>
        <w:spacing w:after="0" w:line="240" w:lineRule="auto"/>
        <w:ind w:left="1530" w:hanging="1170"/>
        <w:rPr>
          <w:rStyle w:val="Heading2Char"/>
          <w:rFonts w:ascii="Times New Roman" w:hAnsi="Times New Roman" w:cs="Times New Roman"/>
          <w:i/>
          <w:iCs/>
          <w:sz w:val="24"/>
          <w:szCs w:val="24"/>
        </w:rPr>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5B97A196"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631EDFA4" w14:textId="77777777" w:rsidR="00657D94" w:rsidRPr="00354B18" w:rsidRDefault="00657D94"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327682DA"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786AABC"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must be number only” when the lecturer </w:t>
      </w:r>
      <w:proofErr w:type="spellStart"/>
      <w:r w:rsidRPr="00354B18">
        <w:rPr>
          <w:rFonts w:ascii="Times New Roman" w:hAnsi="Times New Roman" w:cs="Times New Roman"/>
          <w:sz w:val="24"/>
          <w:szCs w:val="24"/>
        </w:rPr>
        <w:t>tel</w:t>
      </w:r>
      <w:proofErr w:type="spellEnd"/>
      <w:r w:rsidRPr="00354B18">
        <w:rPr>
          <w:rFonts w:ascii="Times New Roman" w:hAnsi="Times New Roman" w:cs="Times New Roman"/>
          <w:sz w:val="24"/>
          <w:szCs w:val="24"/>
        </w:rPr>
        <w:t xml:space="preserve"> format is wrong.</w:t>
      </w:r>
    </w:p>
    <w:p w14:paraId="545090FD"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31D71792" w14:textId="77777777" w:rsidR="00657D94" w:rsidRPr="00354B18"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23B017D4" w14:textId="77777777" w:rsidR="00657D94" w:rsidRDefault="00657D94"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035BC03" w14:textId="77777777" w:rsidR="00BD34DE" w:rsidRDefault="00BD34DE" w:rsidP="00657D94">
      <w:pPr>
        <w:spacing w:after="0" w:line="240" w:lineRule="auto"/>
        <w:ind w:left="720"/>
        <w:jc w:val="thaiDistribute"/>
      </w:pPr>
    </w:p>
    <w:p w14:paraId="4CFEFE99" w14:textId="77777777" w:rsidR="0042396D" w:rsidRDefault="0042396D" w:rsidP="00657D94">
      <w:pPr>
        <w:spacing w:after="0" w:line="240" w:lineRule="auto"/>
        <w:ind w:left="720"/>
        <w:jc w:val="thaiDistribute"/>
      </w:pPr>
    </w:p>
    <w:p w14:paraId="7DB076BD" w14:textId="77777777" w:rsidR="0042396D" w:rsidRDefault="0042396D" w:rsidP="00657D94">
      <w:pPr>
        <w:spacing w:after="0" w:line="240" w:lineRule="auto"/>
        <w:ind w:left="720"/>
        <w:jc w:val="thaiDistribute"/>
      </w:pPr>
    </w:p>
    <w:p w14:paraId="0099F1E2" w14:textId="77777777" w:rsidR="0042396D" w:rsidRDefault="0042396D" w:rsidP="00657D94">
      <w:pPr>
        <w:spacing w:after="0" w:line="240" w:lineRule="auto"/>
        <w:ind w:left="720"/>
        <w:jc w:val="thaiDistribute"/>
      </w:pPr>
    </w:p>
    <w:p w14:paraId="2CE11BF5" w14:textId="77777777" w:rsidR="0042396D" w:rsidRDefault="0042396D" w:rsidP="00657D94">
      <w:pPr>
        <w:spacing w:after="0" w:line="240" w:lineRule="auto"/>
        <w:ind w:left="720"/>
        <w:jc w:val="thaiDistribute"/>
      </w:pPr>
    </w:p>
    <w:p w14:paraId="52FA49F7" w14:textId="77777777" w:rsidR="0042396D" w:rsidRDefault="0042396D" w:rsidP="00657D94">
      <w:pPr>
        <w:spacing w:after="0" w:line="240" w:lineRule="auto"/>
        <w:ind w:left="720"/>
        <w:jc w:val="thaiDistribute"/>
      </w:pPr>
    </w:p>
    <w:p w14:paraId="66F46467" w14:textId="77777777" w:rsidR="0042396D" w:rsidRDefault="0042396D" w:rsidP="00657D94">
      <w:pPr>
        <w:spacing w:after="0" w:line="240" w:lineRule="auto"/>
        <w:ind w:left="720"/>
        <w:jc w:val="thaiDistribute"/>
      </w:pPr>
    </w:p>
    <w:p w14:paraId="48BCB981" w14:textId="77777777" w:rsidR="0042396D" w:rsidRDefault="0042396D" w:rsidP="00657D94">
      <w:pPr>
        <w:spacing w:after="0" w:line="240" w:lineRule="auto"/>
        <w:ind w:left="720"/>
        <w:jc w:val="thaiDistribute"/>
      </w:pPr>
    </w:p>
    <w:p w14:paraId="0B256DE5" w14:textId="77777777" w:rsidR="0042396D" w:rsidRDefault="0042396D" w:rsidP="00657D94">
      <w:pPr>
        <w:spacing w:after="0" w:line="240" w:lineRule="auto"/>
        <w:ind w:left="720"/>
        <w:jc w:val="thaiDistribute"/>
      </w:pPr>
    </w:p>
    <w:p w14:paraId="35F5B07A" w14:textId="77777777" w:rsidR="0042396D" w:rsidRDefault="0042396D" w:rsidP="00657D94">
      <w:pPr>
        <w:spacing w:after="0" w:line="240" w:lineRule="auto"/>
        <w:ind w:left="720"/>
        <w:jc w:val="thaiDistribute"/>
      </w:pPr>
    </w:p>
    <w:p w14:paraId="2D7FFA55" w14:textId="77777777" w:rsidR="0042396D" w:rsidRDefault="0042396D" w:rsidP="00657D94">
      <w:pPr>
        <w:spacing w:after="0" w:line="240" w:lineRule="auto"/>
        <w:ind w:left="720"/>
        <w:jc w:val="thaiDistribute"/>
      </w:pPr>
    </w:p>
    <w:p w14:paraId="21B369B2" w14:textId="77777777" w:rsidR="0042396D" w:rsidRDefault="0042396D" w:rsidP="00657D94">
      <w:pPr>
        <w:spacing w:after="0" w:line="240" w:lineRule="auto"/>
        <w:ind w:left="720"/>
        <w:jc w:val="thaiDistribute"/>
      </w:pPr>
    </w:p>
    <w:p w14:paraId="7AEA8AD5" w14:textId="77777777" w:rsidR="0042396D" w:rsidRDefault="0042396D" w:rsidP="00657D94">
      <w:pPr>
        <w:spacing w:after="0" w:line="240" w:lineRule="auto"/>
        <w:ind w:left="720"/>
        <w:jc w:val="thaiDistribute"/>
      </w:pPr>
    </w:p>
    <w:p w14:paraId="12DCFDED" w14:textId="77777777" w:rsidR="0042396D" w:rsidRDefault="0042396D" w:rsidP="00657D94">
      <w:pPr>
        <w:spacing w:after="0" w:line="240" w:lineRule="auto"/>
        <w:ind w:left="720"/>
        <w:jc w:val="thaiDistribute"/>
      </w:pPr>
    </w:p>
    <w:p w14:paraId="430619FB" w14:textId="0365A212" w:rsidR="0042396D" w:rsidRDefault="001D0092" w:rsidP="008E76FF">
      <w:pPr>
        <w:pStyle w:val="Heading2"/>
        <w:rPr>
          <w:rFonts w:ascii="Times New Roman" w:hAnsi="Times New Roman" w:cs="Times New Roman"/>
          <w:b/>
          <w:bCs/>
          <w:color w:val="000000" w:themeColor="text1"/>
          <w:sz w:val="36"/>
          <w:szCs w:val="36"/>
        </w:rPr>
      </w:pPr>
      <w:r w:rsidRPr="001D0092">
        <w:rPr>
          <w:rFonts w:ascii="Times New Roman" w:hAnsi="Times New Roman" w:cs="Times New Roman"/>
          <w:b/>
          <w:bCs/>
          <w:color w:val="000000" w:themeColor="text1"/>
          <w:sz w:val="36"/>
          <w:szCs w:val="36"/>
        </w:rPr>
        <w:lastRenderedPageBreak/>
        <w:t>4.</w:t>
      </w:r>
      <w:r>
        <w:rPr>
          <w:rFonts w:ascii="Times New Roman" w:hAnsi="Times New Roman" w:cs="Times New Roman"/>
          <w:b/>
          <w:bCs/>
          <w:color w:val="000000" w:themeColor="text1"/>
          <w:sz w:val="36"/>
          <w:szCs w:val="36"/>
        </w:rPr>
        <w:t>2</w:t>
      </w:r>
      <w:r w:rsidRPr="001D0092">
        <w:rPr>
          <w:rFonts w:ascii="Times New Roman" w:hAnsi="Times New Roman" w:cs="Times New Roman"/>
          <w:b/>
          <w:bCs/>
          <w:color w:val="000000" w:themeColor="text1"/>
          <w:sz w:val="36"/>
          <w:szCs w:val="36"/>
        </w:rPr>
        <w:t xml:space="preserve"> Student can register to the system. (UC </w:t>
      </w:r>
      <w:r>
        <w:rPr>
          <w:rFonts w:ascii="Times New Roman" w:hAnsi="Times New Roman" w:cs="Times New Roman"/>
          <w:b/>
          <w:bCs/>
          <w:color w:val="000000" w:themeColor="text1"/>
          <w:sz w:val="36"/>
          <w:szCs w:val="36"/>
        </w:rPr>
        <w:t>2.1</w:t>
      </w:r>
      <w:r w:rsidRPr="001D0092">
        <w:rPr>
          <w:rFonts w:ascii="Times New Roman" w:hAnsi="Times New Roman" w:cs="Times New Roman"/>
          <w:b/>
          <w:bCs/>
          <w:color w:val="000000" w:themeColor="text1"/>
          <w:sz w:val="36"/>
          <w:szCs w:val="36"/>
        </w:rPr>
        <w:t>)</w:t>
      </w:r>
    </w:p>
    <w:p w14:paraId="66E96931" w14:textId="05A32954" w:rsidR="000058B4" w:rsidRDefault="000058B4" w:rsidP="000058B4"/>
    <w:p w14:paraId="5D3D9643" w14:textId="5F752506" w:rsidR="002F2CEC" w:rsidRDefault="009E3635" w:rsidP="000058B4">
      <w:ins w:id="87" w:author="KKD Windows Se7en V1" w:date="2014-07-25T00:24:00Z">
        <w:r>
          <w:rPr>
            <w:noProof/>
          </w:rPr>
          <w:drawing>
            <wp:anchor distT="0" distB="0" distL="114300" distR="114300" simplePos="0" relativeHeight="251708416" behindDoc="1" locked="0" layoutInCell="1" allowOverlap="1" wp14:anchorId="231AD8FB" wp14:editId="32070DD0">
              <wp:simplePos x="0" y="0"/>
              <wp:positionH relativeFrom="margin">
                <wp:posOffset>1476375</wp:posOffset>
              </wp:positionH>
              <wp:positionV relativeFrom="paragraph">
                <wp:posOffset>10795</wp:posOffset>
              </wp:positionV>
              <wp:extent cx="2717115" cy="204787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2_Registration-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115" cy="2047875"/>
                      </a:xfrm>
                      <a:prstGeom prst="rect">
                        <a:avLst/>
                      </a:prstGeom>
                    </pic:spPr>
                  </pic:pic>
                </a:graphicData>
              </a:graphic>
              <wp14:sizeRelH relativeFrom="page">
                <wp14:pctWidth>0</wp14:pctWidth>
              </wp14:sizeRelH>
              <wp14:sizeRelV relativeFrom="page">
                <wp14:pctHeight>0</wp14:pctHeight>
              </wp14:sizeRelV>
            </wp:anchor>
          </w:drawing>
        </w:r>
      </w:ins>
    </w:p>
    <w:p w14:paraId="1EBA68C6" w14:textId="495A9E9F" w:rsidR="002F2CEC" w:rsidRDefault="002F2CEC" w:rsidP="000058B4"/>
    <w:p w14:paraId="70524500" w14:textId="36A8BB3D" w:rsidR="002F2CEC" w:rsidRDefault="002F2CEC" w:rsidP="000058B4"/>
    <w:p w14:paraId="1F2DFF5F" w14:textId="69224743" w:rsidR="002F2CEC" w:rsidRDefault="002F2CEC" w:rsidP="000058B4"/>
    <w:p w14:paraId="551061AD" w14:textId="77777777" w:rsidR="00FD1AA1" w:rsidRDefault="00FD1AA1" w:rsidP="000058B4"/>
    <w:p w14:paraId="468DF0B9" w14:textId="52FB81B6" w:rsidR="00FD1AA1" w:rsidDel="009E3635" w:rsidRDefault="00FD1AA1" w:rsidP="000058B4">
      <w:pPr>
        <w:rPr>
          <w:del w:id="88" w:author="KKD Windows Se7en V1" w:date="2014-07-25T00:24:00Z"/>
        </w:rPr>
      </w:pPr>
    </w:p>
    <w:p w14:paraId="61A2B634" w14:textId="77777777" w:rsidR="009E3635" w:rsidRDefault="009E3635" w:rsidP="000058B4">
      <w:pPr>
        <w:rPr>
          <w:ins w:id="89" w:author="KKD Windows Se7en V1" w:date="2014-07-25T00:25:00Z"/>
        </w:rPr>
      </w:pPr>
    </w:p>
    <w:p w14:paraId="3A34C1E8" w14:textId="77777777" w:rsidR="009E3635" w:rsidRDefault="009E3635" w:rsidP="000058B4">
      <w:pPr>
        <w:rPr>
          <w:ins w:id="90" w:author="KKD Windows Se7en V1" w:date="2014-07-25T00:25:00Z"/>
        </w:rPr>
      </w:pPr>
    </w:p>
    <w:p w14:paraId="55BC5D30" w14:textId="77777777" w:rsidR="002F2CEC" w:rsidDel="009E3635" w:rsidRDefault="002F2CEC" w:rsidP="000058B4">
      <w:pPr>
        <w:rPr>
          <w:del w:id="91" w:author="KKD Windows Se7en V1" w:date="2014-07-25T00:24:00Z"/>
        </w:rPr>
      </w:pPr>
    </w:p>
    <w:p w14:paraId="6A12B83B" w14:textId="77777777" w:rsidR="00FD1AA1" w:rsidRDefault="00FD1AA1" w:rsidP="000058B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340"/>
        <w:gridCol w:w="2340"/>
      </w:tblGrid>
      <w:tr w:rsidR="00965D23" w:rsidRPr="008933C1" w14:paraId="5329B18B" w14:textId="77777777" w:rsidTr="003951DD">
        <w:tc>
          <w:tcPr>
            <w:tcW w:w="1998" w:type="dxa"/>
            <w:tcBorders>
              <w:top w:val="single" w:sz="12" w:space="0" w:color="auto"/>
              <w:bottom w:val="single" w:sz="6" w:space="0" w:color="auto"/>
            </w:tcBorders>
            <w:shd w:val="clear" w:color="auto" w:fill="F2F2F2"/>
          </w:tcPr>
          <w:p w14:paraId="6568799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740DDECF" w14:textId="03D6A1A0" w:rsidR="00965D23" w:rsidRPr="008933C1" w:rsidRDefault="00965D23" w:rsidP="00965D23">
            <w:pPr>
              <w:pStyle w:val="Hints"/>
              <w:rPr>
                <w:rFonts w:ascii="Times New Roman" w:hAnsi="Times New Roman"/>
                <w:color w:val="000000"/>
                <w:sz w:val="24"/>
                <w:szCs w:val="24"/>
              </w:rPr>
            </w:pPr>
            <w:r>
              <w:rPr>
                <w:rFonts w:ascii="Times New Roman" w:hAnsi="Times New Roman"/>
                <w:color w:val="000000"/>
                <w:sz w:val="24"/>
                <w:szCs w:val="24"/>
              </w:rPr>
              <w:t>UC 2.1</w:t>
            </w:r>
          </w:p>
        </w:tc>
      </w:tr>
      <w:tr w:rsidR="00965D23" w:rsidRPr="008933C1" w14:paraId="1A832722" w14:textId="77777777" w:rsidTr="003951DD">
        <w:tc>
          <w:tcPr>
            <w:tcW w:w="1998" w:type="dxa"/>
            <w:tcBorders>
              <w:top w:val="single" w:sz="6" w:space="0" w:color="auto"/>
              <w:bottom w:val="single" w:sz="6" w:space="0" w:color="auto"/>
            </w:tcBorders>
            <w:shd w:val="clear" w:color="auto" w:fill="F2F2F2"/>
          </w:tcPr>
          <w:p w14:paraId="018D159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1C80F6A7"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 registers to the system</w:t>
            </w:r>
          </w:p>
        </w:tc>
      </w:tr>
      <w:tr w:rsidR="00965D23" w:rsidRPr="008933C1" w14:paraId="05EE73C2" w14:textId="77777777" w:rsidTr="003951DD">
        <w:tc>
          <w:tcPr>
            <w:tcW w:w="1998" w:type="dxa"/>
            <w:tcBorders>
              <w:top w:val="single" w:sz="6" w:space="0" w:color="auto"/>
              <w:bottom w:val="single" w:sz="6" w:space="0" w:color="auto"/>
            </w:tcBorders>
            <w:shd w:val="clear" w:color="auto" w:fill="F2F2F2"/>
          </w:tcPr>
          <w:p w14:paraId="348106C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4ECC934"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c>
          <w:tcPr>
            <w:tcW w:w="2340" w:type="dxa"/>
            <w:tcBorders>
              <w:top w:val="single" w:sz="6" w:space="0" w:color="auto"/>
              <w:bottom w:val="single" w:sz="6" w:space="0" w:color="auto"/>
            </w:tcBorders>
            <w:shd w:val="clear" w:color="auto" w:fill="F2F2F2"/>
          </w:tcPr>
          <w:p w14:paraId="1AEFC31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340" w:type="dxa"/>
            <w:tcBorders>
              <w:top w:val="single" w:sz="6" w:space="0" w:color="auto"/>
              <w:bottom w:val="single" w:sz="6" w:space="0" w:color="auto"/>
            </w:tcBorders>
            <w:shd w:val="clear" w:color="auto" w:fill="F2F2F2"/>
          </w:tcPr>
          <w:p w14:paraId="7B1C40CA" w14:textId="77777777" w:rsidR="00965D23" w:rsidRPr="008933C1" w:rsidRDefault="00965D23" w:rsidP="00965D23">
            <w:pPr>
              <w:spacing w:after="0" w:line="240" w:lineRule="auto"/>
              <w:rPr>
                <w:rFonts w:ascii="Times New Roman" w:hAnsi="Times New Roman" w:cs="Times New Roman"/>
                <w:color w:val="000000"/>
                <w:sz w:val="24"/>
                <w:szCs w:val="24"/>
              </w:rPr>
            </w:pPr>
            <w:proofErr w:type="spellStart"/>
            <w:r w:rsidRPr="008933C1">
              <w:rPr>
                <w:rFonts w:ascii="Times New Roman" w:hAnsi="Times New Roman" w:cs="Times New Roman"/>
                <w:color w:val="000000"/>
                <w:sz w:val="24"/>
                <w:szCs w:val="24"/>
              </w:rPr>
              <w:t>Mr.Tanadol</w:t>
            </w:r>
            <w:proofErr w:type="spellEnd"/>
            <w:r w:rsidRPr="008933C1">
              <w:rPr>
                <w:rFonts w:ascii="Times New Roman" w:hAnsi="Times New Roman" w:cs="Times New Roman"/>
                <w:color w:val="000000"/>
                <w:sz w:val="24"/>
                <w:szCs w:val="24"/>
              </w:rPr>
              <w:t xml:space="preserve"> </w:t>
            </w:r>
            <w:proofErr w:type="spellStart"/>
            <w:r w:rsidRPr="008933C1">
              <w:rPr>
                <w:rFonts w:ascii="Times New Roman" w:hAnsi="Times New Roman" w:cs="Times New Roman"/>
                <w:color w:val="000000"/>
                <w:sz w:val="24"/>
                <w:szCs w:val="24"/>
              </w:rPr>
              <w:t>Parn-ong</w:t>
            </w:r>
            <w:proofErr w:type="spellEnd"/>
          </w:p>
        </w:tc>
      </w:tr>
      <w:tr w:rsidR="00965D23" w:rsidRPr="008933C1" w14:paraId="1ECA6C83" w14:textId="77777777" w:rsidTr="003951DD">
        <w:tc>
          <w:tcPr>
            <w:tcW w:w="1998" w:type="dxa"/>
            <w:tcBorders>
              <w:top w:val="single" w:sz="6" w:space="0" w:color="auto"/>
              <w:bottom w:val="single" w:sz="6" w:space="0" w:color="auto"/>
            </w:tcBorders>
            <w:shd w:val="clear" w:color="auto" w:fill="F2F2F2"/>
          </w:tcPr>
          <w:p w14:paraId="27DB7C05"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A319B8B"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340" w:type="dxa"/>
            <w:tcBorders>
              <w:top w:val="single" w:sz="6" w:space="0" w:color="auto"/>
              <w:bottom w:val="single" w:sz="6" w:space="0" w:color="auto"/>
            </w:tcBorders>
            <w:shd w:val="clear" w:color="auto" w:fill="F2F2F2"/>
          </w:tcPr>
          <w:p w14:paraId="4C28E12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340" w:type="dxa"/>
            <w:tcBorders>
              <w:top w:val="single" w:sz="6" w:space="0" w:color="auto"/>
              <w:bottom w:val="single" w:sz="6" w:space="0" w:color="auto"/>
            </w:tcBorders>
            <w:shd w:val="clear" w:color="auto" w:fill="F2F2F2"/>
          </w:tcPr>
          <w:p w14:paraId="5752CE8A"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965D23" w:rsidRPr="008933C1" w14:paraId="299B60CD" w14:textId="77777777" w:rsidTr="003951DD">
        <w:tc>
          <w:tcPr>
            <w:tcW w:w="2628" w:type="dxa"/>
            <w:gridSpan w:val="2"/>
            <w:tcBorders>
              <w:top w:val="single" w:sz="6" w:space="0" w:color="auto"/>
            </w:tcBorders>
          </w:tcPr>
          <w:p w14:paraId="56B1920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753C692A"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w:t>
            </w:r>
          </w:p>
        </w:tc>
      </w:tr>
      <w:tr w:rsidR="00965D23" w:rsidRPr="008933C1" w14:paraId="7A93F74E" w14:textId="77777777" w:rsidTr="003951DD">
        <w:tc>
          <w:tcPr>
            <w:tcW w:w="2628" w:type="dxa"/>
            <w:gridSpan w:val="2"/>
          </w:tcPr>
          <w:p w14:paraId="48DD6BB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717A441D" w14:textId="2BEA0342"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Student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965D23" w:rsidRPr="008933C1" w14:paraId="7FD3D30F" w14:textId="77777777" w:rsidTr="003951DD">
        <w:tc>
          <w:tcPr>
            <w:tcW w:w="2628" w:type="dxa"/>
            <w:gridSpan w:val="2"/>
          </w:tcPr>
          <w:p w14:paraId="1983656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60D5A97C" w14:textId="77777777" w:rsidR="00965D23" w:rsidRPr="008933C1" w:rsidRDefault="00965D23" w:rsidP="00965D23">
            <w:pPr>
              <w:spacing w:after="0" w:line="240" w:lineRule="auto"/>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tc>
      </w:tr>
      <w:tr w:rsidR="00965D23" w:rsidRPr="008933C1" w14:paraId="76AE24BF" w14:textId="77777777" w:rsidTr="003951DD">
        <w:trPr>
          <w:trHeight w:val="300"/>
        </w:trPr>
        <w:tc>
          <w:tcPr>
            <w:tcW w:w="2628" w:type="dxa"/>
            <w:gridSpan w:val="2"/>
          </w:tcPr>
          <w:p w14:paraId="7C54DE8E"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5EEAF461" w14:textId="77777777" w:rsidR="00965D23" w:rsidRPr="008933C1" w:rsidRDefault="00965D23" w:rsidP="00965D23">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965D23" w:rsidRPr="008933C1" w14:paraId="7CA8CF06" w14:textId="77777777" w:rsidTr="003951DD">
        <w:tc>
          <w:tcPr>
            <w:tcW w:w="2628" w:type="dxa"/>
            <w:gridSpan w:val="2"/>
          </w:tcPr>
          <w:p w14:paraId="11C4A8B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4089AC6E" w14:textId="388CD625"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Student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965D23" w:rsidRPr="008933C1" w14:paraId="7A1CB23F" w14:textId="77777777" w:rsidTr="003951DD">
        <w:tc>
          <w:tcPr>
            <w:tcW w:w="2628" w:type="dxa"/>
            <w:gridSpan w:val="2"/>
          </w:tcPr>
          <w:p w14:paraId="731B1BE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720B51F3" w14:textId="77777777"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3753C50C" w14:textId="73C5E04A"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 xml:space="preserve">The system redirects to Student registration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3BB3B3F"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Student registration interface on the mobile application, including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for Student register to the system.</w:t>
            </w:r>
          </w:p>
          <w:p w14:paraId="60DCAA37"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0C7AE104" w14:textId="459D2D6A"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117128B"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Student personal information.</w:t>
            </w:r>
          </w:p>
          <w:p w14:paraId="4D2F5243"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2B73A02B" w14:textId="7777777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Student personal information into the system.</w:t>
            </w:r>
          </w:p>
          <w:p w14:paraId="0DD46492" w14:textId="46788BC0"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822EB70" w14:textId="6564C44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Student main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EAEFC94" w14:textId="77777777" w:rsidR="00965D23" w:rsidRPr="008933C1" w:rsidRDefault="00965D23" w:rsidP="00965D23">
            <w:pPr>
              <w:spacing w:after="0" w:line="240" w:lineRule="auto"/>
              <w:contextualSpacing/>
              <w:rPr>
                <w:rFonts w:ascii="Times New Roman" w:hAnsi="Times New Roman" w:cs="Times New Roman"/>
                <w:color w:val="000000"/>
                <w:sz w:val="24"/>
                <w:szCs w:val="24"/>
              </w:rPr>
            </w:pPr>
          </w:p>
        </w:tc>
      </w:tr>
      <w:tr w:rsidR="00965D23" w:rsidRPr="008933C1" w14:paraId="065CB65D" w14:textId="77777777" w:rsidTr="00146DFC">
        <w:trPr>
          <w:trHeight w:val="125"/>
        </w:trPr>
        <w:tc>
          <w:tcPr>
            <w:tcW w:w="2628" w:type="dxa"/>
            <w:gridSpan w:val="2"/>
          </w:tcPr>
          <w:p w14:paraId="25620DEE" w14:textId="2D59EE71"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14:paraId="5C60BDC3" w14:textId="307CFD42" w:rsidR="00965D23" w:rsidRPr="008933C1" w:rsidRDefault="00557D2E" w:rsidP="00965D23">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965D23" w:rsidRPr="008933C1" w14:paraId="56DC979A" w14:textId="77777777" w:rsidTr="003951DD">
        <w:tc>
          <w:tcPr>
            <w:tcW w:w="2628" w:type="dxa"/>
            <w:gridSpan w:val="2"/>
          </w:tcPr>
          <w:p w14:paraId="2DCCBD11"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78F22430"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6A. </w:t>
            </w:r>
            <w:r w:rsidRPr="00965D23">
              <w:rPr>
                <w:rStyle w:val="Heading2Char"/>
                <w:rFonts w:ascii="Times New Roman" w:hAnsi="Times New Roman" w:cs="Times New Roman"/>
                <w:color w:val="000000"/>
                <w:sz w:val="24"/>
                <w:szCs w:val="24"/>
              </w:rPr>
              <w:t>when the student ID format is wrong.</w:t>
            </w:r>
            <w:r w:rsidRPr="00965D23">
              <w:rPr>
                <w:rFonts w:ascii="Times New Roman" w:hAnsi="Times New Roman" w:cs="Times New Roman"/>
                <w:sz w:val="24"/>
                <w:szCs w:val="24"/>
              </w:rPr>
              <w:t xml:space="preserve"> The system provides the error message as followed: </w:t>
            </w:r>
          </w:p>
          <w:p w14:paraId="7C6334DA" w14:textId="77777777" w:rsidR="00557D2E" w:rsidRPr="00965D23" w:rsidRDefault="00557D2E" w:rsidP="00557D2E">
            <w:pPr>
              <w:pStyle w:val="Hints"/>
              <w:tabs>
                <w:tab w:val="left" w:pos="432"/>
              </w:tabs>
              <w:ind w:left="651" w:hanging="283"/>
              <w:rPr>
                <w:rFonts w:ascii="Times New Roman" w:hAnsi="Times New Roman"/>
                <w:color w:val="000000"/>
                <w:sz w:val="24"/>
                <w:szCs w:val="24"/>
              </w:rPr>
            </w:pPr>
            <w:r w:rsidRPr="00965D23">
              <w:rPr>
                <w:rStyle w:val="Heading2Char"/>
                <w:rFonts w:ascii="Times New Roman" w:hAnsi="Times New Roman"/>
                <w:color w:val="000000"/>
                <w:sz w:val="24"/>
                <w:szCs w:val="24"/>
              </w:rPr>
              <w:t>1. The system displays “The Student ID must be the number only”</w:t>
            </w:r>
            <w:r w:rsidRPr="00965D23">
              <w:rPr>
                <w:rFonts w:ascii="Times New Roman" w:hAnsi="Times New Roman"/>
                <w:color w:val="000000"/>
                <w:sz w:val="24"/>
                <w:szCs w:val="24"/>
              </w:rPr>
              <w:t xml:space="preserve"> on the </w:t>
            </w:r>
            <w:r>
              <w:rPr>
                <w:rFonts w:ascii="Times New Roman" w:hAnsi="Times New Roman"/>
                <w:color w:val="000000"/>
                <w:sz w:val="24"/>
                <w:szCs w:val="24"/>
              </w:rPr>
              <w:t>web</w:t>
            </w:r>
            <w:r w:rsidRPr="00965D23">
              <w:rPr>
                <w:rFonts w:ascii="Times New Roman" w:hAnsi="Times New Roman"/>
                <w:color w:val="000000"/>
                <w:sz w:val="24"/>
                <w:szCs w:val="24"/>
              </w:rPr>
              <w:t xml:space="preserve"> application.</w:t>
            </w:r>
          </w:p>
          <w:p w14:paraId="04EF934C" w14:textId="77777777" w:rsidR="00557D2E" w:rsidRPr="00965D23" w:rsidRDefault="00557D2E" w:rsidP="00557D2E">
            <w:pPr>
              <w:pStyle w:val="Hints"/>
              <w:ind w:left="651" w:hanging="283"/>
              <w:rPr>
                <w:rFonts w:ascii="Times New Roman" w:hAnsi="Times New Roman"/>
                <w:color w:val="000000"/>
                <w:sz w:val="24"/>
                <w:szCs w:val="24"/>
              </w:rPr>
            </w:pPr>
            <w:r w:rsidRPr="00965D23">
              <w:rPr>
                <w:rFonts w:ascii="Times New Roman" w:hAnsi="Times New Roman"/>
                <w:color w:val="000000"/>
                <w:sz w:val="24"/>
                <w:szCs w:val="24"/>
              </w:rPr>
              <w:t>2. Use Case resumes on step 5 of normal flow.</w:t>
            </w:r>
          </w:p>
          <w:p w14:paraId="75F28713" w14:textId="77777777" w:rsidR="00557D2E" w:rsidRPr="00965D23" w:rsidRDefault="00557D2E" w:rsidP="00557D2E">
            <w:pPr>
              <w:pStyle w:val="Hints"/>
              <w:rPr>
                <w:rFonts w:ascii="Times New Roman" w:hAnsi="Times New Roman"/>
                <w:color w:val="000000"/>
                <w:sz w:val="24"/>
                <w:szCs w:val="24"/>
              </w:rPr>
            </w:pPr>
          </w:p>
          <w:p w14:paraId="7434D424"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6B.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username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 the error message as followed: </w:t>
            </w:r>
          </w:p>
          <w:p w14:paraId="29BB6D2E"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username must be only 4-16 alphabet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16583A2E"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1BCC097" w14:textId="77777777" w:rsidR="00557D2E" w:rsidRPr="00965D23" w:rsidRDefault="00557D2E" w:rsidP="00557D2E">
            <w:pPr>
              <w:spacing w:after="0" w:line="240" w:lineRule="auto"/>
              <w:rPr>
                <w:rFonts w:ascii="Times New Roman" w:hAnsi="Times New Roman" w:cs="Times New Roman"/>
                <w:sz w:val="24"/>
                <w:szCs w:val="24"/>
              </w:rPr>
            </w:pPr>
          </w:p>
          <w:p w14:paraId="51353E71"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6C.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password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02A949E0"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password must be only 4-16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3383BB2A"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FB01B37" w14:textId="77777777" w:rsidR="00557D2E" w:rsidRPr="00965D23" w:rsidRDefault="00557D2E" w:rsidP="00557D2E">
            <w:pPr>
              <w:spacing w:after="0" w:line="240" w:lineRule="auto"/>
              <w:rPr>
                <w:rFonts w:ascii="Times New Roman" w:hAnsi="Times New Roman" w:cs="Times New Roman"/>
                <w:sz w:val="24"/>
                <w:szCs w:val="24"/>
              </w:rPr>
            </w:pPr>
          </w:p>
          <w:p w14:paraId="0210FF7A"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6D.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61258D69" w14:textId="77777777" w:rsidR="00557D2E"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name must be the combination of alphabet and space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 xml:space="preserve">web </w:t>
            </w:r>
            <w:r w:rsidRPr="00965D23">
              <w:rPr>
                <w:rFonts w:ascii="Times New Roman" w:hAnsi="Times New Roman" w:cs="Times New Roman"/>
                <w:color w:val="000000"/>
                <w:sz w:val="24"/>
                <w:szCs w:val="24"/>
              </w:rPr>
              <w:t>application</w:t>
            </w:r>
            <w:r w:rsidRPr="00965D23">
              <w:rPr>
                <w:rFonts w:ascii="Times New Roman" w:hAnsi="Times New Roman" w:cs="Times New Roman"/>
                <w:sz w:val="24"/>
                <w:szCs w:val="24"/>
              </w:rPr>
              <w:t>.</w:t>
            </w:r>
          </w:p>
          <w:p w14:paraId="78AEE7C9"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68FEF76A" w14:textId="77777777" w:rsidR="00557D2E" w:rsidRPr="00965D23" w:rsidRDefault="00557D2E" w:rsidP="00557D2E">
            <w:pPr>
              <w:spacing w:after="0" w:line="240" w:lineRule="auto"/>
              <w:rPr>
                <w:rFonts w:ascii="Times New Roman" w:hAnsi="Times New Roman" w:cs="Times New Roman"/>
                <w:sz w:val="24"/>
                <w:szCs w:val="24"/>
              </w:rPr>
            </w:pPr>
          </w:p>
          <w:p w14:paraId="18667ED8"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6E.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2F1CD613"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 xml:space="preserve">The Student’s </w:t>
            </w:r>
            <w:proofErr w:type="spellStart"/>
            <w:r w:rsidRPr="00965D23">
              <w:rPr>
                <w:rFonts w:ascii="Times New Roman" w:hAnsi="Times New Roman" w:cs="Times New Roman"/>
                <w:sz w:val="24"/>
                <w:szCs w:val="24"/>
              </w:rPr>
              <w:t>tel</w:t>
            </w:r>
            <w:proofErr w:type="spellEnd"/>
            <w:r w:rsidRPr="00965D23">
              <w:rPr>
                <w:rFonts w:ascii="Times New Roman" w:hAnsi="Times New Roman" w:cs="Times New Roman"/>
                <w:sz w:val="24"/>
                <w:szCs w:val="24"/>
              </w:rPr>
              <w:t xml:space="preserve"> must be number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004D53D3"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31956C9E" w14:textId="77777777" w:rsidR="00557D2E" w:rsidRPr="00965D23" w:rsidRDefault="00557D2E" w:rsidP="00557D2E">
            <w:pPr>
              <w:spacing w:after="0" w:line="240" w:lineRule="auto"/>
              <w:rPr>
                <w:rFonts w:ascii="Times New Roman" w:hAnsi="Times New Roman" w:cs="Times New Roman"/>
                <w:sz w:val="24"/>
                <w:szCs w:val="24"/>
              </w:rPr>
            </w:pPr>
          </w:p>
          <w:p w14:paraId="4C74AE42" w14:textId="77777777" w:rsidR="00557D2E" w:rsidRPr="00965D23" w:rsidRDefault="00557D2E" w:rsidP="00557D2E">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6F.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email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334DFF6E" w14:textId="77777777" w:rsidR="00557D2E" w:rsidRDefault="00557D2E" w:rsidP="00557D2E">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email must be the character and only one @ symbol</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524CF68D" w14:textId="77777777" w:rsidR="00557D2E" w:rsidRPr="00965D23" w:rsidRDefault="00557D2E" w:rsidP="00557D2E">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6D9B6606" w14:textId="77777777" w:rsidR="00557D2E" w:rsidRPr="00965D23" w:rsidRDefault="00557D2E" w:rsidP="00557D2E">
            <w:pPr>
              <w:spacing w:after="0" w:line="240" w:lineRule="auto"/>
              <w:rPr>
                <w:rFonts w:ascii="Times New Roman" w:hAnsi="Times New Roman" w:cs="Times New Roman"/>
                <w:sz w:val="24"/>
                <w:szCs w:val="24"/>
              </w:rPr>
            </w:pPr>
          </w:p>
          <w:p w14:paraId="227E0042" w14:textId="460C9B34" w:rsidR="00965D23" w:rsidRPr="008933C1" w:rsidRDefault="00557D2E" w:rsidP="00557D2E">
            <w:pPr>
              <w:spacing w:after="0" w:line="240" w:lineRule="auto"/>
              <w:rPr>
                <w:rFonts w:ascii="Times New Roman" w:hAnsi="Times New Roman" w:cs="Times New Roman"/>
                <w:color w:val="000000"/>
                <w:sz w:val="24"/>
                <w:szCs w:val="24"/>
              </w:rPr>
            </w:pPr>
            <w:r w:rsidRPr="00965D23">
              <w:rPr>
                <w:rFonts w:ascii="Times New Roman" w:hAnsi="Times New Roman" w:cs="Times New Roman"/>
                <w:sz w:val="24"/>
                <w:szCs w:val="24"/>
              </w:rPr>
              <w:t xml:space="preserve">7A. when the student username is duplicate with exist student username in the system. The system provides the error message as followed:  “Existing Student’s username, please using different Student’s username”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tc>
      </w:tr>
      <w:tr w:rsidR="00965D23" w:rsidRPr="008933C1" w14:paraId="2A037146" w14:textId="77777777" w:rsidTr="003951DD">
        <w:tc>
          <w:tcPr>
            <w:tcW w:w="2628" w:type="dxa"/>
            <w:gridSpan w:val="2"/>
          </w:tcPr>
          <w:p w14:paraId="67B0CE8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04F0EEBD"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77D992E1" w14:textId="77777777" w:rsidTr="003951DD">
        <w:tc>
          <w:tcPr>
            <w:tcW w:w="2628" w:type="dxa"/>
            <w:gridSpan w:val="2"/>
          </w:tcPr>
          <w:p w14:paraId="611D4F23"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3C71E135"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965D23" w:rsidRPr="008933C1" w14:paraId="467A8115" w14:textId="77777777" w:rsidTr="003951DD">
        <w:tc>
          <w:tcPr>
            <w:tcW w:w="2628" w:type="dxa"/>
            <w:gridSpan w:val="2"/>
          </w:tcPr>
          <w:p w14:paraId="70E4BFC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129DB020"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965D23" w:rsidRPr="008933C1" w14:paraId="3F56E7C6" w14:textId="77777777" w:rsidTr="003951DD">
        <w:tc>
          <w:tcPr>
            <w:tcW w:w="2628" w:type="dxa"/>
            <w:gridSpan w:val="2"/>
          </w:tcPr>
          <w:p w14:paraId="64B6EB1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5865400C"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280BE099" w14:textId="77777777" w:rsidR="002F2CEC" w:rsidRDefault="002F2CEC" w:rsidP="000058B4"/>
    <w:p w14:paraId="09E956FB" w14:textId="77777777" w:rsidR="002F2CEC" w:rsidRDefault="002F2CEC" w:rsidP="000058B4"/>
    <w:p w14:paraId="05474DBE" w14:textId="7B0CB8D9" w:rsidR="00965D23" w:rsidRPr="004F0C87" w:rsidRDefault="00965D23" w:rsidP="00965D23">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w:t>
      </w:r>
      <w:r w:rsidRPr="004F0C87">
        <w:rPr>
          <w:rFonts w:ascii="Times New Roman" w:hAnsi="Times New Roman" w:cs="Times New Roman"/>
          <w:b/>
          <w:bCs/>
          <w:sz w:val="29"/>
          <w:szCs w:val="29"/>
        </w:rPr>
        <w:t xml:space="preserve"> Student can register to the system</w:t>
      </w:r>
    </w:p>
    <w:p w14:paraId="1B7E2E6B" w14:textId="1D0E96EF" w:rsidR="00965D23" w:rsidRPr="008933C1" w:rsidRDefault="00965D23" w:rsidP="00965D23">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must register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Student. Student have to provide student ID, student username, student password, student name, student address, student faculty, student department, student email, and student </w:t>
      </w:r>
      <w:proofErr w:type="spellStart"/>
      <w:r w:rsidRPr="008933C1">
        <w:rPr>
          <w:rFonts w:ascii="Times New Roman" w:hAnsi="Times New Roman" w:cs="Times New Roman"/>
          <w:sz w:val="24"/>
          <w:szCs w:val="24"/>
        </w:rPr>
        <w:t>tel</w:t>
      </w:r>
      <w:proofErr w:type="spellEnd"/>
      <w:r w:rsidRPr="008933C1">
        <w:rPr>
          <w:rFonts w:ascii="Times New Roman" w:hAnsi="Times New Roman" w:cs="Times New Roman"/>
          <w:sz w:val="24"/>
          <w:szCs w:val="24"/>
        </w:rPr>
        <w:t xml:space="preserve"> into the system. After, the registration has been completed.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Student main page.</w:t>
      </w:r>
    </w:p>
    <w:p w14:paraId="52C781C8" w14:textId="77777777" w:rsidR="00965D23" w:rsidRPr="008933C1" w:rsidRDefault="00965D23" w:rsidP="00965D23">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4ACAB75D"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5DE93F3A" w14:textId="77777777" w:rsidR="00965D23" w:rsidRPr="008933C1" w:rsidRDefault="00965D23" w:rsidP="00965D23">
      <w:pPr>
        <w:spacing w:after="0" w:line="240" w:lineRule="auto"/>
        <w:jc w:val="thaiDistribute"/>
        <w:rPr>
          <w:rFonts w:ascii="Times New Roman" w:hAnsi="Times New Roman" w:cs="Times New Roman"/>
          <w:b/>
          <w:bCs/>
          <w:color w:val="000000"/>
          <w:sz w:val="24"/>
          <w:szCs w:val="24"/>
        </w:rPr>
      </w:pPr>
      <w:r w:rsidRPr="008933C1">
        <w:rPr>
          <w:rFonts w:ascii="Times New Roman" w:hAnsi="Times New Roman" w:cs="Times New Roman"/>
          <w:b/>
          <w:bCs/>
          <w:color w:val="000000"/>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790"/>
        <w:gridCol w:w="2610"/>
        <w:gridCol w:w="2001"/>
      </w:tblGrid>
      <w:tr w:rsidR="00965D23" w:rsidRPr="008933C1" w14:paraId="04B32BDF" w14:textId="77777777" w:rsidTr="003951DD">
        <w:tc>
          <w:tcPr>
            <w:tcW w:w="1638" w:type="dxa"/>
          </w:tcPr>
          <w:p w14:paraId="582B891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2790" w:type="dxa"/>
          </w:tcPr>
          <w:p w14:paraId="1937C66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610" w:type="dxa"/>
          </w:tcPr>
          <w:p w14:paraId="0BC2042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2001" w:type="dxa"/>
          </w:tcPr>
          <w:p w14:paraId="2D2522C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965D23" w:rsidRPr="008933C1" w14:paraId="66034804" w14:textId="77777777" w:rsidTr="003951DD">
        <w:tc>
          <w:tcPr>
            <w:tcW w:w="1638" w:type="dxa"/>
          </w:tcPr>
          <w:p w14:paraId="68A6B0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ID</w:t>
            </w:r>
          </w:p>
        </w:tc>
        <w:tc>
          <w:tcPr>
            <w:tcW w:w="2790" w:type="dxa"/>
          </w:tcPr>
          <w:p w14:paraId="5DD78C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31254B9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542115099</w:t>
            </w:r>
          </w:p>
        </w:tc>
        <w:tc>
          <w:tcPr>
            <w:tcW w:w="2001" w:type="dxa"/>
          </w:tcPr>
          <w:p w14:paraId="7ED25491"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15D52143" w14:textId="77777777" w:rsidTr="003951DD">
        <w:tc>
          <w:tcPr>
            <w:tcW w:w="1638" w:type="dxa"/>
          </w:tcPr>
          <w:p w14:paraId="26EEBFB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username</w:t>
            </w:r>
          </w:p>
        </w:tc>
        <w:tc>
          <w:tcPr>
            <w:tcW w:w="2790" w:type="dxa"/>
          </w:tcPr>
          <w:p w14:paraId="303D5F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610" w:type="dxa"/>
          </w:tcPr>
          <w:p w14:paraId="3D74E0A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w:t>
            </w:r>
          </w:p>
        </w:tc>
        <w:tc>
          <w:tcPr>
            <w:tcW w:w="2001" w:type="dxa"/>
          </w:tcPr>
          <w:p w14:paraId="47DA1E9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999F16" w14:textId="77777777" w:rsidTr="003951DD">
        <w:tc>
          <w:tcPr>
            <w:tcW w:w="1638" w:type="dxa"/>
          </w:tcPr>
          <w:p w14:paraId="2C69D1F8"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password</w:t>
            </w:r>
          </w:p>
        </w:tc>
        <w:tc>
          <w:tcPr>
            <w:tcW w:w="2790" w:type="dxa"/>
          </w:tcPr>
          <w:p w14:paraId="72A8EDA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610" w:type="dxa"/>
          </w:tcPr>
          <w:p w14:paraId="55B1582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2001" w:type="dxa"/>
          </w:tcPr>
          <w:p w14:paraId="0F90F87D"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FDCF3F1" w14:textId="77777777" w:rsidTr="003951DD">
        <w:tc>
          <w:tcPr>
            <w:tcW w:w="1638" w:type="dxa"/>
          </w:tcPr>
          <w:p w14:paraId="6B78FA5D"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name</w:t>
            </w:r>
          </w:p>
        </w:tc>
        <w:tc>
          <w:tcPr>
            <w:tcW w:w="2790" w:type="dxa"/>
          </w:tcPr>
          <w:p w14:paraId="1B29A6C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610" w:type="dxa"/>
          </w:tcPr>
          <w:p w14:paraId="27F06787"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 Stark”</w:t>
            </w:r>
          </w:p>
        </w:tc>
        <w:tc>
          <w:tcPr>
            <w:tcW w:w="2001" w:type="dxa"/>
          </w:tcPr>
          <w:p w14:paraId="4CC07F35"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3663ED" w14:textId="77777777" w:rsidTr="003951DD">
        <w:tc>
          <w:tcPr>
            <w:tcW w:w="1638" w:type="dxa"/>
          </w:tcPr>
          <w:p w14:paraId="2A87164E"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faculty</w:t>
            </w:r>
          </w:p>
        </w:tc>
        <w:tc>
          <w:tcPr>
            <w:tcW w:w="2790" w:type="dxa"/>
          </w:tcPr>
          <w:p w14:paraId="1B6F793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1E8911E3"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College of Arts media and technology,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w:t>
            </w:r>
          </w:p>
        </w:tc>
        <w:tc>
          <w:tcPr>
            <w:tcW w:w="2001" w:type="dxa"/>
          </w:tcPr>
          <w:p w14:paraId="0B7FF714"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C26D92A" w14:textId="77777777" w:rsidTr="003951DD">
        <w:tc>
          <w:tcPr>
            <w:tcW w:w="1638" w:type="dxa"/>
          </w:tcPr>
          <w:p w14:paraId="0CA454A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department</w:t>
            </w:r>
          </w:p>
        </w:tc>
        <w:tc>
          <w:tcPr>
            <w:tcW w:w="2790" w:type="dxa"/>
          </w:tcPr>
          <w:p w14:paraId="174FCD6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6B86C5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2001" w:type="dxa"/>
          </w:tcPr>
          <w:p w14:paraId="2C5D237A"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27AB1BF7" w14:textId="77777777" w:rsidTr="003951DD">
        <w:tc>
          <w:tcPr>
            <w:tcW w:w="1638" w:type="dxa"/>
          </w:tcPr>
          <w:p w14:paraId="4965CB9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address</w:t>
            </w:r>
          </w:p>
        </w:tc>
        <w:tc>
          <w:tcPr>
            <w:tcW w:w="2790" w:type="dxa"/>
          </w:tcPr>
          <w:p w14:paraId="613F531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p>
        </w:tc>
        <w:tc>
          <w:tcPr>
            <w:tcW w:w="2610" w:type="dxa"/>
          </w:tcPr>
          <w:p w14:paraId="5562816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Women dorm 4,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xml:space="preserve"> university, Chiang </w:t>
            </w:r>
            <w:proofErr w:type="spellStart"/>
            <w:r w:rsidRPr="008933C1">
              <w:rPr>
                <w:rFonts w:ascii="Times New Roman" w:hAnsi="Times New Roman" w:cs="Times New Roman"/>
                <w:sz w:val="24"/>
                <w:szCs w:val="24"/>
              </w:rPr>
              <w:t>mai</w:t>
            </w:r>
            <w:proofErr w:type="spellEnd"/>
            <w:r w:rsidRPr="008933C1">
              <w:rPr>
                <w:rFonts w:ascii="Times New Roman" w:hAnsi="Times New Roman" w:cs="Times New Roman"/>
                <w:sz w:val="24"/>
                <w:szCs w:val="24"/>
              </w:rPr>
              <w:t>, Thailand, 50000</w:t>
            </w:r>
          </w:p>
        </w:tc>
        <w:tc>
          <w:tcPr>
            <w:tcW w:w="2001" w:type="dxa"/>
          </w:tcPr>
          <w:p w14:paraId="3F0B182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780F2785" w14:textId="77777777" w:rsidTr="003951DD">
        <w:tc>
          <w:tcPr>
            <w:tcW w:w="1638" w:type="dxa"/>
          </w:tcPr>
          <w:p w14:paraId="6A5C8D3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email</w:t>
            </w:r>
          </w:p>
        </w:tc>
        <w:tc>
          <w:tcPr>
            <w:tcW w:w="2790" w:type="dxa"/>
          </w:tcPr>
          <w:p w14:paraId="7BA3A4C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610" w:type="dxa"/>
          </w:tcPr>
          <w:p w14:paraId="4FF4EF3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jenny999@gmail.com</w:t>
            </w:r>
          </w:p>
        </w:tc>
        <w:tc>
          <w:tcPr>
            <w:tcW w:w="2001" w:type="dxa"/>
          </w:tcPr>
          <w:p w14:paraId="0289B5C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E96C18A" w14:textId="77777777" w:rsidTr="003951DD">
        <w:tc>
          <w:tcPr>
            <w:tcW w:w="1638" w:type="dxa"/>
          </w:tcPr>
          <w:p w14:paraId="786C1B2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w:t>
            </w:r>
            <w:proofErr w:type="spellStart"/>
            <w:r w:rsidRPr="008933C1">
              <w:rPr>
                <w:rFonts w:ascii="Times New Roman" w:hAnsi="Times New Roman" w:cs="Times New Roman"/>
                <w:sz w:val="24"/>
                <w:szCs w:val="24"/>
              </w:rPr>
              <w:t>tel</w:t>
            </w:r>
            <w:proofErr w:type="spellEnd"/>
          </w:p>
        </w:tc>
        <w:tc>
          <w:tcPr>
            <w:tcW w:w="2790" w:type="dxa"/>
          </w:tcPr>
          <w:p w14:paraId="665B292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5246594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0823207777</w:t>
            </w:r>
          </w:p>
        </w:tc>
        <w:tc>
          <w:tcPr>
            <w:tcW w:w="2001" w:type="dxa"/>
          </w:tcPr>
          <w:p w14:paraId="6FDB63F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bl>
    <w:p w14:paraId="54009E3E" w14:textId="77777777" w:rsidR="00FD1AA1" w:rsidRDefault="00FD1AA1" w:rsidP="00965D23">
      <w:pPr>
        <w:spacing w:before="240" w:after="0" w:line="240" w:lineRule="auto"/>
        <w:jc w:val="thaiDistribute"/>
        <w:rPr>
          <w:rFonts w:ascii="Times New Roman" w:hAnsi="Times New Roman" w:cs="Times New Roman"/>
          <w:b/>
          <w:bCs/>
          <w:sz w:val="24"/>
          <w:szCs w:val="24"/>
        </w:rPr>
      </w:pPr>
    </w:p>
    <w:p w14:paraId="3514FBAC" w14:textId="77777777" w:rsidR="00965D23" w:rsidRPr="008933C1" w:rsidRDefault="00965D23" w:rsidP="00965D23">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0107B853"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2036FC88"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78829F9B" w14:textId="7CBBC1CB" w:rsidR="00965D23"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914650D" w14:textId="77777777" w:rsidR="00D96C63" w:rsidRDefault="00D96C63" w:rsidP="004A0528">
      <w:pPr>
        <w:spacing w:after="0" w:line="240" w:lineRule="auto"/>
        <w:contextualSpacing/>
        <w:jc w:val="thaiDistribute"/>
        <w:rPr>
          <w:rFonts w:ascii="Times New Roman" w:hAnsi="Times New Roman" w:cs="Times New Roman"/>
          <w:sz w:val="24"/>
          <w:szCs w:val="24"/>
        </w:rPr>
      </w:pPr>
    </w:p>
    <w:p w14:paraId="4631FD79" w14:textId="17A3760F"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Alternative Flow</w:t>
      </w:r>
      <w:r w:rsidR="00557D2E">
        <w:rPr>
          <w:rFonts w:ascii="Times New Roman" w:hAnsi="Times New Roman" w:cs="Times New Roman"/>
          <w:b/>
          <w:bCs/>
          <w:sz w:val="24"/>
          <w:szCs w:val="24"/>
        </w:rPr>
        <w:t xml:space="preserve">: </w:t>
      </w:r>
      <w:r w:rsidR="00557D2E" w:rsidRPr="00146DFC">
        <w:rPr>
          <w:rFonts w:ascii="Times New Roman" w:hAnsi="Times New Roman" w:cs="Times New Roman"/>
          <w:sz w:val="24"/>
          <w:szCs w:val="24"/>
        </w:rPr>
        <w:t>None</w:t>
      </w:r>
      <w:r w:rsidRPr="008933C1">
        <w:rPr>
          <w:rFonts w:ascii="Times New Roman" w:hAnsi="Times New Roman" w:cs="Times New Roman"/>
          <w:b/>
          <w:bCs/>
          <w:sz w:val="24"/>
          <w:szCs w:val="24"/>
        </w:rPr>
        <w:t xml:space="preserve"> </w:t>
      </w:r>
    </w:p>
    <w:p w14:paraId="16060EAC" w14:textId="77777777" w:rsidR="00965D23" w:rsidRDefault="00965D23" w:rsidP="00965D23">
      <w:pPr>
        <w:spacing w:after="0" w:line="240" w:lineRule="auto"/>
        <w:ind w:left="426" w:firstLine="294"/>
        <w:jc w:val="thaiDistribute"/>
        <w:rPr>
          <w:rFonts w:ascii="Times New Roman" w:hAnsi="Times New Roman" w:cs="Times New Roman"/>
          <w:sz w:val="24"/>
          <w:szCs w:val="24"/>
        </w:rPr>
      </w:pPr>
    </w:p>
    <w:p w14:paraId="04165DAD" w14:textId="7AEADF38" w:rsidR="00D96C63" w:rsidRDefault="00D96C63" w:rsidP="00D96C63">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AC-02.1 </w:t>
      </w:r>
      <w:r w:rsidRPr="004F0C87">
        <w:rPr>
          <w:rFonts w:ascii="Times New Roman" w:hAnsi="Times New Roman" w:cs="Times New Roman"/>
          <w:b/>
          <w:bCs/>
          <w:sz w:val="29"/>
          <w:szCs w:val="29"/>
        </w:rPr>
        <w:t>Student can register to the system</w:t>
      </w:r>
    </w:p>
    <w:p w14:paraId="1F8262FB" w14:textId="77777777" w:rsidR="00D96C63" w:rsidRDefault="00D96C63" w:rsidP="00D96C63">
      <w:pPr>
        <w:spacing w:after="0" w:line="240" w:lineRule="auto"/>
        <w:jc w:val="thaiDistribute"/>
        <w:rPr>
          <w:rFonts w:ascii="Times New Roman" w:hAnsi="Times New Roman" w:cs="Times New Roman"/>
          <w:b/>
          <w:bCs/>
          <w:sz w:val="29"/>
          <w:szCs w:val="29"/>
        </w:rPr>
      </w:pPr>
    </w:p>
    <w:p w14:paraId="681BF67F" w14:textId="097F6B03" w:rsidR="00D96C63" w:rsidRDefault="00D96C63" w:rsidP="00D96C63">
      <w:pPr>
        <w:spacing w:after="0" w:line="240" w:lineRule="auto"/>
        <w:jc w:val="thaiDistribute"/>
        <w:rPr>
          <w:rFonts w:ascii="Times New Roman" w:hAnsi="Times New Roman" w:cs="Times New Roman"/>
          <w:b/>
          <w:bCs/>
          <w:sz w:val="29"/>
          <w:szCs w:val="29"/>
        </w:rPr>
      </w:pPr>
      <w:del w:id="92" w:author="KKD Windows Se7en V1" w:date="2014-07-25T00:25:00Z">
        <w:r w:rsidRPr="004A0528" w:rsidDel="009E3635">
          <w:rPr>
            <w:rFonts w:ascii="Times New Roman" w:hAnsi="Times New Roman" w:cs="Times New Roman"/>
            <w:b/>
            <w:bCs/>
            <w:noProof/>
            <w:sz w:val="29"/>
            <w:szCs w:val="29"/>
            <w:rPrChange w:id="93" w:author="Unknown">
              <w:rPr>
                <w:noProof/>
              </w:rPr>
            </w:rPrChange>
          </w:rPr>
          <w:drawing>
            <wp:anchor distT="0" distB="0" distL="114300" distR="114300" simplePos="0" relativeHeight="251667456" behindDoc="1" locked="0" layoutInCell="1" allowOverlap="1" wp14:anchorId="252CDBDC" wp14:editId="40F02252">
              <wp:simplePos x="0" y="0"/>
              <wp:positionH relativeFrom="column">
                <wp:posOffset>0</wp:posOffset>
              </wp:positionH>
              <wp:positionV relativeFrom="paragraph">
                <wp:posOffset>2540</wp:posOffset>
              </wp:positionV>
              <wp:extent cx="5731510" cy="3775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14:sizeRelH relativeFrom="page">
                <wp14:pctWidth>0</wp14:pctWidth>
              </wp14:sizeRelH>
              <wp14:sizeRelV relativeFrom="page">
                <wp14:pctHeight>0</wp14:pctHeight>
              </wp14:sizeRelV>
            </wp:anchor>
          </w:drawing>
        </w:r>
      </w:del>
    </w:p>
    <w:p w14:paraId="57BA9A59" w14:textId="78391539" w:rsidR="002F2CEC" w:rsidRDefault="009E3635" w:rsidP="000058B4">
      <w:ins w:id="94" w:author="KKD Windows Se7en V1" w:date="2014-07-25T00:25:00Z">
        <w:r>
          <w:rPr>
            <w:rFonts w:ascii="Times New Roman" w:hAnsi="Times New Roman" w:cs="Times New Roman"/>
            <w:b/>
            <w:bCs/>
            <w:noProof/>
            <w:sz w:val="29"/>
            <w:szCs w:val="29"/>
            <w:rPrChange w:id="95" w:author="Unknown">
              <w:rPr>
                <w:noProof/>
              </w:rPr>
            </w:rPrChange>
          </w:rPr>
          <w:drawing>
            <wp:anchor distT="0" distB="0" distL="114300" distR="114300" simplePos="0" relativeHeight="251709440" behindDoc="1" locked="0" layoutInCell="1" allowOverlap="1" wp14:anchorId="2274C63B" wp14:editId="34727AEB">
              <wp:simplePos x="0" y="0"/>
              <wp:positionH relativeFrom="column">
                <wp:posOffset>1371600</wp:posOffset>
              </wp:positionH>
              <wp:positionV relativeFrom="paragraph">
                <wp:posOffset>3175</wp:posOffset>
              </wp:positionV>
              <wp:extent cx="2800350" cy="4076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2.png"/>
                      <pic:cNvPicPr/>
                    </pic:nvPicPr>
                    <pic:blipFill>
                      <a:blip r:embed="rId21">
                        <a:extLst>
                          <a:ext uri="{28A0092B-C50C-407E-A947-70E740481C1C}">
                            <a14:useLocalDpi xmlns:a14="http://schemas.microsoft.com/office/drawing/2010/main" val="0"/>
                          </a:ext>
                        </a:extLst>
                      </a:blip>
                      <a:stretch>
                        <a:fillRect/>
                      </a:stretch>
                    </pic:blipFill>
                    <pic:spPr>
                      <a:xfrm>
                        <a:off x="0" y="0"/>
                        <a:ext cx="2800350" cy="4076700"/>
                      </a:xfrm>
                      <a:prstGeom prst="rect">
                        <a:avLst/>
                      </a:prstGeom>
                    </pic:spPr>
                  </pic:pic>
                </a:graphicData>
              </a:graphic>
              <wp14:sizeRelH relativeFrom="page">
                <wp14:pctWidth>0</wp14:pctWidth>
              </wp14:sizeRelH>
              <wp14:sizeRelV relativeFrom="page">
                <wp14:pctHeight>0</wp14:pctHeight>
              </wp14:sizeRelV>
            </wp:anchor>
          </w:drawing>
        </w:r>
      </w:ins>
    </w:p>
    <w:p w14:paraId="4A067CD0" w14:textId="77777777" w:rsidR="00965D23" w:rsidRDefault="00965D23" w:rsidP="000058B4"/>
    <w:p w14:paraId="75EF075C" w14:textId="77777777" w:rsidR="00965D23" w:rsidRDefault="00965D23" w:rsidP="000058B4"/>
    <w:p w14:paraId="6DFA3F6B" w14:textId="77777777" w:rsidR="00965D23" w:rsidRDefault="00965D23" w:rsidP="000058B4"/>
    <w:p w14:paraId="345FD466" w14:textId="77777777" w:rsidR="00965D23" w:rsidRDefault="00965D23" w:rsidP="000058B4"/>
    <w:p w14:paraId="5B640F84" w14:textId="77777777" w:rsidR="00965D23" w:rsidRDefault="00965D23" w:rsidP="000058B4"/>
    <w:p w14:paraId="28B41937" w14:textId="77777777" w:rsidR="00965D23" w:rsidRDefault="00965D23" w:rsidP="000058B4"/>
    <w:p w14:paraId="203819CA" w14:textId="77777777" w:rsidR="00965D23" w:rsidRDefault="00965D23" w:rsidP="000058B4"/>
    <w:p w14:paraId="234226D0" w14:textId="77777777" w:rsidR="00965D23" w:rsidRDefault="00965D23" w:rsidP="000058B4"/>
    <w:p w14:paraId="3BD7B787" w14:textId="77777777" w:rsidR="00965D23" w:rsidRDefault="00965D23" w:rsidP="000058B4"/>
    <w:p w14:paraId="5DA89833" w14:textId="77777777" w:rsidR="00965D23" w:rsidRDefault="00965D23" w:rsidP="000058B4"/>
    <w:p w14:paraId="27E3B46C" w14:textId="77777777" w:rsidR="00965D23" w:rsidRDefault="00965D23" w:rsidP="000058B4"/>
    <w:p w14:paraId="658D492E" w14:textId="77777777" w:rsidR="00965D23" w:rsidRDefault="00965D23" w:rsidP="000058B4"/>
    <w:p w14:paraId="74F4DD83" w14:textId="77777777" w:rsidR="00557D2E" w:rsidRDefault="00557D2E" w:rsidP="000058B4"/>
    <w:p w14:paraId="70E2D00A" w14:textId="77777777" w:rsidR="00557D2E" w:rsidRDefault="00557D2E" w:rsidP="000058B4"/>
    <w:p w14:paraId="48540DBD" w14:textId="77777777" w:rsidR="00557D2E" w:rsidRDefault="00557D2E" w:rsidP="000058B4"/>
    <w:p w14:paraId="5B9FDA1C" w14:textId="77777777" w:rsidR="00557D2E" w:rsidRDefault="00557D2E" w:rsidP="000058B4"/>
    <w:p w14:paraId="1E7F44D5" w14:textId="77777777" w:rsidR="00557D2E" w:rsidRDefault="00557D2E" w:rsidP="000058B4"/>
    <w:p w14:paraId="13805EFF" w14:textId="77777777" w:rsidR="00557D2E" w:rsidRDefault="00557D2E" w:rsidP="000058B4"/>
    <w:p w14:paraId="3EC91848" w14:textId="77777777" w:rsidR="00557D2E" w:rsidRDefault="00557D2E" w:rsidP="000058B4"/>
    <w:p w14:paraId="43B54C1C" w14:textId="77777777" w:rsidR="00557D2E" w:rsidRDefault="00557D2E" w:rsidP="000058B4"/>
    <w:p w14:paraId="1D35B2BA" w14:textId="77777777" w:rsidR="00557D2E" w:rsidRDefault="00557D2E" w:rsidP="000058B4"/>
    <w:p w14:paraId="30165A45" w14:textId="77777777" w:rsidR="00557D2E" w:rsidRDefault="00557D2E" w:rsidP="000058B4"/>
    <w:p w14:paraId="6491D498" w14:textId="77777777" w:rsidR="00557D2E" w:rsidRDefault="00557D2E" w:rsidP="000058B4"/>
    <w:p w14:paraId="4995A8A7" w14:textId="77777777" w:rsidR="00557D2E" w:rsidRDefault="00557D2E" w:rsidP="000058B4"/>
    <w:p w14:paraId="0D73FBEB" w14:textId="77777777" w:rsidR="00557D2E" w:rsidRDefault="00557D2E" w:rsidP="000058B4"/>
    <w:p w14:paraId="783D6185" w14:textId="77777777" w:rsidR="00965D23" w:rsidRDefault="00965D23" w:rsidP="000058B4"/>
    <w:p w14:paraId="06C25845" w14:textId="5DABA154" w:rsidR="00965D23" w:rsidRPr="008933C1" w:rsidRDefault="00965D23" w:rsidP="00965D23">
      <w:pPr>
        <w:spacing w:before="240" w:after="0" w:line="240" w:lineRule="auto"/>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Requ</w:t>
      </w:r>
      <w:r w:rsidR="003951DD">
        <w:rPr>
          <w:rFonts w:ascii="Times New Roman" w:hAnsi="Times New Roman" w:cs="Times New Roman"/>
          <w:b/>
          <w:bCs/>
          <w:sz w:val="29"/>
          <w:szCs w:val="29"/>
        </w:rPr>
        <w:t>irement Specification of URS 2.1</w:t>
      </w:r>
    </w:p>
    <w:p w14:paraId="68C105D6" w14:textId="09279E27"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registration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5009DA7A" w14:textId="72DD6086"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main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250F5E34" w14:textId="7F32277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provide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 Student register to the system.</w:t>
      </w:r>
    </w:p>
    <w:p w14:paraId="599DA93C" w14:textId="495CE302"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1072536B" w14:textId="3244302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CF6E393" w14:textId="5D07F47F"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76853E9D" w14:textId="4B1F6D45" w:rsidR="00965D23" w:rsidRPr="00965D23" w:rsidRDefault="003951DD" w:rsidP="00197F18">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00965D23" w:rsidRPr="00965D23">
        <w:rPr>
          <w:rStyle w:val="Heading2Char"/>
          <w:rFonts w:ascii="Times New Roman" w:hAnsi="Times New Roman" w:cs="Times New Roman"/>
          <w:b/>
          <w:bCs/>
          <w:color w:val="000000"/>
          <w:sz w:val="24"/>
          <w:szCs w:val="24"/>
        </w:rPr>
        <w:t>:</w:t>
      </w:r>
      <w:r w:rsidR="00965D23"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70C0006C" w14:textId="63CF988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0DD24F3" w14:textId="2BD89DCB"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0EDF3F8B" w14:textId="4FC60CA4"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259572FE" w14:textId="530F69EC"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must be number only” when the student </w:t>
      </w:r>
      <w:proofErr w:type="spellStart"/>
      <w:r w:rsidR="00965D23" w:rsidRPr="00965D23">
        <w:rPr>
          <w:rFonts w:ascii="Times New Roman" w:hAnsi="Times New Roman" w:cs="Times New Roman"/>
          <w:sz w:val="24"/>
          <w:szCs w:val="24"/>
        </w:rPr>
        <w:t>tel</w:t>
      </w:r>
      <w:proofErr w:type="spellEnd"/>
      <w:r w:rsidR="00965D23" w:rsidRPr="00965D23">
        <w:rPr>
          <w:rFonts w:ascii="Times New Roman" w:hAnsi="Times New Roman" w:cs="Times New Roman"/>
          <w:sz w:val="24"/>
          <w:szCs w:val="24"/>
        </w:rPr>
        <w:t xml:space="preserve"> format is wrong.</w:t>
      </w:r>
    </w:p>
    <w:p w14:paraId="7169364A" w14:textId="3BF42AD7"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6C54A1AD" w14:textId="691C0893"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5CB602A" w14:textId="6AA3FB05"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65D3162A" w14:textId="77777777" w:rsidR="00965D23" w:rsidRDefault="00965D23" w:rsidP="000058B4"/>
    <w:p w14:paraId="12AEB1CB" w14:textId="77777777" w:rsidR="003951DD" w:rsidRDefault="003951DD" w:rsidP="000058B4"/>
    <w:p w14:paraId="52E7627B" w14:textId="77777777" w:rsidR="003951DD" w:rsidRDefault="003951DD" w:rsidP="000058B4"/>
    <w:p w14:paraId="11B9E932" w14:textId="77777777" w:rsidR="003951DD" w:rsidRDefault="003951DD" w:rsidP="000058B4"/>
    <w:p w14:paraId="2433D4D8" w14:textId="77777777" w:rsidR="003951DD" w:rsidRDefault="003951DD" w:rsidP="000058B4"/>
    <w:p w14:paraId="7379265A" w14:textId="77777777" w:rsidR="003951DD" w:rsidRDefault="003951DD" w:rsidP="000058B4"/>
    <w:p w14:paraId="09C13A44" w14:textId="77777777" w:rsidR="003951DD" w:rsidRPr="000058B4" w:rsidRDefault="003951DD" w:rsidP="000058B4"/>
    <w:p w14:paraId="5C1F8474" w14:textId="4CB342C8"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4.3 Administrator can approve Lecturer or Student account.</w:t>
      </w:r>
      <w:r w:rsidR="008E76FF">
        <w:rPr>
          <w:rFonts w:ascii="Times New Roman" w:hAnsi="Times New Roman" w:cs="Times New Roman"/>
          <w:b/>
          <w:bCs/>
          <w:color w:val="000000" w:themeColor="text1"/>
          <w:sz w:val="36"/>
          <w:szCs w:val="36"/>
        </w:rPr>
        <w:t xml:space="preserve"> (UC 3.1)</w:t>
      </w:r>
    </w:p>
    <w:p w14:paraId="0115932D" w14:textId="41F073D4" w:rsidR="00D96C63" w:rsidRPr="004A0528" w:rsidRDefault="00D96C63" w:rsidP="004A0528"/>
    <w:p w14:paraId="6872AEF4" w14:textId="40986A47" w:rsidR="003951DD" w:rsidRDefault="009E3635" w:rsidP="003951DD">
      <w:ins w:id="96" w:author="KKD Windows Se7en V1" w:date="2014-07-25T00:25:00Z">
        <w:r>
          <w:rPr>
            <w:noProof/>
          </w:rPr>
          <w:drawing>
            <wp:anchor distT="0" distB="0" distL="114300" distR="114300" simplePos="0" relativeHeight="251710464" behindDoc="1" locked="0" layoutInCell="1" allowOverlap="1" wp14:anchorId="11A3B1BB" wp14:editId="4B070ECB">
              <wp:simplePos x="0" y="0"/>
              <wp:positionH relativeFrom="column">
                <wp:posOffset>1314450</wp:posOffset>
              </wp:positionH>
              <wp:positionV relativeFrom="paragraph">
                <wp:posOffset>13970</wp:posOffset>
              </wp:positionV>
              <wp:extent cx="3712472" cy="2066548"/>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2066548"/>
                      </a:xfrm>
                      <a:prstGeom prst="rect">
                        <a:avLst/>
                      </a:prstGeom>
                    </pic:spPr>
                  </pic:pic>
                </a:graphicData>
              </a:graphic>
              <wp14:sizeRelH relativeFrom="page">
                <wp14:pctWidth>0</wp14:pctWidth>
              </wp14:sizeRelH>
              <wp14:sizeRelV relativeFrom="page">
                <wp14:pctHeight>0</wp14:pctHeight>
              </wp14:sizeRelV>
            </wp:anchor>
          </w:drawing>
        </w:r>
      </w:ins>
    </w:p>
    <w:p w14:paraId="330598DF" w14:textId="77777777" w:rsidR="003951DD" w:rsidRDefault="003951DD" w:rsidP="003951DD"/>
    <w:p w14:paraId="78C662B3" w14:textId="77777777" w:rsidR="003951DD" w:rsidRDefault="003951DD" w:rsidP="003951DD"/>
    <w:p w14:paraId="3A9E5042" w14:textId="77777777" w:rsidR="003951DD" w:rsidRDefault="003951DD" w:rsidP="003951DD"/>
    <w:p w14:paraId="41736BAC" w14:textId="77777777" w:rsidR="00D96C63" w:rsidRDefault="00D96C63" w:rsidP="003951DD"/>
    <w:p w14:paraId="03F68B77" w14:textId="77777777" w:rsidR="00D96C63" w:rsidRDefault="00D96C63" w:rsidP="003951DD"/>
    <w:p w14:paraId="3867E7C4" w14:textId="77777777" w:rsidR="00D96C63" w:rsidRDefault="00D96C63" w:rsidP="003951DD"/>
    <w:p w14:paraId="608865D4" w14:textId="77777777" w:rsidR="00D96C63" w:rsidRDefault="00D96C63" w:rsidP="003951DD"/>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2070"/>
        <w:gridCol w:w="2340"/>
        <w:gridCol w:w="2520"/>
      </w:tblGrid>
      <w:tr w:rsidR="003951DD" w:rsidRPr="00354B18" w14:paraId="546AED45" w14:textId="77777777" w:rsidTr="003951DD">
        <w:tc>
          <w:tcPr>
            <w:tcW w:w="1908" w:type="dxa"/>
            <w:tcBorders>
              <w:top w:val="single" w:sz="12" w:space="0" w:color="auto"/>
              <w:bottom w:val="single" w:sz="6" w:space="0" w:color="auto"/>
            </w:tcBorders>
            <w:shd w:val="clear" w:color="auto" w:fill="F2F2F2"/>
          </w:tcPr>
          <w:p w14:paraId="6523269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ID:</w:t>
            </w:r>
          </w:p>
        </w:tc>
        <w:tc>
          <w:tcPr>
            <w:tcW w:w="7470" w:type="dxa"/>
            <w:gridSpan w:val="4"/>
            <w:tcBorders>
              <w:top w:val="single" w:sz="12" w:space="0" w:color="auto"/>
              <w:bottom w:val="single" w:sz="6" w:space="0" w:color="auto"/>
            </w:tcBorders>
            <w:shd w:val="clear" w:color="auto" w:fill="F2F2F2"/>
          </w:tcPr>
          <w:p w14:paraId="108B8B47"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UC</w:t>
            </w:r>
            <w:r>
              <w:rPr>
                <w:rFonts w:ascii="Times New Roman" w:hAnsi="Times New Roman"/>
                <w:color w:val="auto"/>
                <w:sz w:val="24"/>
                <w:szCs w:val="24"/>
              </w:rPr>
              <w:t xml:space="preserve"> </w:t>
            </w:r>
            <w:r w:rsidRPr="007D215C">
              <w:rPr>
                <w:rFonts w:ascii="Times New Roman" w:hAnsi="Times New Roman"/>
                <w:color w:val="auto"/>
                <w:sz w:val="24"/>
                <w:szCs w:val="24"/>
              </w:rPr>
              <w:t>3.1</w:t>
            </w:r>
          </w:p>
        </w:tc>
      </w:tr>
      <w:tr w:rsidR="003951DD" w:rsidRPr="00354B18" w14:paraId="3F0C8133" w14:textId="77777777" w:rsidTr="003951DD">
        <w:tc>
          <w:tcPr>
            <w:tcW w:w="1908" w:type="dxa"/>
            <w:tcBorders>
              <w:top w:val="single" w:sz="6" w:space="0" w:color="auto"/>
              <w:bottom w:val="single" w:sz="6" w:space="0" w:color="auto"/>
            </w:tcBorders>
            <w:shd w:val="clear" w:color="auto" w:fill="F2F2F2"/>
          </w:tcPr>
          <w:p w14:paraId="251D5F0A"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Name:</w:t>
            </w:r>
          </w:p>
        </w:tc>
        <w:tc>
          <w:tcPr>
            <w:tcW w:w="7470" w:type="dxa"/>
            <w:gridSpan w:val="4"/>
            <w:tcBorders>
              <w:top w:val="single" w:sz="6" w:space="0" w:color="auto"/>
              <w:bottom w:val="single" w:sz="6" w:space="0" w:color="auto"/>
            </w:tcBorders>
            <w:shd w:val="clear" w:color="auto" w:fill="F2F2F2"/>
          </w:tcPr>
          <w:p w14:paraId="72D3B67B"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 approve account</w:t>
            </w:r>
          </w:p>
        </w:tc>
      </w:tr>
      <w:tr w:rsidR="003951DD" w:rsidRPr="00354B18" w14:paraId="410E08FE" w14:textId="77777777" w:rsidTr="003951DD">
        <w:tc>
          <w:tcPr>
            <w:tcW w:w="1908" w:type="dxa"/>
            <w:tcBorders>
              <w:top w:val="single" w:sz="6" w:space="0" w:color="auto"/>
              <w:bottom w:val="single" w:sz="6" w:space="0" w:color="auto"/>
            </w:tcBorders>
            <w:shd w:val="clear" w:color="auto" w:fill="F2F2F2"/>
          </w:tcPr>
          <w:p w14:paraId="5DC5466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Created By:</w:t>
            </w:r>
          </w:p>
        </w:tc>
        <w:tc>
          <w:tcPr>
            <w:tcW w:w="2610" w:type="dxa"/>
            <w:gridSpan w:val="2"/>
            <w:tcBorders>
              <w:top w:val="single" w:sz="6" w:space="0" w:color="auto"/>
              <w:bottom w:val="single" w:sz="6" w:space="0" w:color="auto"/>
            </w:tcBorders>
            <w:shd w:val="clear" w:color="auto" w:fill="F2F2F2"/>
          </w:tcPr>
          <w:p w14:paraId="742A1B07" w14:textId="10F9DD1A"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0E5BDE4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756BBBBC" w14:textId="7DB7D882"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DD" w:rsidRPr="00354B18" w14:paraId="49F5BC7C" w14:textId="77777777" w:rsidTr="003951DD">
        <w:tc>
          <w:tcPr>
            <w:tcW w:w="1908" w:type="dxa"/>
            <w:tcBorders>
              <w:top w:val="single" w:sz="6" w:space="0" w:color="auto"/>
              <w:bottom w:val="single" w:sz="6" w:space="0" w:color="auto"/>
            </w:tcBorders>
            <w:shd w:val="clear" w:color="auto" w:fill="F2F2F2"/>
          </w:tcPr>
          <w:p w14:paraId="527BCF1D"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Date Created:</w:t>
            </w:r>
          </w:p>
        </w:tc>
        <w:tc>
          <w:tcPr>
            <w:tcW w:w="2610" w:type="dxa"/>
            <w:gridSpan w:val="2"/>
            <w:tcBorders>
              <w:top w:val="single" w:sz="6" w:space="0" w:color="auto"/>
              <w:bottom w:val="single" w:sz="6" w:space="0" w:color="auto"/>
            </w:tcBorders>
            <w:shd w:val="clear" w:color="auto" w:fill="F2F2F2"/>
          </w:tcPr>
          <w:p w14:paraId="72C5796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CCE6305"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34B97622"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r>
      <w:tr w:rsidR="003951DD" w:rsidRPr="00354B18" w14:paraId="539D2F61" w14:textId="77777777" w:rsidTr="003951DD">
        <w:tc>
          <w:tcPr>
            <w:tcW w:w="2448" w:type="dxa"/>
            <w:gridSpan w:val="2"/>
            <w:tcBorders>
              <w:top w:val="single" w:sz="6" w:space="0" w:color="auto"/>
            </w:tcBorders>
          </w:tcPr>
          <w:p w14:paraId="734CBB7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Actors:</w:t>
            </w:r>
          </w:p>
        </w:tc>
        <w:tc>
          <w:tcPr>
            <w:tcW w:w="6930" w:type="dxa"/>
            <w:gridSpan w:val="3"/>
            <w:tcBorders>
              <w:top w:val="single" w:sz="6" w:space="0" w:color="auto"/>
            </w:tcBorders>
          </w:tcPr>
          <w:p w14:paraId="61C1671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w:t>
            </w:r>
          </w:p>
        </w:tc>
      </w:tr>
      <w:tr w:rsidR="003951DD" w:rsidRPr="00354B18" w14:paraId="67B864D0" w14:textId="77777777" w:rsidTr="003951DD">
        <w:tc>
          <w:tcPr>
            <w:tcW w:w="2448" w:type="dxa"/>
            <w:gridSpan w:val="2"/>
          </w:tcPr>
          <w:p w14:paraId="502F7B6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Description:</w:t>
            </w:r>
          </w:p>
        </w:tc>
        <w:tc>
          <w:tcPr>
            <w:tcW w:w="6930" w:type="dxa"/>
            <w:gridSpan w:val="3"/>
          </w:tcPr>
          <w:p w14:paraId="489DC5C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This use case is provided for Administrator approve account to the system on the web application. </w:t>
            </w:r>
          </w:p>
        </w:tc>
      </w:tr>
      <w:tr w:rsidR="003951DD" w:rsidRPr="00354B18" w14:paraId="5DF783E0" w14:textId="77777777" w:rsidTr="003951DD">
        <w:tc>
          <w:tcPr>
            <w:tcW w:w="2448" w:type="dxa"/>
            <w:gridSpan w:val="2"/>
          </w:tcPr>
          <w:p w14:paraId="280068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Trigger:</w:t>
            </w:r>
          </w:p>
        </w:tc>
        <w:tc>
          <w:tcPr>
            <w:tcW w:w="6930" w:type="dxa"/>
            <w:gridSpan w:val="3"/>
          </w:tcPr>
          <w:p w14:paraId="32B17C3A" w14:textId="48217F00"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 xml:space="preserve">Administrator </w:t>
            </w:r>
            <w:r w:rsidR="00E13D28">
              <w:rPr>
                <w:rFonts w:ascii="Times New Roman" w:hAnsi="Times New Roman"/>
                <w:color w:val="auto"/>
                <w:sz w:val="24"/>
                <w:szCs w:val="24"/>
              </w:rPr>
              <w:t>enters to manage account main page.</w:t>
            </w:r>
          </w:p>
        </w:tc>
      </w:tr>
      <w:tr w:rsidR="003951DD" w:rsidRPr="00354B18" w14:paraId="223CA2BA" w14:textId="77777777" w:rsidTr="003951DD">
        <w:trPr>
          <w:trHeight w:val="273"/>
        </w:trPr>
        <w:tc>
          <w:tcPr>
            <w:tcW w:w="2448" w:type="dxa"/>
            <w:gridSpan w:val="2"/>
          </w:tcPr>
          <w:p w14:paraId="7B8B1B2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Preconditions:</w:t>
            </w:r>
          </w:p>
        </w:tc>
        <w:tc>
          <w:tcPr>
            <w:tcW w:w="6930" w:type="dxa"/>
            <w:gridSpan w:val="3"/>
          </w:tcPr>
          <w:p w14:paraId="229DFE97" w14:textId="77777777" w:rsidR="003951DD" w:rsidRPr="007D215C" w:rsidRDefault="003951DD" w:rsidP="001E39D5">
            <w:pPr>
              <w:pStyle w:val="Hints"/>
              <w:rPr>
                <w:rFonts w:ascii="Times New Roman" w:hAnsi="Times New Roman"/>
                <w:b/>
                <w:color w:val="auto"/>
                <w:sz w:val="24"/>
                <w:szCs w:val="24"/>
              </w:rPr>
            </w:pPr>
            <w:r>
              <w:rPr>
                <w:rFonts w:ascii="Times New Roman" w:hAnsi="Times New Roman"/>
                <w:color w:val="auto"/>
                <w:sz w:val="24"/>
                <w:szCs w:val="24"/>
              </w:rPr>
              <w:t>Lecturer and Student must register into system.</w:t>
            </w:r>
          </w:p>
        </w:tc>
      </w:tr>
      <w:tr w:rsidR="003951DD" w:rsidRPr="00354B18" w14:paraId="4964BA6C" w14:textId="77777777" w:rsidTr="003951DD">
        <w:tc>
          <w:tcPr>
            <w:tcW w:w="2448" w:type="dxa"/>
            <w:gridSpan w:val="2"/>
          </w:tcPr>
          <w:p w14:paraId="0B3B721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Post conditions:</w:t>
            </w:r>
          </w:p>
        </w:tc>
        <w:tc>
          <w:tcPr>
            <w:tcW w:w="6930" w:type="dxa"/>
            <w:gridSpan w:val="3"/>
          </w:tcPr>
          <w:p w14:paraId="7B60BDF8" w14:textId="5E3D1F33" w:rsidR="003951DD" w:rsidRPr="00E13D28" w:rsidRDefault="003951DD" w:rsidP="001E39D5">
            <w:pPr>
              <w:spacing w:after="0" w:line="240" w:lineRule="auto"/>
              <w:rPr>
                <w:rFonts w:ascii="Times New Roman" w:hAnsi="Times New Roman" w:cs="Times New Roman"/>
                <w:sz w:val="24"/>
                <w:szCs w:val="24"/>
              </w:rPr>
            </w:pPr>
            <w:r w:rsidRPr="00E13D28">
              <w:rPr>
                <w:rFonts w:ascii="Times New Roman" w:hAnsi="Times New Roman" w:cs="Times New Roman"/>
                <w:sz w:val="24"/>
                <w:szCs w:val="24"/>
              </w:rPr>
              <w:t>The system display “Approbation Successful” message.</w:t>
            </w:r>
          </w:p>
        </w:tc>
      </w:tr>
      <w:tr w:rsidR="003951DD" w:rsidRPr="00354B18" w14:paraId="3D7A21BC" w14:textId="77777777" w:rsidTr="003951DD">
        <w:tc>
          <w:tcPr>
            <w:tcW w:w="2448" w:type="dxa"/>
            <w:gridSpan w:val="2"/>
          </w:tcPr>
          <w:p w14:paraId="38509E3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Normal Flow:</w:t>
            </w:r>
          </w:p>
        </w:tc>
        <w:tc>
          <w:tcPr>
            <w:tcW w:w="6930" w:type="dxa"/>
            <w:gridSpan w:val="3"/>
          </w:tcPr>
          <w:p w14:paraId="07D2B425" w14:textId="77777777"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41316783" w14:textId="1F97C29B"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sidR="00F1735E" w:rsidDel="00F1735E">
              <w:rPr>
                <w:rFonts w:ascii="Times New Roman" w:hAnsi="Times New Roman" w:cs="Times New Roman"/>
                <w:sz w:val="24"/>
                <w:szCs w:val="24"/>
              </w:rPr>
              <w:t xml:space="preserve"> </w:t>
            </w:r>
            <w:r>
              <w:rPr>
                <w:rFonts w:ascii="Times New Roman" w:hAnsi="Times New Roman" w:cs="Times New Roman"/>
                <w:sz w:val="24"/>
                <w:szCs w:val="24"/>
              </w:rPr>
              <w:t>to Administrator main page interface.</w:t>
            </w:r>
          </w:p>
          <w:p w14:paraId="78FF8D5A" w14:textId="7EDEB778"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2F0507B4" w14:textId="1C1182FC"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Pr>
                <w:rFonts w:ascii="Times New Roman" w:hAnsi="Times New Roman" w:cs="Times New Roman"/>
                <w:sz w:val="24"/>
                <w:szCs w:val="24"/>
              </w:rPr>
              <w:t xml:space="preserve"> to manage account main page</w:t>
            </w:r>
            <w:r w:rsidR="001E39D5">
              <w:rPr>
                <w:rFonts w:ascii="Times New Roman" w:hAnsi="Times New Roman" w:cs="Times New Roman"/>
                <w:sz w:val="24"/>
                <w:szCs w:val="24"/>
              </w:rPr>
              <w:t xml:space="preserve"> interface</w:t>
            </w:r>
            <w:r>
              <w:rPr>
                <w:rFonts w:ascii="Times New Roman" w:hAnsi="Times New Roman" w:cs="Times New Roman"/>
                <w:sz w:val="24"/>
                <w:szCs w:val="24"/>
              </w:rPr>
              <w:t>.</w:t>
            </w:r>
          </w:p>
          <w:p w14:paraId="3955B533" w14:textId="0E6C9AB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11E3DD4" w14:textId="66DACCBE"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001E39D5">
              <w:rPr>
                <w:rFonts w:ascii="Times New Roman" w:hAnsi="Times New Roman" w:cs="Times New Roman"/>
                <w:sz w:val="24"/>
                <w:szCs w:val="24"/>
              </w:rPr>
              <w:t xml:space="preserve"> page</w:t>
            </w:r>
            <w:r>
              <w:rPr>
                <w:rFonts w:ascii="Times New Roman" w:hAnsi="Times New Roman" w:cs="Times New Roman"/>
                <w:sz w:val="24"/>
                <w:szCs w:val="24"/>
              </w:rPr>
              <w:t xml:space="preserve"> interface.</w:t>
            </w:r>
          </w:p>
          <w:p w14:paraId="2815437D" w14:textId="686C9BBE"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approve Lecturer account from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52CAE3B5" w14:textId="4FDAC2F5" w:rsidR="003951DD" w:rsidRPr="007D215C" w:rsidRDefault="00E32AB2"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w:t>
            </w:r>
            <w:r w:rsidR="003951DD">
              <w:rPr>
                <w:rFonts w:ascii="Times New Roman" w:hAnsi="Times New Roman" w:cs="Times New Roman"/>
                <w:sz w:val="24"/>
                <w:szCs w:val="24"/>
              </w:rPr>
              <w:t>ystem update</w:t>
            </w:r>
            <w:r w:rsidR="009E367A">
              <w:rPr>
                <w:rFonts w:ascii="Times New Roman" w:hAnsi="Times New Roman" w:cs="Times New Roman"/>
                <w:sz w:val="24"/>
                <w:szCs w:val="24"/>
              </w:rPr>
              <w:t>s</w:t>
            </w:r>
            <w:r w:rsidR="003951DD">
              <w:rPr>
                <w:rFonts w:ascii="Times New Roman" w:hAnsi="Times New Roman" w:cs="Times New Roman"/>
                <w:sz w:val="24"/>
                <w:szCs w:val="24"/>
              </w:rPr>
              <w:t xml:space="preserve"> the data in database.</w:t>
            </w:r>
          </w:p>
          <w:p w14:paraId="0FF82397" w14:textId="299FAA7B" w:rsidR="003951DD" w:rsidRPr="001E39D5"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The system display</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p>
        </w:tc>
      </w:tr>
      <w:tr w:rsidR="003951DD" w:rsidRPr="00354B18" w14:paraId="0F9A88E4" w14:textId="77777777" w:rsidTr="003951DD">
        <w:tc>
          <w:tcPr>
            <w:tcW w:w="2448" w:type="dxa"/>
            <w:gridSpan w:val="2"/>
          </w:tcPr>
          <w:p w14:paraId="116D06E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Alternative Flows:</w:t>
            </w:r>
          </w:p>
        </w:tc>
        <w:tc>
          <w:tcPr>
            <w:tcW w:w="6930" w:type="dxa"/>
            <w:gridSpan w:val="3"/>
          </w:tcPr>
          <w:p w14:paraId="05A8251F" w14:textId="6D5BFE15" w:rsidR="00AB6D52" w:rsidRDefault="00AB6D5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5A If Administrator need</w:t>
            </w:r>
            <w:r w:rsidR="009E367A">
              <w:rPr>
                <w:rFonts w:ascii="Times New Roman" w:hAnsi="Times New Roman" w:cs="Times New Roman"/>
                <w:sz w:val="24"/>
                <w:szCs w:val="24"/>
              </w:rPr>
              <w:t>s</w:t>
            </w:r>
            <w:r>
              <w:rPr>
                <w:rFonts w:ascii="Times New Roman" w:hAnsi="Times New Roman" w:cs="Times New Roman"/>
                <w:sz w:val="24"/>
                <w:szCs w:val="24"/>
              </w:rPr>
              <w:t xml:space="preserve"> to approve Student account.</w:t>
            </w:r>
          </w:p>
          <w:p w14:paraId="0CBD60CA" w14:textId="72ED9500"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F1735E">
              <w:rPr>
                <w:rFonts w:ascii="Times New Roman" w:hAnsi="Times New Roman" w:cs="Times New Roman"/>
                <w:sz w:val="24"/>
                <w:szCs w:val="24"/>
              </w:rPr>
              <w:t xml:space="preserve">Student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5836E3B9" w14:textId="7D2F5DD1" w:rsidR="00AB6D52" w:rsidRPr="007D215C"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The system display</w:t>
            </w:r>
            <w:r w:rsidR="009E367A">
              <w:rPr>
                <w:rFonts w:ascii="Times New Roman" w:hAnsi="Times New Roman" w:cs="Times New Roman"/>
                <w:sz w:val="24"/>
                <w:szCs w:val="24"/>
              </w:rPr>
              <w:t>s</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sidR="00F1735E">
              <w:rPr>
                <w:rFonts w:ascii="Times New Roman" w:hAnsi="Times New Roman" w:cs="Times New Roman"/>
                <w:sz w:val="24"/>
                <w:szCs w:val="24"/>
              </w:rPr>
              <w:t>Student</w:t>
            </w:r>
            <w:r>
              <w:rPr>
                <w:rFonts w:ascii="Times New Roman" w:hAnsi="Times New Roman" w:cs="Times New Roman"/>
                <w:sz w:val="24"/>
                <w:szCs w:val="24"/>
              </w:rPr>
              <w:t xml:space="preserve">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26BF1CB7" w14:textId="1D2F143D"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009E367A">
              <w:rPr>
                <w:rFonts w:ascii="Times New Roman" w:hAnsi="Times New Roman" w:cs="Times New Roman"/>
                <w:sz w:val="24"/>
                <w:szCs w:val="24"/>
              </w:rPr>
              <w:t>s</w:t>
            </w:r>
            <w:r w:rsidRPr="007D215C">
              <w:rPr>
                <w:rFonts w:ascii="Times New Roman" w:hAnsi="Times New Roman" w:cs="Times New Roman"/>
                <w:sz w:val="24"/>
                <w:szCs w:val="24"/>
              </w:rPr>
              <w:t xml:space="preserve"> approve </w:t>
            </w:r>
            <w:r w:rsidR="00F1735E">
              <w:rPr>
                <w:rFonts w:ascii="Times New Roman" w:hAnsi="Times New Roman" w:cs="Times New Roman"/>
                <w:sz w:val="24"/>
                <w:szCs w:val="24"/>
              </w:rPr>
              <w:t>Student</w:t>
            </w:r>
            <w:r w:rsidRPr="007D215C">
              <w:rPr>
                <w:rFonts w:ascii="Times New Roman" w:hAnsi="Times New Roman" w:cs="Times New Roman"/>
                <w:sz w:val="24"/>
                <w:szCs w:val="24"/>
              </w:rPr>
              <w:t xml:space="preserve"> account from</w:t>
            </w:r>
            <w:r w:rsidR="00F1735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4867AE86" w14:textId="4732C9FE" w:rsidR="00AB6D52" w:rsidRP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Use </w:t>
            </w:r>
            <w:r w:rsidR="009F648A">
              <w:rPr>
                <w:rFonts w:ascii="Times New Roman" w:hAnsi="Times New Roman" w:cs="Times New Roman"/>
                <w:color w:val="000000"/>
                <w:sz w:val="24"/>
                <w:szCs w:val="24"/>
              </w:rPr>
              <w:t>Case resumes on step 8</w:t>
            </w:r>
            <w:r w:rsidRPr="00965D23">
              <w:rPr>
                <w:rFonts w:ascii="Times New Roman" w:hAnsi="Times New Roman" w:cs="Times New Roman"/>
                <w:color w:val="000000"/>
                <w:sz w:val="24"/>
                <w:szCs w:val="24"/>
              </w:rPr>
              <w:t xml:space="preserve"> of normal flow.</w:t>
            </w:r>
          </w:p>
          <w:p w14:paraId="1EADE0EC" w14:textId="65D09161" w:rsidR="003951DD" w:rsidRPr="007D215C" w:rsidRDefault="009F648A"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7</w:t>
            </w:r>
            <w:r w:rsidR="003951DD">
              <w:rPr>
                <w:rFonts w:ascii="Times New Roman" w:hAnsi="Times New Roman" w:cs="Times New Roman"/>
                <w:sz w:val="24"/>
                <w:szCs w:val="24"/>
              </w:rPr>
              <w:t>A If Administrator doesn’t want to approve he should click “Not Approve”</w:t>
            </w:r>
          </w:p>
        </w:tc>
      </w:tr>
      <w:tr w:rsidR="003951DD" w:rsidRPr="00354B18" w14:paraId="3658A1BB" w14:textId="77777777" w:rsidTr="003951DD">
        <w:tc>
          <w:tcPr>
            <w:tcW w:w="2448" w:type="dxa"/>
            <w:gridSpan w:val="2"/>
          </w:tcPr>
          <w:p w14:paraId="36824D6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lastRenderedPageBreak/>
              <w:t>Exceptions:</w:t>
            </w:r>
          </w:p>
        </w:tc>
        <w:tc>
          <w:tcPr>
            <w:tcW w:w="6930" w:type="dxa"/>
            <w:gridSpan w:val="3"/>
          </w:tcPr>
          <w:p w14:paraId="3FE103B9"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48F2753" w14:textId="77777777" w:rsidTr="003951DD">
        <w:tc>
          <w:tcPr>
            <w:tcW w:w="2448" w:type="dxa"/>
            <w:gridSpan w:val="2"/>
          </w:tcPr>
          <w:p w14:paraId="01414E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Includes:</w:t>
            </w:r>
          </w:p>
        </w:tc>
        <w:tc>
          <w:tcPr>
            <w:tcW w:w="6930" w:type="dxa"/>
            <w:gridSpan w:val="3"/>
          </w:tcPr>
          <w:p w14:paraId="4169026F"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6FA3B69" w14:textId="77777777" w:rsidTr="003951DD">
        <w:tc>
          <w:tcPr>
            <w:tcW w:w="2448" w:type="dxa"/>
            <w:gridSpan w:val="2"/>
          </w:tcPr>
          <w:p w14:paraId="32E4A000"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Frequency of Use:</w:t>
            </w:r>
          </w:p>
        </w:tc>
        <w:tc>
          <w:tcPr>
            <w:tcW w:w="6930" w:type="dxa"/>
            <w:gridSpan w:val="3"/>
          </w:tcPr>
          <w:p w14:paraId="07DAFBC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Depend on the user registration</w:t>
            </w:r>
          </w:p>
        </w:tc>
      </w:tr>
      <w:tr w:rsidR="003951DD" w:rsidRPr="00354B18" w14:paraId="1F5887C4" w14:textId="77777777" w:rsidTr="003951DD">
        <w:tc>
          <w:tcPr>
            <w:tcW w:w="2448" w:type="dxa"/>
            <w:gridSpan w:val="2"/>
          </w:tcPr>
          <w:p w14:paraId="78C632D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Assumptions:</w:t>
            </w:r>
          </w:p>
        </w:tc>
        <w:tc>
          <w:tcPr>
            <w:tcW w:w="6930" w:type="dxa"/>
            <w:gridSpan w:val="3"/>
          </w:tcPr>
          <w:p w14:paraId="66993A25"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r w:rsidR="003951DD" w:rsidRPr="00354B18" w14:paraId="1604BC9E" w14:textId="77777777" w:rsidTr="003951DD">
        <w:tc>
          <w:tcPr>
            <w:tcW w:w="2448" w:type="dxa"/>
            <w:gridSpan w:val="2"/>
          </w:tcPr>
          <w:p w14:paraId="225D3A61"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Notes and Issues:</w:t>
            </w:r>
          </w:p>
        </w:tc>
        <w:tc>
          <w:tcPr>
            <w:tcW w:w="6930" w:type="dxa"/>
            <w:gridSpan w:val="3"/>
          </w:tcPr>
          <w:p w14:paraId="6D955C59"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bl>
    <w:p w14:paraId="73DFA0A7" w14:textId="77777777" w:rsidR="003951DD" w:rsidRDefault="003951DD" w:rsidP="003951DD"/>
    <w:p w14:paraId="54A564B8" w14:textId="77777777" w:rsidR="00E32AB2" w:rsidRPr="00E604BF" w:rsidRDefault="00E32AB2" w:rsidP="00E32AB2">
      <w:pPr>
        <w:rPr>
          <w:rFonts w:ascii="Times New Roman" w:hAnsi="Times New Roman" w:cs="Times New Roman"/>
          <w:b/>
          <w:bCs/>
          <w:sz w:val="29"/>
          <w:szCs w:val="29"/>
        </w:rPr>
      </w:pPr>
      <w:r w:rsidRPr="00E604BF">
        <w:rPr>
          <w:rFonts w:ascii="Times New Roman" w:hAnsi="Times New Roman" w:cs="Times New Roman"/>
          <w:b/>
          <w:bCs/>
          <w:sz w:val="29"/>
          <w:szCs w:val="29"/>
        </w:rPr>
        <w:t>URS</w:t>
      </w:r>
      <w:r>
        <w:rPr>
          <w:rFonts w:ascii="Times New Roman" w:hAnsi="Times New Roman" w:cs="Times New Roman"/>
          <w:b/>
          <w:bCs/>
          <w:sz w:val="29"/>
          <w:szCs w:val="29"/>
        </w:rPr>
        <w:t>3.1</w:t>
      </w:r>
      <w:r w:rsidRPr="00E604BF">
        <w:rPr>
          <w:rFonts w:ascii="Times New Roman" w:hAnsi="Times New Roman" w:cs="Times New Roman"/>
          <w:b/>
          <w:bCs/>
          <w:sz w:val="29"/>
          <w:szCs w:val="29"/>
        </w:rPr>
        <w:t xml:space="preserve"> Administrator can approve Lecturer or Student account. </w:t>
      </w:r>
    </w:p>
    <w:p w14:paraId="6815D9C8" w14:textId="77777777" w:rsidR="00E32AB2" w:rsidRPr="007A04AF" w:rsidRDefault="00E32AB2" w:rsidP="00E32AB2">
      <w:pPr>
        <w:spacing w:after="0" w:line="240" w:lineRule="auto"/>
        <w:ind w:firstLine="720"/>
        <w:rPr>
          <w:rFonts w:ascii="Times New Roman" w:hAnsi="Times New Roman" w:cs="Times New Roman"/>
          <w:sz w:val="24"/>
          <w:szCs w:val="24"/>
        </w:rPr>
      </w:pPr>
      <w:r w:rsidRPr="007A04AF">
        <w:rPr>
          <w:rFonts w:ascii="Times New Roman" w:hAnsi="Times New Roman" w:cs="Times New Roman"/>
          <w:sz w:val="24"/>
          <w:szCs w:val="24"/>
        </w:rPr>
        <w:t>The Administrator must approve Lecturer or Student account that fully qualification.</w:t>
      </w:r>
    </w:p>
    <w:p w14:paraId="2950BFEC" w14:textId="77777777" w:rsidR="00E32AB2" w:rsidRPr="007A04AF" w:rsidRDefault="00E32AB2" w:rsidP="00E32AB2">
      <w:pPr>
        <w:spacing w:after="0" w:line="240" w:lineRule="auto"/>
        <w:rPr>
          <w:rFonts w:ascii="Times New Roman" w:hAnsi="Times New Roman" w:cs="Times New Roman"/>
          <w:sz w:val="24"/>
          <w:szCs w:val="24"/>
        </w:rPr>
      </w:pPr>
      <w:r w:rsidRPr="007A04AF">
        <w:rPr>
          <w:rFonts w:ascii="Times New Roman" w:hAnsi="Times New Roman" w:cs="Times New Roman"/>
          <w:b/>
          <w:bCs/>
          <w:sz w:val="24"/>
          <w:szCs w:val="24"/>
        </w:rPr>
        <w:t>Actor:</w:t>
      </w:r>
      <w:r w:rsidRPr="007A04AF">
        <w:rPr>
          <w:rFonts w:ascii="Times New Roman" w:hAnsi="Times New Roman" w:cs="Times New Roman"/>
          <w:sz w:val="24"/>
          <w:szCs w:val="24"/>
        </w:rPr>
        <w:t xml:space="preserve"> The Administrator </w:t>
      </w:r>
    </w:p>
    <w:p w14:paraId="19DF9AA7" w14:textId="77777777" w:rsidR="00E32AB2"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Input: None</w:t>
      </w:r>
    </w:p>
    <w:p w14:paraId="323CAAF2" w14:textId="77777777" w:rsidR="00E32AB2" w:rsidRPr="007A04AF" w:rsidRDefault="00E32AB2" w:rsidP="00E32AB2">
      <w:pPr>
        <w:rPr>
          <w:rFonts w:ascii="Times New Roman" w:hAnsi="Times New Roman" w:cs="Times New Roman"/>
          <w:b/>
          <w:bCs/>
          <w:sz w:val="24"/>
          <w:szCs w:val="24"/>
        </w:rPr>
      </w:pPr>
      <w:r w:rsidRPr="007A04AF">
        <w:rPr>
          <w:rFonts w:ascii="Times New Roman" w:hAnsi="Times New Roman" w:cs="Times New Roman"/>
          <w:b/>
          <w:bCs/>
          <w:sz w:val="24"/>
          <w:szCs w:val="24"/>
        </w:rPr>
        <w:t xml:space="preserve">Prerequisite: </w:t>
      </w:r>
      <w:r w:rsidRPr="007A04AF">
        <w:rPr>
          <w:rFonts w:ascii="Times New Roman" w:hAnsi="Times New Roman" w:cs="Times New Roman"/>
          <w:sz w:val="24"/>
          <w:szCs w:val="24"/>
        </w:rPr>
        <w:t>-</w:t>
      </w:r>
      <w:r w:rsidRPr="007A04AF">
        <w:rPr>
          <w:rFonts w:ascii="Times New Roman" w:hAnsi="Times New Roman" w:cs="Times New Roman"/>
          <w:b/>
          <w:bCs/>
          <w:sz w:val="24"/>
          <w:szCs w:val="24"/>
        </w:rPr>
        <w:t xml:space="preserve"> </w:t>
      </w:r>
    </w:p>
    <w:p w14:paraId="5C76DB2E" w14:textId="77777777" w:rsidR="00E32AB2" w:rsidRPr="00753090"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Flow of Execution:</w:t>
      </w:r>
    </w:p>
    <w:p w14:paraId="337A7FC9"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74293402"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32324601" w14:textId="7F45ECBA" w:rsidR="00E32AB2" w:rsidRP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D42559B"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6B730A4C" w14:textId="77777777" w:rsidR="00E32AB2" w:rsidRDefault="00E32AB2" w:rsidP="00E32AB2">
      <w:pPr>
        <w:spacing w:after="0" w:line="240" w:lineRule="auto"/>
        <w:rPr>
          <w:rFonts w:ascii="Times New Roman" w:hAnsi="Times New Roman" w:cs="Times New Roman"/>
          <w:sz w:val="24"/>
          <w:szCs w:val="24"/>
        </w:rPr>
      </w:pPr>
    </w:p>
    <w:p w14:paraId="1833CA29" w14:textId="77777777" w:rsidR="00E32AB2" w:rsidRDefault="00E32AB2" w:rsidP="00E32AB2">
      <w:pPr>
        <w:spacing w:after="0" w:line="240" w:lineRule="auto"/>
        <w:jc w:val="thaiDistribute"/>
        <w:rPr>
          <w:rFonts w:ascii="Times New Roman" w:hAnsi="Times New Roman" w:cs="Times New Roman"/>
          <w:b/>
          <w:bCs/>
          <w:sz w:val="24"/>
          <w:szCs w:val="24"/>
        </w:rPr>
      </w:pPr>
      <w:commentRangeStart w:id="97"/>
      <w:r w:rsidRPr="008933C1">
        <w:rPr>
          <w:rFonts w:ascii="Times New Roman" w:hAnsi="Times New Roman" w:cs="Times New Roman"/>
          <w:b/>
          <w:bCs/>
          <w:sz w:val="24"/>
          <w:szCs w:val="24"/>
        </w:rPr>
        <w:t xml:space="preserve">Alternative Flow </w:t>
      </w:r>
    </w:p>
    <w:p w14:paraId="16A6E7BD" w14:textId="77777777" w:rsidR="00E32AB2" w:rsidRPr="008933C1" w:rsidRDefault="00E32AB2" w:rsidP="00E32AB2">
      <w:pPr>
        <w:spacing w:after="0" w:line="240" w:lineRule="auto"/>
        <w:jc w:val="thaiDistribute"/>
        <w:rPr>
          <w:rFonts w:ascii="Times New Roman" w:hAnsi="Times New Roman" w:cs="Times New Roman"/>
          <w:b/>
          <w:bCs/>
          <w:sz w:val="24"/>
          <w:szCs w:val="24"/>
        </w:rPr>
      </w:pPr>
    </w:p>
    <w:p w14:paraId="15DF48AF" w14:textId="6DB65410" w:rsidR="00E32AB2" w:rsidRPr="00A97474" w:rsidRDefault="00E32AB2" w:rsidP="00130738">
      <w:pPr>
        <w:spacing w:after="0" w:line="240" w:lineRule="auto"/>
        <w:ind w:left="360"/>
        <w:jc w:val="thaiDistribute"/>
        <w:rPr>
          <w:rFonts w:ascii="Times New Roman" w:hAnsi="Times New Roman" w:cs="Times New Roman"/>
          <w:sz w:val="24"/>
          <w:szCs w:val="24"/>
        </w:rPr>
      </w:pPr>
      <w:commentRangeStart w:id="98"/>
      <w:r w:rsidRPr="00A97474">
        <w:rPr>
          <w:rFonts w:ascii="Times New Roman" w:hAnsi="Times New Roman" w:cs="Times New Roman"/>
          <w:sz w:val="24"/>
          <w:szCs w:val="24"/>
        </w:rPr>
        <w:t xml:space="preserve">4A. If Administrator need to approve Student account: </w:t>
      </w:r>
    </w:p>
    <w:p w14:paraId="3D9DDF47" w14:textId="16761FAD" w:rsidR="00E32AB2" w:rsidRPr="00A97474" w:rsidRDefault="00E32AB2" w:rsidP="00F84BD4">
      <w:pPr>
        <w:pStyle w:val="ListParagraph"/>
        <w:numPr>
          <w:ilvl w:val="0"/>
          <w:numId w:val="12"/>
        </w:numPr>
        <w:spacing w:after="0" w:line="240" w:lineRule="auto"/>
        <w:ind w:left="1276" w:hanging="425"/>
        <w:rPr>
          <w:rFonts w:ascii="Times New Roman" w:hAnsi="Times New Roman" w:cs="Times New Roman"/>
          <w:sz w:val="24"/>
          <w:szCs w:val="24"/>
        </w:rPr>
      </w:pPr>
      <w:r w:rsidRPr="00A97474">
        <w:rPr>
          <w:rFonts w:ascii="Times New Roman" w:hAnsi="Times New Roman" w:cs="Times New Roman"/>
          <w:sz w:val="24"/>
          <w:szCs w:val="24"/>
        </w:rPr>
        <w:t xml:space="preserve">Administrator click approve </w:t>
      </w:r>
      <w:commentRangeStart w:id="99"/>
      <w:r w:rsidR="00A97474" w:rsidRPr="00146DFC">
        <w:rPr>
          <w:rFonts w:ascii="Times New Roman" w:hAnsi="Times New Roman" w:cs="Times New Roman"/>
          <w:sz w:val="24"/>
          <w:szCs w:val="24"/>
        </w:rPr>
        <w:t xml:space="preserve">Student </w:t>
      </w:r>
      <w:commentRangeEnd w:id="99"/>
      <w:r w:rsidR="00A97474">
        <w:rPr>
          <w:rStyle w:val="CommentReference"/>
        </w:rPr>
        <w:commentReference w:id="99"/>
      </w:r>
      <w:r w:rsidRPr="00A97474">
        <w:rPr>
          <w:rFonts w:ascii="Times New Roman" w:hAnsi="Times New Roman" w:cs="Times New Roman"/>
          <w:sz w:val="24"/>
          <w:szCs w:val="24"/>
        </w:rPr>
        <w:t>account from Lecturer account approve page.</w:t>
      </w:r>
      <w:commentRangeEnd w:id="98"/>
      <w:r w:rsidR="004A0528" w:rsidRPr="00A97474">
        <w:rPr>
          <w:rStyle w:val="CommentReference"/>
        </w:rPr>
        <w:commentReference w:id="98"/>
      </w:r>
      <w:commentRangeEnd w:id="97"/>
      <w:r w:rsidR="00E36E09">
        <w:rPr>
          <w:rStyle w:val="CommentReference"/>
        </w:rPr>
        <w:commentReference w:id="97"/>
      </w:r>
    </w:p>
    <w:p w14:paraId="3B2D1259" w14:textId="77777777" w:rsidR="00D96C63" w:rsidRDefault="00D96C63" w:rsidP="004A0528">
      <w:pPr>
        <w:spacing w:after="0" w:line="240" w:lineRule="auto"/>
        <w:rPr>
          <w:rFonts w:ascii="Times New Roman" w:hAnsi="Times New Roman" w:cs="Times New Roman"/>
          <w:sz w:val="24"/>
          <w:szCs w:val="24"/>
        </w:rPr>
      </w:pPr>
    </w:p>
    <w:p w14:paraId="0FAB2081" w14:textId="77777777" w:rsidR="00D96C63" w:rsidRDefault="00D96C63" w:rsidP="004A0528">
      <w:pPr>
        <w:spacing w:after="0" w:line="240" w:lineRule="auto"/>
        <w:rPr>
          <w:rFonts w:ascii="Times New Roman" w:hAnsi="Times New Roman" w:cs="Times New Roman"/>
          <w:sz w:val="24"/>
          <w:szCs w:val="24"/>
        </w:rPr>
      </w:pPr>
    </w:p>
    <w:p w14:paraId="0210FB16" w14:textId="77777777" w:rsidR="00D96C63" w:rsidRDefault="00D96C63" w:rsidP="004A0528">
      <w:pPr>
        <w:spacing w:after="0" w:line="240" w:lineRule="auto"/>
        <w:rPr>
          <w:rFonts w:ascii="Times New Roman" w:hAnsi="Times New Roman" w:cs="Times New Roman"/>
          <w:sz w:val="24"/>
          <w:szCs w:val="24"/>
        </w:rPr>
      </w:pPr>
    </w:p>
    <w:p w14:paraId="607D3762" w14:textId="77777777" w:rsidR="00D96C63" w:rsidRDefault="00D96C63" w:rsidP="004A0528">
      <w:pPr>
        <w:spacing w:after="0" w:line="240" w:lineRule="auto"/>
        <w:rPr>
          <w:rFonts w:ascii="Times New Roman" w:hAnsi="Times New Roman" w:cs="Times New Roman"/>
          <w:sz w:val="24"/>
          <w:szCs w:val="24"/>
        </w:rPr>
      </w:pPr>
    </w:p>
    <w:p w14:paraId="3EC293E1" w14:textId="77777777" w:rsidR="00D96C63" w:rsidRDefault="00D96C63" w:rsidP="004A0528">
      <w:pPr>
        <w:spacing w:after="0" w:line="240" w:lineRule="auto"/>
        <w:rPr>
          <w:rFonts w:ascii="Times New Roman" w:hAnsi="Times New Roman" w:cs="Times New Roman"/>
          <w:sz w:val="24"/>
          <w:szCs w:val="24"/>
        </w:rPr>
      </w:pPr>
    </w:p>
    <w:p w14:paraId="49AFF116" w14:textId="77777777" w:rsidR="00D96C63" w:rsidRDefault="00D96C63" w:rsidP="004A0528">
      <w:pPr>
        <w:spacing w:after="0" w:line="240" w:lineRule="auto"/>
        <w:rPr>
          <w:rFonts w:ascii="Times New Roman" w:hAnsi="Times New Roman" w:cs="Times New Roman"/>
          <w:sz w:val="24"/>
          <w:szCs w:val="24"/>
        </w:rPr>
      </w:pPr>
    </w:p>
    <w:p w14:paraId="7DC0A45E" w14:textId="77777777" w:rsidR="00D96C63" w:rsidRDefault="00D96C63" w:rsidP="004A0528">
      <w:pPr>
        <w:spacing w:after="0" w:line="240" w:lineRule="auto"/>
        <w:rPr>
          <w:rFonts w:ascii="Times New Roman" w:hAnsi="Times New Roman" w:cs="Times New Roman"/>
          <w:sz w:val="24"/>
          <w:szCs w:val="24"/>
        </w:rPr>
      </w:pPr>
    </w:p>
    <w:p w14:paraId="626EA002" w14:textId="77777777" w:rsidR="00D96C63" w:rsidRDefault="00D96C63" w:rsidP="004A0528">
      <w:pPr>
        <w:spacing w:after="0" w:line="240" w:lineRule="auto"/>
        <w:rPr>
          <w:rFonts w:ascii="Times New Roman" w:hAnsi="Times New Roman" w:cs="Times New Roman"/>
          <w:sz w:val="24"/>
          <w:szCs w:val="24"/>
        </w:rPr>
      </w:pPr>
    </w:p>
    <w:p w14:paraId="48FD624A" w14:textId="77777777" w:rsidR="00D96C63" w:rsidRDefault="00D96C63" w:rsidP="004A0528">
      <w:pPr>
        <w:spacing w:after="0" w:line="240" w:lineRule="auto"/>
        <w:rPr>
          <w:rFonts w:ascii="Times New Roman" w:hAnsi="Times New Roman" w:cs="Times New Roman"/>
          <w:sz w:val="24"/>
          <w:szCs w:val="24"/>
        </w:rPr>
      </w:pPr>
    </w:p>
    <w:p w14:paraId="3BB08A7F" w14:textId="77777777" w:rsidR="00D96C63" w:rsidRDefault="00D96C63" w:rsidP="004A0528">
      <w:pPr>
        <w:spacing w:after="0" w:line="240" w:lineRule="auto"/>
        <w:rPr>
          <w:rFonts w:ascii="Times New Roman" w:hAnsi="Times New Roman" w:cs="Times New Roman"/>
          <w:sz w:val="24"/>
          <w:szCs w:val="24"/>
        </w:rPr>
      </w:pPr>
    </w:p>
    <w:p w14:paraId="7EBE0D43" w14:textId="77777777" w:rsidR="00D96C63" w:rsidRDefault="00D96C63" w:rsidP="004A0528">
      <w:pPr>
        <w:spacing w:after="0" w:line="240" w:lineRule="auto"/>
        <w:rPr>
          <w:rFonts w:ascii="Times New Roman" w:hAnsi="Times New Roman" w:cs="Times New Roman"/>
          <w:sz w:val="24"/>
          <w:szCs w:val="24"/>
        </w:rPr>
      </w:pPr>
    </w:p>
    <w:p w14:paraId="5C0FCF74" w14:textId="77777777" w:rsidR="00D96C63" w:rsidRDefault="00D96C63" w:rsidP="004A0528">
      <w:pPr>
        <w:spacing w:after="0" w:line="240" w:lineRule="auto"/>
        <w:rPr>
          <w:rFonts w:ascii="Times New Roman" w:hAnsi="Times New Roman" w:cs="Times New Roman"/>
          <w:sz w:val="24"/>
          <w:szCs w:val="24"/>
        </w:rPr>
      </w:pPr>
    </w:p>
    <w:p w14:paraId="659688C1" w14:textId="77777777" w:rsidR="00D96C63" w:rsidRDefault="00D96C63" w:rsidP="004A0528">
      <w:pPr>
        <w:spacing w:after="0" w:line="240" w:lineRule="auto"/>
        <w:rPr>
          <w:rFonts w:ascii="Times New Roman" w:hAnsi="Times New Roman" w:cs="Times New Roman"/>
          <w:sz w:val="24"/>
          <w:szCs w:val="24"/>
        </w:rPr>
      </w:pPr>
    </w:p>
    <w:p w14:paraId="5B09385E" w14:textId="77777777" w:rsidR="00D96C63" w:rsidRDefault="00D96C63" w:rsidP="004A0528">
      <w:pPr>
        <w:spacing w:after="0" w:line="240" w:lineRule="auto"/>
        <w:rPr>
          <w:rFonts w:ascii="Times New Roman" w:hAnsi="Times New Roman" w:cs="Times New Roman"/>
          <w:sz w:val="24"/>
          <w:szCs w:val="24"/>
        </w:rPr>
      </w:pPr>
    </w:p>
    <w:p w14:paraId="0BC44957" w14:textId="77777777" w:rsidR="00D96C63" w:rsidRDefault="00D96C63" w:rsidP="004A0528">
      <w:pPr>
        <w:spacing w:after="0" w:line="240" w:lineRule="auto"/>
        <w:rPr>
          <w:rFonts w:ascii="Times New Roman" w:hAnsi="Times New Roman" w:cs="Times New Roman"/>
          <w:sz w:val="24"/>
          <w:szCs w:val="24"/>
        </w:rPr>
      </w:pPr>
    </w:p>
    <w:p w14:paraId="043E4442" w14:textId="77777777" w:rsidR="00D96C63" w:rsidRDefault="00D96C63" w:rsidP="004A0528">
      <w:pPr>
        <w:spacing w:after="0" w:line="240" w:lineRule="auto"/>
        <w:rPr>
          <w:rFonts w:ascii="Times New Roman" w:hAnsi="Times New Roman" w:cs="Times New Roman"/>
          <w:sz w:val="24"/>
          <w:szCs w:val="24"/>
        </w:rPr>
      </w:pPr>
    </w:p>
    <w:p w14:paraId="63CD4D8C" w14:textId="77777777" w:rsidR="00D96C63" w:rsidRDefault="00D96C63" w:rsidP="004A0528">
      <w:pPr>
        <w:spacing w:after="0" w:line="240" w:lineRule="auto"/>
        <w:rPr>
          <w:rFonts w:ascii="Times New Roman" w:hAnsi="Times New Roman" w:cs="Times New Roman"/>
          <w:sz w:val="24"/>
          <w:szCs w:val="24"/>
        </w:rPr>
      </w:pPr>
    </w:p>
    <w:p w14:paraId="5624EF31" w14:textId="77777777" w:rsidR="00D96C63" w:rsidRDefault="00D96C63" w:rsidP="004A0528">
      <w:pPr>
        <w:spacing w:after="0" w:line="240" w:lineRule="auto"/>
        <w:rPr>
          <w:rFonts w:ascii="Times New Roman" w:hAnsi="Times New Roman" w:cs="Times New Roman"/>
          <w:sz w:val="24"/>
          <w:szCs w:val="24"/>
        </w:rPr>
      </w:pPr>
    </w:p>
    <w:p w14:paraId="61F903E4" w14:textId="77777777" w:rsidR="00D96C63" w:rsidRDefault="00D96C63" w:rsidP="004A0528">
      <w:pPr>
        <w:spacing w:after="0" w:line="240" w:lineRule="auto"/>
        <w:rPr>
          <w:rFonts w:ascii="Times New Roman" w:hAnsi="Times New Roman" w:cs="Times New Roman"/>
          <w:sz w:val="24"/>
          <w:szCs w:val="24"/>
        </w:rPr>
      </w:pPr>
    </w:p>
    <w:p w14:paraId="29171A8C" w14:textId="77777777" w:rsidR="00D96C63" w:rsidRDefault="00D96C63" w:rsidP="004A0528">
      <w:pPr>
        <w:spacing w:after="0" w:line="240" w:lineRule="auto"/>
        <w:rPr>
          <w:rFonts w:ascii="Times New Roman" w:hAnsi="Times New Roman" w:cs="Times New Roman"/>
          <w:sz w:val="24"/>
          <w:szCs w:val="24"/>
        </w:rPr>
      </w:pPr>
    </w:p>
    <w:p w14:paraId="3CCEAD6C" w14:textId="2A5ABEF9" w:rsidR="00D96C63" w:rsidRDefault="00D96C63" w:rsidP="004A052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AC-03.1 </w:t>
      </w:r>
      <w:r w:rsidRPr="00E604BF">
        <w:rPr>
          <w:rFonts w:ascii="Times New Roman" w:hAnsi="Times New Roman" w:cs="Times New Roman"/>
          <w:b/>
          <w:bCs/>
          <w:sz w:val="29"/>
          <w:szCs w:val="29"/>
        </w:rPr>
        <w:t>Administrator can approve Lecturer or Student account</w:t>
      </w:r>
      <w:r>
        <w:rPr>
          <w:rFonts w:ascii="Times New Roman" w:hAnsi="Times New Roman" w:cs="Times New Roman"/>
          <w:b/>
          <w:bCs/>
          <w:sz w:val="29"/>
          <w:szCs w:val="29"/>
        </w:rPr>
        <w:t>.</w:t>
      </w:r>
    </w:p>
    <w:p w14:paraId="7B9BFD8B" w14:textId="77777777" w:rsidR="00D96C63" w:rsidRDefault="00D96C63" w:rsidP="004A0528">
      <w:pPr>
        <w:spacing w:after="0" w:line="240" w:lineRule="auto"/>
        <w:rPr>
          <w:rFonts w:ascii="Times New Roman" w:hAnsi="Times New Roman" w:cs="Times New Roman"/>
          <w:b/>
          <w:bCs/>
          <w:sz w:val="29"/>
          <w:szCs w:val="29"/>
        </w:rPr>
      </w:pPr>
    </w:p>
    <w:p w14:paraId="765D2B7F" w14:textId="6209CF70" w:rsidR="00D96C63" w:rsidRPr="004A0528" w:rsidRDefault="00D96C63" w:rsidP="004A0528">
      <w:pPr>
        <w:spacing w:after="0" w:line="240" w:lineRule="auto"/>
        <w:rPr>
          <w:rFonts w:ascii="Times New Roman" w:hAnsi="Times New Roman" w:cs="Times New Roman"/>
          <w:b/>
          <w:bCs/>
          <w:sz w:val="29"/>
          <w:szCs w:val="29"/>
        </w:rPr>
      </w:pPr>
    </w:p>
    <w:p w14:paraId="7829B2E9" w14:textId="36107C94" w:rsidR="00E32AB2" w:rsidRPr="008933C1" w:rsidRDefault="00D96C63" w:rsidP="00E32AB2">
      <w:pPr>
        <w:spacing w:after="0" w:line="240" w:lineRule="auto"/>
        <w:ind w:left="360" w:firstLine="360"/>
        <w:jc w:val="thaiDistribute"/>
        <w:rPr>
          <w:rFonts w:ascii="Times New Roman" w:hAnsi="Times New Roman" w:cs="Times New Roman"/>
          <w:sz w:val="24"/>
          <w:szCs w:val="24"/>
        </w:rPr>
      </w:pPr>
      <w:commentRangeStart w:id="100"/>
      <w:del w:id="101" w:author="KKD Windows Se7en V1" w:date="2014-07-25T00:26:00Z">
        <w:r w:rsidRPr="004A0528" w:rsidDel="009E3635">
          <w:rPr>
            <w:rFonts w:ascii="Times New Roman" w:hAnsi="Times New Roman" w:cs="Times New Roman"/>
            <w:b/>
            <w:bCs/>
            <w:noProof/>
            <w:sz w:val="29"/>
            <w:szCs w:val="29"/>
            <w:rPrChange w:id="102" w:author="Unknown">
              <w:rPr>
                <w:noProof/>
              </w:rPr>
            </w:rPrChange>
          </w:rPr>
          <w:drawing>
            <wp:anchor distT="0" distB="0" distL="114300" distR="114300" simplePos="0" relativeHeight="251669504" behindDoc="1" locked="0" layoutInCell="1" allowOverlap="1" wp14:anchorId="1E5ACD55" wp14:editId="49C7311D">
              <wp:simplePos x="0" y="0"/>
              <wp:positionH relativeFrom="column">
                <wp:posOffset>85725</wp:posOffset>
              </wp:positionH>
              <wp:positionV relativeFrom="paragraph">
                <wp:posOffset>50800</wp:posOffset>
              </wp:positionV>
              <wp:extent cx="5731510" cy="415417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03.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14:sizeRelH relativeFrom="page">
                <wp14:pctWidth>0</wp14:pctWidth>
              </wp14:sizeRelH>
              <wp14:sizeRelV relativeFrom="page">
                <wp14:pctHeight>0</wp14:pctHeight>
              </wp14:sizeRelV>
            </wp:anchor>
          </w:drawing>
        </w:r>
      </w:del>
      <w:commentRangeEnd w:id="100"/>
      <w:r w:rsidR="004A0528">
        <w:rPr>
          <w:rStyle w:val="CommentReference"/>
        </w:rPr>
        <w:commentReference w:id="100"/>
      </w:r>
    </w:p>
    <w:p w14:paraId="13114293" w14:textId="31880226" w:rsidR="00E32AB2" w:rsidRDefault="009E3635" w:rsidP="00E32AB2">
      <w:pPr>
        <w:spacing w:after="0" w:line="240" w:lineRule="auto"/>
        <w:rPr>
          <w:rFonts w:ascii="Times New Roman" w:hAnsi="Times New Roman" w:cs="Times New Roman"/>
          <w:sz w:val="24"/>
          <w:szCs w:val="24"/>
        </w:rPr>
      </w:pPr>
      <w:commentRangeStart w:id="103"/>
      <w:ins w:id="104" w:author="KKD Windows Se7en V1" w:date="2014-07-25T00:26:00Z">
        <w:r>
          <w:rPr>
            <w:rFonts w:ascii="Times New Roman" w:hAnsi="Times New Roman" w:cs="Times New Roman"/>
            <w:b/>
            <w:bCs/>
            <w:noProof/>
            <w:sz w:val="29"/>
            <w:szCs w:val="29"/>
            <w:rPrChange w:id="105" w:author="Unknown">
              <w:rPr>
                <w:noProof/>
              </w:rPr>
            </w:rPrChange>
          </w:rPr>
          <w:drawing>
            <wp:anchor distT="0" distB="0" distL="114300" distR="114300" simplePos="0" relativeHeight="251711488" behindDoc="1" locked="0" layoutInCell="1" allowOverlap="1" wp14:anchorId="6AC8778B" wp14:editId="36028831">
              <wp:simplePos x="0" y="0"/>
              <wp:positionH relativeFrom="column">
                <wp:posOffset>85725</wp:posOffset>
              </wp:positionH>
              <wp:positionV relativeFrom="paragraph">
                <wp:posOffset>132715</wp:posOffset>
              </wp:positionV>
              <wp:extent cx="5731510" cy="3153410"/>
              <wp:effectExtent l="0" t="0" r="254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53410"/>
                      </a:xfrm>
                      <a:prstGeom prst="rect">
                        <a:avLst/>
                      </a:prstGeom>
                    </pic:spPr>
                  </pic:pic>
                </a:graphicData>
              </a:graphic>
              <wp14:sizeRelH relativeFrom="page">
                <wp14:pctWidth>0</wp14:pctWidth>
              </wp14:sizeRelH>
              <wp14:sizeRelV relativeFrom="page">
                <wp14:pctHeight>0</wp14:pctHeight>
              </wp14:sizeRelV>
            </wp:anchor>
          </w:drawing>
        </w:r>
      </w:ins>
      <w:commentRangeEnd w:id="103"/>
      <w:r w:rsidR="00E36E09">
        <w:rPr>
          <w:rStyle w:val="CommentReference"/>
        </w:rPr>
        <w:commentReference w:id="103"/>
      </w:r>
    </w:p>
    <w:p w14:paraId="3FCAA341" w14:textId="77777777" w:rsidR="00D96C63" w:rsidRDefault="00D96C63" w:rsidP="00E32AB2">
      <w:pPr>
        <w:spacing w:after="0" w:line="240" w:lineRule="auto"/>
        <w:rPr>
          <w:rFonts w:ascii="Times New Roman" w:hAnsi="Times New Roman" w:cs="Times New Roman"/>
          <w:sz w:val="24"/>
          <w:szCs w:val="24"/>
        </w:rPr>
      </w:pPr>
    </w:p>
    <w:p w14:paraId="5BE5D08D" w14:textId="77777777" w:rsidR="00D96C63" w:rsidRDefault="00D96C63" w:rsidP="00E32AB2">
      <w:pPr>
        <w:spacing w:after="0" w:line="240" w:lineRule="auto"/>
        <w:rPr>
          <w:rFonts w:ascii="Times New Roman" w:hAnsi="Times New Roman" w:cs="Times New Roman"/>
          <w:sz w:val="24"/>
          <w:szCs w:val="24"/>
        </w:rPr>
      </w:pPr>
    </w:p>
    <w:p w14:paraId="1A7E8632" w14:textId="77777777" w:rsidR="00D96C63" w:rsidRDefault="00D96C63" w:rsidP="00E32AB2">
      <w:pPr>
        <w:spacing w:after="0" w:line="240" w:lineRule="auto"/>
        <w:rPr>
          <w:rFonts w:ascii="Times New Roman" w:hAnsi="Times New Roman" w:cs="Times New Roman"/>
          <w:sz w:val="24"/>
          <w:szCs w:val="24"/>
        </w:rPr>
      </w:pPr>
    </w:p>
    <w:p w14:paraId="02EEDEE5" w14:textId="77777777" w:rsidR="00D96C63" w:rsidRDefault="00D96C63" w:rsidP="00E32AB2">
      <w:pPr>
        <w:spacing w:after="0" w:line="240" w:lineRule="auto"/>
        <w:rPr>
          <w:rFonts w:ascii="Times New Roman" w:hAnsi="Times New Roman" w:cs="Times New Roman"/>
          <w:sz w:val="24"/>
          <w:szCs w:val="24"/>
        </w:rPr>
      </w:pPr>
    </w:p>
    <w:p w14:paraId="20E9A98C" w14:textId="77777777" w:rsidR="00D96C63" w:rsidRDefault="00D96C63" w:rsidP="00E32AB2">
      <w:pPr>
        <w:spacing w:after="0" w:line="240" w:lineRule="auto"/>
        <w:rPr>
          <w:rFonts w:ascii="Times New Roman" w:hAnsi="Times New Roman" w:cs="Times New Roman"/>
          <w:sz w:val="24"/>
          <w:szCs w:val="24"/>
        </w:rPr>
      </w:pPr>
    </w:p>
    <w:p w14:paraId="3F1A15BC" w14:textId="77777777" w:rsidR="00D96C63" w:rsidRDefault="00D96C63" w:rsidP="00E32AB2">
      <w:pPr>
        <w:spacing w:after="0" w:line="240" w:lineRule="auto"/>
        <w:rPr>
          <w:rFonts w:ascii="Times New Roman" w:hAnsi="Times New Roman" w:cs="Times New Roman"/>
          <w:sz w:val="24"/>
          <w:szCs w:val="24"/>
        </w:rPr>
      </w:pPr>
    </w:p>
    <w:p w14:paraId="66C0AEC7" w14:textId="77777777" w:rsidR="00D96C63" w:rsidRDefault="00D96C63" w:rsidP="00E32AB2">
      <w:pPr>
        <w:spacing w:after="0" w:line="240" w:lineRule="auto"/>
        <w:rPr>
          <w:rFonts w:ascii="Times New Roman" w:hAnsi="Times New Roman" w:cs="Times New Roman"/>
          <w:sz w:val="24"/>
          <w:szCs w:val="24"/>
        </w:rPr>
      </w:pPr>
    </w:p>
    <w:p w14:paraId="08FDEE33" w14:textId="77777777" w:rsidR="00D96C63" w:rsidRDefault="00D96C63" w:rsidP="00E32AB2">
      <w:pPr>
        <w:spacing w:after="0" w:line="240" w:lineRule="auto"/>
        <w:rPr>
          <w:rFonts w:ascii="Times New Roman" w:hAnsi="Times New Roman" w:cs="Times New Roman"/>
          <w:sz w:val="24"/>
          <w:szCs w:val="24"/>
        </w:rPr>
      </w:pPr>
    </w:p>
    <w:p w14:paraId="10A7CF35" w14:textId="77777777" w:rsidR="00D96C63" w:rsidRDefault="00D96C63" w:rsidP="00E32AB2">
      <w:pPr>
        <w:spacing w:after="0" w:line="240" w:lineRule="auto"/>
        <w:rPr>
          <w:rFonts w:ascii="Times New Roman" w:hAnsi="Times New Roman" w:cs="Times New Roman"/>
          <w:sz w:val="24"/>
          <w:szCs w:val="24"/>
        </w:rPr>
      </w:pPr>
    </w:p>
    <w:p w14:paraId="10C4CBF8" w14:textId="77777777" w:rsidR="00D96C63" w:rsidRDefault="00D96C63" w:rsidP="00E32AB2">
      <w:pPr>
        <w:spacing w:after="0" w:line="240" w:lineRule="auto"/>
        <w:rPr>
          <w:rFonts w:ascii="Times New Roman" w:hAnsi="Times New Roman" w:cs="Times New Roman"/>
          <w:sz w:val="24"/>
          <w:szCs w:val="24"/>
        </w:rPr>
      </w:pPr>
    </w:p>
    <w:p w14:paraId="68D1A6E8" w14:textId="77777777" w:rsidR="00D96C63" w:rsidRPr="00E32AB2" w:rsidRDefault="00D96C63" w:rsidP="00E32AB2">
      <w:pPr>
        <w:spacing w:after="0" w:line="240" w:lineRule="auto"/>
        <w:rPr>
          <w:rFonts w:ascii="Times New Roman" w:hAnsi="Times New Roman" w:cs="Times New Roman"/>
          <w:sz w:val="24"/>
          <w:szCs w:val="24"/>
        </w:rPr>
      </w:pPr>
    </w:p>
    <w:p w14:paraId="70917BF5" w14:textId="77777777" w:rsidR="00D96C63" w:rsidRDefault="00D96C63" w:rsidP="00E32AB2">
      <w:pPr>
        <w:spacing w:before="240" w:after="0" w:line="240" w:lineRule="auto"/>
        <w:rPr>
          <w:rFonts w:ascii="Times New Roman" w:hAnsi="Times New Roman" w:cs="Times New Roman"/>
          <w:b/>
          <w:sz w:val="29"/>
          <w:szCs w:val="29"/>
        </w:rPr>
      </w:pPr>
    </w:p>
    <w:p w14:paraId="184D5833" w14:textId="77777777" w:rsidR="00D96C63" w:rsidRDefault="00D96C63" w:rsidP="00E32AB2">
      <w:pPr>
        <w:spacing w:before="240" w:after="0" w:line="240" w:lineRule="auto"/>
        <w:rPr>
          <w:rFonts w:ascii="Times New Roman" w:hAnsi="Times New Roman" w:cs="Times New Roman"/>
          <w:b/>
          <w:sz w:val="29"/>
          <w:szCs w:val="29"/>
        </w:rPr>
      </w:pPr>
    </w:p>
    <w:p w14:paraId="6A3D491C" w14:textId="77777777" w:rsidR="00D96C63" w:rsidRDefault="00D96C63" w:rsidP="00E32AB2">
      <w:pPr>
        <w:spacing w:before="240" w:after="0" w:line="240" w:lineRule="auto"/>
        <w:rPr>
          <w:rFonts w:ascii="Times New Roman" w:hAnsi="Times New Roman" w:cs="Times New Roman"/>
          <w:b/>
          <w:sz w:val="29"/>
          <w:szCs w:val="29"/>
        </w:rPr>
      </w:pPr>
    </w:p>
    <w:p w14:paraId="4C2A93EF" w14:textId="77777777" w:rsidR="00D96C63" w:rsidRDefault="00D96C63" w:rsidP="00E32AB2">
      <w:pPr>
        <w:spacing w:before="240" w:after="0" w:line="240" w:lineRule="auto"/>
        <w:rPr>
          <w:rFonts w:ascii="Times New Roman" w:hAnsi="Times New Roman" w:cs="Times New Roman"/>
          <w:b/>
          <w:sz w:val="29"/>
          <w:szCs w:val="29"/>
        </w:rPr>
      </w:pPr>
    </w:p>
    <w:p w14:paraId="187A0CB9" w14:textId="77777777" w:rsidR="00D96C63" w:rsidRDefault="00D96C63" w:rsidP="00E32AB2">
      <w:pPr>
        <w:spacing w:before="240" w:after="0" w:line="240" w:lineRule="auto"/>
        <w:rPr>
          <w:rFonts w:ascii="Times New Roman" w:hAnsi="Times New Roman" w:cs="Times New Roman"/>
          <w:b/>
          <w:sz w:val="29"/>
          <w:szCs w:val="29"/>
        </w:rPr>
      </w:pPr>
    </w:p>
    <w:p w14:paraId="1D46C0F8" w14:textId="77777777" w:rsidR="00D96C63" w:rsidRDefault="00D96C63" w:rsidP="00E32AB2">
      <w:pPr>
        <w:spacing w:before="240" w:after="0" w:line="240" w:lineRule="auto"/>
        <w:rPr>
          <w:rFonts w:ascii="Times New Roman" w:hAnsi="Times New Roman" w:cs="Times New Roman"/>
          <w:b/>
          <w:sz w:val="29"/>
          <w:szCs w:val="29"/>
        </w:rPr>
      </w:pPr>
    </w:p>
    <w:p w14:paraId="3E65A091" w14:textId="77777777" w:rsidR="00D96C63" w:rsidRDefault="00D96C63" w:rsidP="00E32AB2">
      <w:pPr>
        <w:spacing w:before="240" w:after="0" w:line="240" w:lineRule="auto"/>
        <w:rPr>
          <w:rFonts w:ascii="Times New Roman" w:hAnsi="Times New Roman" w:cs="Times New Roman"/>
          <w:b/>
          <w:sz w:val="29"/>
          <w:szCs w:val="29"/>
        </w:rPr>
      </w:pPr>
    </w:p>
    <w:p w14:paraId="5BCDB689" w14:textId="77777777" w:rsidR="00D96C63" w:rsidRDefault="00D96C63" w:rsidP="00E32AB2">
      <w:pPr>
        <w:spacing w:before="240" w:after="0" w:line="240" w:lineRule="auto"/>
        <w:rPr>
          <w:rFonts w:ascii="Times New Roman" w:hAnsi="Times New Roman" w:cs="Times New Roman"/>
          <w:b/>
          <w:sz w:val="29"/>
          <w:szCs w:val="29"/>
        </w:rPr>
      </w:pPr>
    </w:p>
    <w:p w14:paraId="7DE09A21" w14:textId="77777777" w:rsidR="00D96C63" w:rsidRDefault="00D96C63" w:rsidP="00E32AB2">
      <w:pPr>
        <w:spacing w:before="240" w:after="0" w:line="240" w:lineRule="auto"/>
        <w:rPr>
          <w:rFonts w:ascii="Times New Roman" w:hAnsi="Times New Roman" w:cs="Times New Roman"/>
          <w:b/>
          <w:sz w:val="29"/>
          <w:szCs w:val="29"/>
        </w:rPr>
      </w:pPr>
    </w:p>
    <w:p w14:paraId="2C85E790" w14:textId="77777777" w:rsidR="00D96C63" w:rsidRDefault="00D96C63" w:rsidP="00E32AB2">
      <w:pPr>
        <w:spacing w:before="240" w:after="0" w:line="240" w:lineRule="auto"/>
        <w:rPr>
          <w:rFonts w:ascii="Times New Roman" w:hAnsi="Times New Roman" w:cs="Times New Roman"/>
          <w:b/>
          <w:sz w:val="29"/>
          <w:szCs w:val="29"/>
        </w:rPr>
      </w:pPr>
    </w:p>
    <w:p w14:paraId="281157A8" w14:textId="77777777" w:rsidR="00D96C63" w:rsidRDefault="00D96C63" w:rsidP="00E32AB2">
      <w:pPr>
        <w:spacing w:before="240" w:after="0" w:line="240" w:lineRule="auto"/>
        <w:rPr>
          <w:rFonts w:ascii="Times New Roman" w:hAnsi="Times New Roman" w:cs="Times New Roman"/>
          <w:b/>
          <w:sz w:val="29"/>
          <w:szCs w:val="29"/>
        </w:rPr>
      </w:pPr>
    </w:p>
    <w:p w14:paraId="3C5C816D" w14:textId="77777777" w:rsidR="00D96C63" w:rsidRDefault="00D96C63" w:rsidP="00E32AB2">
      <w:pPr>
        <w:spacing w:before="240" w:after="0" w:line="240" w:lineRule="auto"/>
        <w:rPr>
          <w:rFonts w:ascii="Times New Roman" w:hAnsi="Times New Roman" w:cs="Times New Roman"/>
          <w:b/>
          <w:sz w:val="29"/>
          <w:szCs w:val="29"/>
        </w:rPr>
      </w:pPr>
    </w:p>
    <w:p w14:paraId="43DE11AF" w14:textId="77777777" w:rsidR="00D96C63" w:rsidRDefault="00D96C63" w:rsidP="00E32AB2">
      <w:pPr>
        <w:spacing w:before="240" w:after="0" w:line="240" w:lineRule="auto"/>
        <w:rPr>
          <w:rFonts w:ascii="Times New Roman" w:hAnsi="Times New Roman" w:cs="Times New Roman"/>
          <w:b/>
          <w:sz w:val="29"/>
          <w:szCs w:val="29"/>
        </w:rPr>
      </w:pPr>
    </w:p>
    <w:p w14:paraId="39592D4F" w14:textId="77777777" w:rsidR="00D96C63" w:rsidRDefault="00D96C63" w:rsidP="00E32AB2">
      <w:pPr>
        <w:spacing w:before="240" w:after="0" w:line="240" w:lineRule="auto"/>
        <w:rPr>
          <w:rFonts w:ascii="Times New Roman" w:hAnsi="Times New Roman" w:cs="Times New Roman"/>
          <w:b/>
          <w:sz w:val="29"/>
          <w:szCs w:val="29"/>
        </w:rPr>
      </w:pPr>
    </w:p>
    <w:p w14:paraId="2D2BF529" w14:textId="77777777" w:rsidR="00D96C63" w:rsidRDefault="00D96C63" w:rsidP="00E32AB2">
      <w:pPr>
        <w:spacing w:before="240" w:after="0" w:line="240" w:lineRule="auto"/>
        <w:rPr>
          <w:rFonts w:ascii="Times New Roman" w:hAnsi="Times New Roman" w:cs="Times New Roman"/>
          <w:b/>
          <w:sz w:val="29"/>
          <w:szCs w:val="29"/>
        </w:rPr>
      </w:pPr>
    </w:p>
    <w:p w14:paraId="0580E2EF" w14:textId="77777777" w:rsidR="00E32AB2" w:rsidRPr="00722A1A" w:rsidRDefault="00E32AB2" w:rsidP="00E32AB2">
      <w:pPr>
        <w:spacing w:before="240" w:after="0" w:line="240" w:lineRule="auto"/>
        <w:rPr>
          <w:rFonts w:ascii="Times New Roman" w:hAnsi="Times New Roman" w:cs="Times New Roman"/>
          <w:b/>
          <w:sz w:val="29"/>
          <w:szCs w:val="29"/>
        </w:rPr>
      </w:pPr>
      <w:r w:rsidRPr="00722A1A">
        <w:rPr>
          <w:rFonts w:ascii="Times New Roman" w:hAnsi="Times New Roman" w:cs="Times New Roman"/>
          <w:b/>
          <w:sz w:val="29"/>
          <w:szCs w:val="29"/>
        </w:rPr>
        <w:lastRenderedPageBreak/>
        <w:t>System Requirement Specification of URS</w:t>
      </w:r>
      <w:r>
        <w:rPr>
          <w:rFonts w:ascii="Times New Roman" w:hAnsi="Times New Roman" w:cs="Times New Roman"/>
          <w:b/>
          <w:sz w:val="29"/>
          <w:szCs w:val="29"/>
        </w:rPr>
        <w:t>3.1</w:t>
      </w:r>
    </w:p>
    <w:p w14:paraId="7477BABB" w14:textId="3962B696" w:rsidR="00E145BA" w:rsidRDefault="00E145BA" w:rsidP="00E145BA">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sidR="00F1735E">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to Administrator main page interface.</w:t>
      </w:r>
    </w:p>
    <w:p w14:paraId="304384A8" w14:textId="5DEE5965" w:rsidR="00E145BA" w:rsidRDefault="00E145BA" w:rsidP="00E145BA">
      <w:pPr>
        <w:spacing w:after="0" w:line="240" w:lineRule="auto"/>
        <w:ind w:left="1627" w:hanging="1267"/>
        <w:rPr>
          <w:rFonts w:ascii="Times New Roman" w:hAnsi="Times New Roman" w:cs="Times New Roman"/>
          <w:b/>
          <w:bCs/>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to manage account main page interface.</w:t>
      </w:r>
    </w:p>
    <w:p w14:paraId="29450104" w14:textId="106DE286" w:rsidR="00E145BA" w:rsidRPr="00722A1A" w:rsidRDefault="00E145BA" w:rsidP="00E145BA">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5744C414" w14:textId="77777777" w:rsidR="00E145BA" w:rsidRDefault="00E145BA" w:rsidP="00E145BA">
      <w:pPr>
        <w:spacing w:after="0" w:line="240" w:lineRule="auto"/>
        <w:ind w:left="1627" w:hanging="1267"/>
        <w:rPr>
          <w:rFonts w:ascii="Times New Roman" w:hAnsi="Times New Roman" w:cs="Times New Roman"/>
          <w:sz w:val="24"/>
          <w:szCs w:val="24"/>
        </w:rPr>
      </w:pPr>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p>
    <w:p w14:paraId="04231401" w14:textId="4CA9EE30" w:rsidR="00E145BA" w:rsidRDefault="00E145BA" w:rsidP="00E145BA">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3-5.1: </w:t>
      </w:r>
      <w:r>
        <w:rPr>
          <w:rFonts w:ascii="Times New Roman" w:hAnsi="Times New Roman" w:cs="Times New Roman"/>
          <w:sz w:val="24"/>
          <w:szCs w:val="24"/>
        </w:rPr>
        <w:t xml:space="preserve">The system </w:t>
      </w:r>
      <w:r w:rsidR="004A0528">
        <w:rPr>
          <w:rFonts w:ascii="Times New Roman" w:hAnsi="Times New Roman" w:cs="Times New Roman"/>
          <w:sz w:val="24"/>
          <w:szCs w:val="24"/>
        </w:rPr>
        <w:t>shall</w:t>
      </w:r>
      <w:r>
        <w:rPr>
          <w:rFonts w:ascii="Times New Roman" w:hAnsi="Times New Roman" w:cs="Times New Roman"/>
          <w:sz w:val="24"/>
          <w:szCs w:val="24"/>
        </w:rPr>
        <w:t xml:space="preserve"> update the data in database.</w:t>
      </w:r>
    </w:p>
    <w:p w14:paraId="50C30A95" w14:textId="77777777" w:rsidR="00E145BA" w:rsidRDefault="00E145BA" w:rsidP="00E145BA">
      <w:pPr>
        <w:spacing w:after="0" w:line="240" w:lineRule="auto"/>
        <w:ind w:left="1627" w:hanging="1267"/>
        <w:rPr>
          <w:rFonts w:ascii="Times New Roman" w:hAnsi="Times New Roman" w:cs="Times New Roman"/>
          <w:b/>
          <w:bCs/>
          <w:sz w:val="24"/>
          <w:szCs w:val="24"/>
        </w:rPr>
      </w:pPr>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p>
    <w:p w14:paraId="6579D403" w14:textId="26165287" w:rsidR="00E145BA" w:rsidRDefault="00E145BA" w:rsidP="00E145BA">
      <w:pPr>
        <w:spacing w:after="0" w:line="240" w:lineRule="auto"/>
        <w:ind w:left="1627" w:hanging="1267"/>
        <w:rPr>
          <w:rFonts w:ascii="Times New Roman" w:hAnsi="Times New Roman" w:cs="Times New Roman"/>
          <w:sz w:val="24"/>
          <w:szCs w:val="24"/>
        </w:rPr>
      </w:pPr>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0CAEB13A" w14:textId="77777777" w:rsidR="00E32AB2" w:rsidRPr="00E32AB2" w:rsidRDefault="00E32AB2" w:rsidP="00E32AB2">
      <w:pPr>
        <w:spacing w:after="0" w:line="240" w:lineRule="auto"/>
        <w:ind w:left="720"/>
        <w:rPr>
          <w:rFonts w:ascii="Times New Roman" w:hAnsi="Times New Roman" w:cs="Times New Roman"/>
          <w:b/>
          <w:bCs/>
          <w:sz w:val="24"/>
          <w:szCs w:val="24"/>
        </w:rPr>
      </w:pPr>
    </w:p>
    <w:p w14:paraId="4E6004CF" w14:textId="77777777" w:rsidR="00E32AB2" w:rsidRPr="003951DD" w:rsidRDefault="00E32AB2" w:rsidP="003951DD"/>
    <w:p w14:paraId="05A8A0B7" w14:textId="77777777" w:rsidR="00DA0AFB" w:rsidRDefault="00DA0AFB" w:rsidP="00DA0AFB"/>
    <w:p w14:paraId="312A4D25" w14:textId="77777777" w:rsidR="00DA0AFB" w:rsidRDefault="00DA0AFB" w:rsidP="00DA0AFB"/>
    <w:p w14:paraId="746EA987" w14:textId="77777777" w:rsidR="00C665AA" w:rsidRDefault="00C665AA" w:rsidP="00DA0AFB"/>
    <w:p w14:paraId="546A9920" w14:textId="77777777" w:rsidR="00C665AA" w:rsidRDefault="00C665AA" w:rsidP="00DA0AFB"/>
    <w:p w14:paraId="18814ED9" w14:textId="77777777" w:rsidR="00C665AA" w:rsidRDefault="00C665AA" w:rsidP="00DA0AFB"/>
    <w:p w14:paraId="33BA95BA" w14:textId="77777777" w:rsidR="00C665AA" w:rsidRDefault="00C665AA" w:rsidP="00DA0AFB"/>
    <w:p w14:paraId="180ED192" w14:textId="77777777" w:rsidR="00C665AA" w:rsidRDefault="00C665AA" w:rsidP="00DA0AFB"/>
    <w:p w14:paraId="0B8A8F15" w14:textId="77777777" w:rsidR="00C665AA" w:rsidRDefault="00C665AA" w:rsidP="00DA0AFB"/>
    <w:p w14:paraId="3EDE54EA" w14:textId="77777777" w:rsidR="00DA0AFB" w:rsidRDefault="00DA0AFB" w:rsidP="00DA0AFB"/>
    <w:p w14:paraId="19B97CD7" w14:textId="77777777" w:rsidR="00205FCA" w:rsidRDefault="00205FCA" w:rsidP="00DA0AFB"/>
    <w:p w14:paraId="7BF7036B" w14:textId="77777777" w:rsidR="00205FCA" w:rsidRDefault="00205FCA" w:rsidP="00DA0AFB"/>
    <w:p w14:paraId="4E4B0C5E" w14:textId="77777777" w:rsidR="00205FCA" w:rsidRDefault="00205FCA" w:rsidP="00DA0AFB"/>
    <w:p w14:paraId="30264C97" w14:textId="77777777" w:rsidR="00205FCA" w:rsidRDefault="00205FCA" w:rsidP="00DA0AFB"/>
    <w:p w14:paraId="4854F98C" w14:textId="77777777" w:rsidR="00205FCA" w:rsidRDefault="00205FCA" w:rsidP="00DA0AFB"/>
    <w:p w14:paraId="7EF64EA4" w14:textId="77777777" w:rsidR="00205FCA" w:rsidRDefault="00205FCA" w:rsidP="00DA0AFB"/>
    <w:p w14:paraId="4A33E12A" w14:textId="77777777" w:rsidR="00205FCA" w:rsidRDefault="00205FCA" w:rsidP="00DA0AFB"/>
    <w:p w14:paraId="4351DE33" w14:textId="77777777" w:rsidR="00205FCA" w:rsidRDefault="00205FCA" w:rsidP="00DA0AFB"/>
    <w:p w14:paraId="36C6317B" w14:textId="77777777" w:rsidR="00205FCA" w:rsidRDefault="00205FCA" w:rsidP="00DA0AFB"/>
    <w:p w14:paraId="6C650530" w14:textId="77777777" w:rsidR="00205FCA" w:rsidRDefault="00205FCA" w:rsidP="00DA0AFB"/>
    <w:p w14:paraId="7A84E38B" w14:textId="77777777" w:rsidR="00205FCA" w:rsidRDefault="00205FCA" w:rsidP="00DA0AFB"/>
    <w:p w14:paraId="571A34EB" w14:textId="77777777" w:rsidR="00205FCA" w:rsidRDefault="00205FCA" w:rsidP="00DA0AFB"/>
    <w:p w14:paraId="236D0B17" w14:textId="77777777" w:rsidR="00205FCA" w:rsidRDefault="00205FCA" w:rsidP="00DA0AFB"/>
    <w:p w14:paraId="6D19E358" w14:textId="7A670073"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 xml:space="preserve">4.4 </w:t>
      </w:r>
      <w:r w:rsidR="0042396D" w:rsidRPr="008E76FF">
        <w:rPr>
          <w:rFonts w:ascii="Times New Roman" w:hAnsi="Times New Roman" w:cs="Times New Roman"/>
          <w:b/>
          <w:bCs/>
          <w:color w:val="000000" w:themeColor="text1"/>
          <w:sz w:val="36"/>
          <w:szCs w:val="36"/>
        </w:rPr>
        <w:t>Lecturer can edit personal information.</w:t>
      </w:r>
      <w:r w:rsidR="008E76FF">
        <w:rPr>
          <w:rFonts w:ascii="Times New Roman" w:hAnsi="Times New Roman" w:cs="Times New Roman"/>
          <w:b/>
          <w:bCs/>
          <w:color w:val="000000" w:themeColor="text1"/>
          <w:sz w:val="36"/>
          <w:szCs w:val="36"/>
        </w:rPr>
        <w:t xml:space="preserve"> (UC 4.1)</w:t>
      </w:r>
    </w:p>
    <w:p w14:paraId="720EB295" w14:textId="69D993EA" w:rsidR="00DA0AFB" w:rsidRDefault="00DA0AFB" w:rsidP="00DA0AFB"/>
    <w:p w14:paraId="726C71FE" w14:textId="5B0C79B5" w:rsidR="00DA0AFB" w:rsidRDefault="009E3635" w:rsidP="00DA0AFB">
      <w:ins w:id="106" w:author="KKD Windows Se7en V1" w:date="2014-07-25T00:27:00Z">
        <w:r>
          <w:rPr>
            <w:noProof/>
          </w:rPr>
          <w:drawing>
            <wp:anchor distT="0" distB="0" distL="114300" distR="114300" simplePos="0" relativeHeight="251712512" behindDoc="1" locked="0" layoutInCell="1" allowOverlap="1" wp14:anchorId="611BDBC9" wp14:editId="643E25EF">
              <wp:simplePos x="0" y="0"/>
              <wp:positionH relativeFrom="margin">
                <wp:posOffset>1238250</wp:posOffset>
              </wp:positionH>
              <wp:positionV relativeFrom="paragraph">
                <wp:posOffset>10795</wp:posOffset>
              </wp:positionV>
              <wp:extent cx="2974260" cy="237299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3_Registration-Mob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260" cy="2372995"/>
                      </a:xfrm>
                      <a:prstGeom prst="rect">
                        <a:avLst/>
                      </a:prstGeom>
                    </pic:spPr>
                  </pic:pic>
                </a:graphicData>
              </a:graphic>
              <wp14:sizeRelH relativeFrom="page">
                <wp14:pctWidth>0</wp14:pctWidth>
              </wp14:sizeRelH>
              <wp14:sizeRelV relativeFrom="page">
                <wp14:pctHeight>0</wp14:pctHeight>
              </wp14:sizeRelV>
            </wp:anchor>
          </w:drawing>
        </w:r>
      </w:ins>
    </w:p>
    <w:p w14:paraId="455E0712" w14:textId="14CE4A0E" w:rsidR="00DA0AFB" w:rsidRDefault="00DA0AFB" w:rsidP="00DA0AFB"/>
    <w:p w14:paraId="434229A9" w14:textId="77777777" w:rsidR="00DA0AFB" w:rsidRDefault="00DA0AFB" w:rsidP="00DA0AFB"/>
    <w:p w14:paraId="5C45165A" w14:textId="77777777" w:rsidR="00DA0AFB" w:rsidRDefault="00DA0AFB" w:rsidP="00DA0AFB"/>
    <w:p w14:paraId="05514175" w14:textId="77777777" w:rsidR="00205FCA" w:rsidRDefault="00205FCA" w:rsidP="00DA0AFB"/>
    <w:p w14:paraId="307A9723" w14:textId="77777777" w:rsidR="00205FCA" w:rsidDel="009E3635" w:rsidRDefault="00205FCA" w:rsidP="00DA0AFB">
      <w:pPr>
        <w:rPr>
          <w:del w:id="107" w:author="KKD Windows Se7en V1" w:date="2014-07-25T00:26:00Z"/>
        </w:rPr>
      </w:pPr>
    </w:p>
    <w:p w14:paraId="33D00D52" w14:textId="77777777" w:rsidR="009E3635" w:rsidRDefault="009E3635" w:rsidP="00DA0AFB">
      <w:pPr>
        <w:rPr>
          <w:ins w:id="108" w:author="KKD Windows Se7en V1" w:date="2014-07-25T00:27:00Z"/>
        </w:rPr>
      </w:pPr>
    </w:p>
    <w:p w14:paraId="6A04DD86" w14:textId="77777777" w:rsidR="00205FCA" w:rsidDel="009E3635" w:rsidRDefault="00205FCA" w:rsidP="00DA0AFB">
      <w:pPr>
        <w:rPr>
          <w:del w:id="109" w:author="KKD Windows Se7en V1" w:date="2014-07-25T00:26:00Z"/>
        </w:rPr>
      </w:pPr>
    </w:p>
    <w:p w14:paraId="6F7D9BC2" w14:textId="77777777" w:rsidR="00DA0AFB" w:rsidRDefault="00DA0AFB" w:rsidP="00DA0AFB"/>
    <w:p w14:paraId="3E6AE9F8" w14:textId="77777777" w:rsidR="00DA0AFB" w:rsidRDefault="00DA0AFB" w:rsidP="00DA0AFB">
      <w:pPr>
        <w:rPr>
          <w:ins w:id="110" w:author="KKD Windows Se7en V1" w:date="2014-07-25T00:27:00Z"/>
        </w:rPr>
      </w:pPr>
    </w:p>
    <w:p w14:paraId="0CEC5DC2" w14:textId="77777777" w:rsidR="009E3635" w:rsidRDefault="009E3635"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13AF3B0B" w14:textId="77777777" w:rsidTr="000100B8">
        <w:tc>
          <w:tcPr>
            <w:tcW w:w="1908" w:type="dxa"/>
            <w:tcBorders>
              <w:top w:val="single" w:sz="12" w:space="0" w:color="auto"/>
              <w:bottom w:val="single" w:sz="6" w:space="0" w:color="auto"/>
            </w:tcBorders>
            <w:shd w:val="clear" w:color="auto" w:fill="F2F2F2"/>
          </w:tcPr>
          <w:p w14:paraId="0803D89B"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1699571A" w14:textId="1E3B1AC3"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4.1</w:t>
            </w:r>
          </w:p>
        </w:tc>
      </w:tr>
      <w:tr w:rsidR="00DA0AFB" w:rsidRPr="00A85EC0" w14:paraId="2DFF6279" w14:textId="77777777" w:rsidTr="000100B8">
        <w:tc>
          <w:tcPr>
            <w:tcW w:w="1908" w:type="dxa"/>
            <w:tcBorders>
              <w:top w:val="single" w:sz="6" w:space="0" w:color="auto"/>
              <w:bottom w:val="single" w:sz="6" w:space="0" w:color="auto"/>
            </w:tcBorders>
            <w:shd w:val="clear" w:color="auto" w:fill="F2F2F2"/>
          </w:tcPr>
          <w:p w14:paraId="4478CA1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68EED8C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 edits personal information.</w:t>
            </w:r>
          </w:p>
        </w:tc>
      </w:tr>
      <w:tr w:rsidR="00DA0AFB" w:rsidRPr="00A85EC0" w14:paraId="4E8ED2A4" w14:textId="77777777" w:rsidTr="000100B8">
        <w:tc>
          <w:tcPr>
            <w:tcW w:w="1908" w:type="dxa"/>
            <w:tcBorders>
              <w:top w:val="single" w:sz="6" w:space="0" w:color="auto"/>
              <w:bottom w:val="single" w:sz="6" w:space="0" w:color="auto"/>
            </w:tcBorders>
            <w:shd w:val="clear" w:color="auto" w:fill="F2F2F2"/>
          </w:tcPr>
          <w:p w14:paraId="3971926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50B2A9A"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86E28F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5266F76"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2A6A80B" w14:textId="77777777" w:rsidTr="000100B8">
        <w:tc>
          <w:tcPr>
            <w:tcW w:w="1908" w:type="dxa"/>
            <w:tcBorders>
              <w:top w:val="single" w:sz="6" w:space="0" w:color="auto"/>
              <w:bottom w:val="single" w:sz="6" w:space="0" w:color="auto"/>
            </w:tcBorders>
            <w:shd w:val="clear" w:color="auto" w:fill="F2F2F2"/>
          </w:tcPr>
          <w:p w14:paraId="5833B01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51F6A237"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DBA059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475B4D1"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2EE0AC20" w14:textId="77777777" w:rsidTr="000100B8">
        <w:tc>
          <w:tcPr>
            <w:tcW w:w="2628" w:type="dxa"/>
            <w:gridSpan w:val="2"/>
            <w:tcBorders>
              <w:top w:val="single" w:sz="6" w:space="0" w:color="auto"/>
            </w:tcBorders>
          </w:tcPr>
          <w:p w14:paraId="1E8979F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1B1926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DA0AFB" w:rsidRPr="00A85EC0" w14:paraId="79FD8494" w14:textId="77777777" w:rsidTr="000100B8">
        <w:tc>
          <w:tcPr>
            <w:tcW w:w="2628" w:type="dxa"/>
            <w:gridSpan w:val="2"/>
          </w:tcPr>
          <w:p w14:paraId="7C381D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0FC7AB26" w14:textId="1B198881"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C08118F" w14:textId="77777777" w:rsidTr="000100B8">
        <w:tc>
          <w:tcPr>
            <w:tcW w:w="2628" w:type="dxa"/>
            <w:gridSpan w:val="2"/>
          </w:tcPr>
          <w:p w14:paraId="0DD40F5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1B5C391F"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tc>
      </w:tr>
      <w:tr w:rsidR="00DA0AFB" w:rsidRPr="00A85EC0" w14:paraId="240C22A2" w14:textId="77777777" w:rsidTr="000100B8">
        <w:trPr>
          <w:trHeight w:val="318"/>
        </w:trPr>
        <w:tc>
          <w:tcPr>
            <w:tcW w:w="2628" w:type="dxa"/>
            <w:gridSpan w:val="2"/>
          </w:tcPr>
          <w:p w14:paraId="1C9676B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355F7B1" w14:textId="77777777" w:rsidR="00DA0AFB" w:rsidRPr="0067163B" w:rsidRDefault="00DA0AFB" w:rsidP="00DA0AFB">
            <w:pPr>
              <w:spacing w:after="0" w:line="240" w:lineRule="auto"/>
              <w:contextualSpacing/>
              <w:rPr>
                <w:rFonts w:ascii="Times New Roman" w:hAnsi="Times New Roman" w:cs="Times New Roman"/>
                <w:sz w:val="24"/>
                <w:szCs w:val="24"/>
              </w:rPr>
            </w:pPr>
            <w:r w:rsidRPr="0067163B">
              <w:rPr>
                <w:rFonts w:ascii="Times New Roman" w:hAnsi="Times New Roman" w:cs="Times New Roman"/>
                <w:sz w:val="24"/>
                <w:szCs w:val="24"/>
              </w:rPr>
              <w:t>Lecturer profile should be available in the system for editing.</w:t>
            </w:r>
          </w:p>
        </w:tc>
      </w:tr>
      <w:tr w:rsidR="00DA0AFB" w:rsidRPr="00A85EC0" w14:paraId="58193794" w14:textId="77777777" w:rsidTr="000100B8">
        <w:tc>
          <w:tcPr>
            <w:tcW w:w="2628" w:type="dxa"/>
            <w:gridSpan w:val="2"/>
          </w:tcPr>
          <w:p w14:paraId="009978D2"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1ABCCD35" w14:textId="53B7CA2A"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Lecturer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1B854221" w14:textId="77777777" w:rsidTr="000100B8">
        <w:tc>
          <w:tcPr>
            <w:tcW w:w="2628" w:type="dxa"/>
            <w:gridSpan w:val="2"/>
          </w:tcPr>
          <w:p w14:paraId="5A761F7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00A2E42B"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p w14:paraId="0417EC5D" w14:textId="291AC561"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35BBE" w14:textId="3D324BE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w:t>
            </w:r>
          </w:p>
          <w:p w14:paraId="5B735096"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information that want to edit.</w:t>
            </w:r>
          </w:p>
          <w:p w14:paraId="71E76CC2"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confirm password for editing.</w:t>
            </w:r>
          </w:p>
          <w:p w14:paraId="564443F7" w14:textId="2580C003"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3F02D6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Lecture personal information</w:t>
            </w:r>
            <w:r w:rsidRPr="00A85EC0">
              <w:rPr>
                <w:rFonts w:ascii="Times New Roman" w:hAnsi="Times New Roman" w:cs="Times New Roman"/>
                <w:color w:val="000000"/>
                <w:sz w:val="24"/>
                <w:szCs w:val="24"/>
              </w:rPr>
              <w:t>.</w:t>
            </w:r>
          </w:p>
          <w:p w14:paraId="0009A32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0CC3E802"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Lecturer personal information into the system.</w:t>
            </w:r>
          </w:p>
          <w:p w14:paraId="52A83EFD" w14:textId="1A313D94"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lastRenderedPageBreak/>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27ED912B" w14:textId="77777777" w:rsidTr="000100B8">
        <w:tc>
          <w:tcPr>
            <w:tcW w:w="2628" w:type="dxa"/>
            <w:gridSpan w:val="2"/>
          </w:tcPr>
          <w:p w14:paraId="4AB0E648" w14:textId="25FD81C0"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tc>
        <w:tc>
          <w:tcPr>
            <w:tcW w:w="6660" w:type="dxa"/>
            <w:gridSpan w:val="3"/>
          </w:tcPr>
          <w:p w14:paraId="3DCACB7F" w14:textId="7DB78345" w:rsidR="00DA0AFB" w:rsidRPr="00A85EC0" w:rsidRDefault="00557D2E"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DA0AFB" w:rsidRPr="00A85EC0" w14:paraId="71BC95B2" w14:textId="77777777" w:rsidTr="000100B8">
        <w:tc>
          <w:tcPr>
            <w:tcW w:w="2628" w:type="dxa"/>
            <w:gridSpan w:val="2"/>
          </w:tcPr>
          <w:p w14:paraId="5FE6E3C7" w14:textId="5852F454"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722D9F91"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B4F6693"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101EFAA2"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0F81DB8B" w14:textId="77777777" w:rsidR="00557D2E" w:rsidRPr="00A85EC0" w:rsidRDefault="00557D2E" w:rsidP="00557D2E">
            <w:pPr>
              <w:spacing w:after="0" w:line="240" w:lineRule="auto"/>
              <w:rPr>
                <w:rFonts w:ascii="Times New Roman" w:hAnsi="Times New Roman" w:cs="Times New Roman"/>
                <w:sz w:val="24"/>
                <w:szCs w:val="24"/>
              </w:rPr>
            </w:pPr>
          </w:p>
          <w:p w14:paraId="03D009F0"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F19F6A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02177268"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588CB32E" w14:textId="77777777" w:rsidR="00557D2E" w:rsidRPr="00A85EC0" w:rsidRDefault="00557D2E" w:rsidP="00557D2E">
            <w:pPr>
              <w:spacing w:after="0" w:line="240" w:lineRule="auto"/>
              <w:rPr>
                <w:rFonts w:ascii="Times New Roman" w:hAnsi="Times New Roman" w:cs="Times New Roman"/>
                <w:sz w:val="24"/>
                <w:szCs w:val="24"/>
              </w:rPr>
            </w:pPr>
          </w:p>
          <w:p w14:paraId="28C2DCC8"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69CB2CE"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48473FC" w14:textId="77777777" w:rsidR="00557D2E" w:rsidRPr="00A85EC0" w:rsidRDefault="00557D2E" w:rsidP="00557D2E">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78625AA4" w14:textId="77777777" w:rsidR="00557D2E" w:rsidRPr="00A85EC0" w:rsidRDefault="00557D2E" w:rsidP="00557D2E">
            <w:pPr>
              <w:spacing w:after="0" w:line="240" w:lineRule="auto"/>
              <w:rPr>
                <w:rFonts w:ascii="Times New Roman" w:hAnsi="Times New Roman" w:cs="Times New Roman"/>
                <w:sz w:val="24"/>
                <w:szCs w:val="24"/>
              </w:rPr>
            </w:pPr>
          </w:p>
          <w:p w14:paraId="703C4C72"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44DAFD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35ECF40"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27419A6D" w14:textId="77777777" w:rsidR="00557D2E" w:rsidRPr="00A85EC0" w:rsidRDefault="00557D2E" w:rsidP="00557D2E">
            <w:pPr>
              <w:spacing w:after="0" w:line="240" w:lineRule="auto"/>
              <w:rPr>
                <w:rFonts w:ascii="Times New Roman" w:hAnsi="Times New Roman" w:cs="Times New Roman"/>
                <w:sz w:val="24"/>
                <w:szCs w:val="24"/>
              </w:rPr>
            </w:pPr>
          </w:p>
          <w:p w14:paraId="1ACE08B7"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lecturer password and confirm password is not matched. The system provides the error message as followed:</w:t>
            </w:r>
          </w:p>
          <w:p w14:paraId="6D310209"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7BD3C3C" w14:textId="0433FB9C" w:rsidR="00DA0AFB" w:rsidRPr="00A85EC0" w:rsidRDefault="00557D2E" w:rsidP="00557D2E">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0C9A8026" w14:textId="77777777" w:rsidTr="000100B8">
        <w:tc>
          <w:tcPr>
            <w:tcW w:w="2628" w:type="dxa"/>
            <w:gridSpan w:val="2"/>
          </w:tcPr>
          <w:p w14:paraId="6AC7CDF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0E346F32"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A1B26A4" w14:textId="77777777" w:rsidTr="000100B8">
        <w:tc>
          <w:tcPr>
            <w:tcW w:w="2628" w:type="dxa"/>
            <w:gridSpan w:val="2"/>
          </w:tcPr>
          <w:p w14:paraId="1E32E10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20EEF434"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330632FF" w14:textId="77777777" w:rsidTr="000100B8">
        <w:tc>
          <w:tcPr>
            <w:tcW w:w="2628" w:type="dxa"/>
            <w:gridSpan w:val="2"/>
          </w:tcPr>
          <w:p w14:paraId="4EA61A7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55518272"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5EDA8C3A" w14:textId="77777777" w:rsidTr="000100B8">
        <w:tc>
          <w:tcPr>
            <w:tcW w:w="2628" w:type="dxa"/>
            <w:gridSpan w:val="2"/>
          </w:tcPr>
          <w:p w14:paraId="0FDF237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60B3B1"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1724668" w14:textId="77777777" w:rsidR="00DA0AFB" w:rsidRDefault="00DA0AFB" w:rsidP="00DA0AFB"/>
    <w:p w14:paraId="01BB8619" w14:textId="77777777" w:rsidR="00DA0AFB" w:rsidRDefault="00DA0AFB" w:rsidP="00DA0AFB"/>
    <w:p w14:paraId="1214116D" w14:textId="77777777" w:rsidR="00DA0AFB" w:rsidRDefault="00DA0AFB" w:rsidP="00DA0AFB"/>
    <w:p w14:paraId="26ED39C0" w14:textId="77777777" w:rsidR="00DA0AFB" w:rsidRDefault="00DA0AFB" w:rsidP="00DA0AFB"/>
    <w:p w14:paraId="75CD393D" w14:textId="77777777" w:rsidR="00DA0AFB" w:rsidRDefault="00DA0AFB" w:rsidP="00DA0AFB"/>
    <w:p w14:paraId="5D19C5BB" w14:textId="77777777" w:rsidR="00DA0AFB" w:rsidRDefault="00DA0AFB" w:rsidP="00DA0AFB"/>
    <w:p w14:paraId="40C3786A" w14:textId="77777777" w:rsidR="00DA0AFB" w:rsidDel="009E3635" w:rsidRDefault="00DA0AFB" w:rsidP="00DA0AFB">
      <w:pPr>
        <w:rPr>
          <w:del w:id="111" w:author="KKD Windows Se7en V1" w:date="2014-07-25T00:27:00Z"/>
        </w:rPr>
      </w:pPr>
    </w:p>
    <w:p w14:paraId="25EF606A" w14:textId="77777777" w:rsidR="00DA0AFB" w:rsidRDefault="00DA0AFB" w:rsidP="00DA0AFB"/>
    <w:p w14:paraId="7E4FBF98" w14:textId="4CAC11EE"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4.1</w:t>
      </w:r>
      <w:r w:rsidRPr="004F0C87">
        <w:rPr>
          <w:rFonts w:ascii="Times New Roman" w:hAnsi="Times New Roman" w:cs="Times New Roman"/>
          <w:b/>
          <w:bCs/>
          <w:sz w:val="29"/>
          <w:szCs w:val="29"/>
        </w:rPr>
        <w:t xml:space="preserve"> Lecturer can edit his/her personal information. </w:t>
      </w:r>
    </w:p>
    <w:p w14:paraId="547638A8" w14:textId="10CBE5C7"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lecturer ID, lecturer password, lecturer name, lecturer faculty, lecturer department, lecturer email, and lecturer tel.</w:t>
      </w:r>
    </w:p>
    <w:p w14:paraId="56686A68"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EC70EC4"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358E6020"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610"/>
        <w:gridCol w:w="2790"/>
        <w:gridCol w:w="2068"/>
      </w:tblGrid>
      <w:tr w:rsidR="00DA0AFB" w:rsidRPr="00A85EC0" w14:paraId="7A55A439" w14:textId="77777777" w:rsidTr="000100B8">
        <w:tc>
          <w:tcPr>
            <w:tcW w:w="1548" w:type="dxa"/>
          </w:tcPr>
          <w:p w14:paraId="320A8D4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59D9EA7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790" w:type="dxa"/>
          </w:tcPr>
          <w:p w14:paraId="180436F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068" w:type="dxa"/>
          </w:tcPr>
          <w:p w14:paraId="74BC640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4C1560DF" w14:textId="77777777" w:rsidTr="000100B8">
        <w:tc>
          <w:tcPr>
            <w:tcW w:w="1548" w:type="dxa"/>
          </w:tcPr>
          <w:p w14:paraId="428A168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610" w:type="dxa"/>
          </w:tcPr>
          <w:p w14:paraId="468EB0E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790" w:type="dxa"/>
          </w:tcPr>
          <w:p w14:paraId="6B2462E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2068" w:type="dxa"/>
          </w:tcPr>
          <w:p w14:paraId="6DF4315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48EA2F25" w14:textId="77777777" w:rsidTr="000100B8">
        <w:tc>
          <w:tcPr>
            <w:tcW w:w="1548" w:type="dxa"/>
          </w:tcPr>
          <w:p w14:paraId="6B32208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name</w:t>
            </w:r>
          </w:p>
        </w:tc>
        <w:tc>
          <w:tcPr>
            <w:tcW w:w="2610" w:type="dxa"/>
          </w:tcPr>
          <w:p w14:paraId="7D15D85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790" w:type="dxa"/>
          </w:tcPr>
          <w:p w14:paraId="4A1A706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 Stark”</w:t>
            </w:r>
          </w:p>
        </w:tc>
        <w:tc>
          <w:tcPr>
            <w:tcW w:w="2068" w:type="dxa"/>
          </w:tcPr>
          <w:p w14:paraId="7356182B"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76E3DE70" w14:textId="77777777" w:rsidTr="000100B8">
        <w:tc>
          <w:tcPr>
            <w:tcW w:w="1548" w:type="dxa"/>
          </w:tcPr>
          <w:p w14:paraId="5B1F6C4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faculty</w:t>
            </w:r>
          </w:p>
        </w:tc>
        <w:tc>
          <w:tcPr>
            <w:tcW w:w="2610" w:type="dxa"/>
          </w:tcPr>
          <w:p w14:paraId="5F8A488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570CF6E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2068" w:type="dxa"/>
          </w:tcPr>
          <w:p w14:paraId="2768B491"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237A42C" w14:textId="77777777" w:rsidTr="000100B8">
        <w:tc>
          <w:tcPr>
            <w:tcW w:w="1548" w:type="dxa"/>
          </w:tcPr>
          <w:p w14:paraId="1ED95EA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department</w:t>
            </w:r>
          </w:p>
        </w:tc>
        <w:tc>
          <w:tcPr>
            <w:tcW w:w="2610" w:type="dxa"/>
          </w:tcPr>
          <w:p w14:paraId="14102EB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4BDCEF5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Software engineering  </w:t>
            </w:r>
          </w:p>
        </w:tc>
        <w:tc>
          <w:tcPr>
            <w:tcW w:w="2068" w:type="dxa"/>
          </w:tcPr>
          <w:p w14:paraId="75D75DD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656526F" w14:textId="77777777" w:rsidTr="000100B8">
        <w:tc>
          <w:tcPr>
            <w:tcW w:w="1548" w:type="dxa"/>
          </w:tcPr>
          <w:p w14:paraId="0BA2062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email</w:t>
            </w:r>
          </w:p>
        </w:tc>
        <w:tc>
          <w:tcPr>
            <w:tcW w:w="2610" w:type="dxa"/>
          </w:tcPr>
          <w:p w14:paraId="61D1C0C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790" w:type="dxa"/>
          </w:tcPr>
          <w:p w14:paraId="46DE8E1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tony999@gmail.com</w:t>
            </w:r>
          </w:p>
        </w:tc>
        <w:tc>
          <w:tcPr>
            <w:tcW w:w="2068" w:type="dxa"/>
          </w:tcPr>
          <w:p w14:paraId="62FE718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870A69B" w14:textId="77777777" w:rsidTr="000100B8">
        <w:tc>
          <w:tcPr>
            <w:tcW w:w="1548" w:type="dxa"/>
          </w:tcPr>
          <w:p w14:paraId="48A558F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w:t>
            </w:r>
            <w:proofErr w:type="spellStart"/>
            <w:r w:rsidRPr="00A85EC0">
              <w:rPr>
                <w:rFonts w:ascii="Times New Roman" w:hAnsi="Times New Roman" w:cs="Times New Roman"/>
                <w:sz w:val="24"/>
                <w:szCs w:val="24"/>
              </w:rPr>
              <w:t>tel</w:t>
            </w:r>
            <w:proofErr w:type="spellEnd"/>
          </w:p>
        </w:tc>
        <w:tc>
          <w:tcPr>
            <w:tcW w:w="2610" w:type="dxa"/>
          </w:tcPr>
          <w:p w14:paraId="0A530A7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790" w:type="dxa"/>
          </w:tcPr>
          <w:p w14:paraId="2EC5786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0832109999</w:t>
            </w:r>
          </w:p>
        </w:tc>
        <w:tc>
          <w:tcPr>
            <w:tcW w:w="2068" w:type="dxa"/>
          </w:tcPr>
          <w:p w14:paraId="68A90D50"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54B45B67"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2623691E"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784708D" w14:textId="77777777"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14:paraId="6EDEA417" w14:textId="77777777" w:rsidR="00DA0AFB" w:rsidRPr="00A827EA"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6E4A0282" w14:textId="77777777" w:rsidR="00DA0AFB"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284F34AE" w14:textId="09BA78C6"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web application.</w:t>
      </w:r>
    </w:p>
    <w:p w14:paraId="01A4D001" w14:textId="77777777" w:rsidR="00DA0AFB" w:rsidRDefault="00DA0AFB" w:rsidP="00DA0AFB">
      <w:pPr>
        <w:spacing w:after="0" w:line="240" w:lineRule="auto"/>
        <w:jc w:val="thaiDistribute"/>
        <w:rPr>
          <w:rFonts w:ascii="Times New Roman" w:hAnsi="Times New Roman" w:cs="Times New Roman"/>
          <w:sz w:val="24"/>
          <w:szCs w:val="24"/>
        </w:rPr>
      </w:pPr>
    </w:p>
    <w:p w14:paraId="2ACC7335" w14:textId="77777777" w:rsidR="00DA0AFB" w:rsidRDefault="00DA0AFB" w:rsidP="00DA0AFB">
      <w:pPr>
        <w:spacing w:after="0" w:line="240" w:lineRule="auto"/>
        <w:jc w:val="thaiDistribute"/>
        <w:rPr>
          <w:rFonts w:ascii="Times New Roman" w:hAnsi="Times New Roman" w:cs="Times New Roman"/>
          <w:sz w:val="24"/>
          <w:szCs w:val="24"/>
        </w:rPr>
      </w:pPr>
    </w:p>
    <w:p w14:paraId="006C7E9E" w14:textId="77777777" w:rsidR="00DA0AFB" w:rsidRDefault="00DA0AFB" w:rsidP="00DA0AFB">
      <w:pPr>
        <w:spacing w:after="0" w:line="240" w:lineRule="auto"/>
        <w:jc w:val="thaiDistribute"/>
        <w:rPr>
          <w:rFonts w:ascii="Times New Roman" w:hAnsi="Times New Roman" w:cs="Times New Roman"/>
          <w:sz w:val="24"/>
          <w:szCs w:val="24"/>
        </w:rPr>
      </w:pPr>
    </w:p>
    <w:p w14:paraId="5D422184" w14:textId="77777777" w:rsidR="00DA0AFB" w:rsidRDefault="00DA0AFB" w:rsidP="00DA0AFB">
      <w:pPr>
        <w:spacing w:after="0" w:line="240" w:lineRule="auto"/>
        <w:jc w:val="thaiDistribute"/>
        <w:rPr>
          <w:rFonts w:ascii="Times New Roman" w:hAnsi="Times New Roman" w:cs="Times New Roman"/>
          <w:sz w:val="24"/>
          <w:szCs w:val="24"/>
        </w:rPr>
      </w:pPr>
    </w:p>
    <w:p w14:paraId="4D0CAA4B" w14:textId="77777777" w:rsidR="00DA0AFB" w:rsidRDefault="00DA0AFB" w:rsidP="00DA0AFB">
      <w:pPr>
        <w:spacing w:after="0" w:line="240" w:lineRule="auto"/>
        <w:jc w:val="thaiDistribute"/>
        <w:rPr>
          <w:rFonts w:ascii="Times New Roman" w:hAnsi="Times New Roman" w:cs="Times New Roman"/>
          <w:sz w:val="24"/>
          <w:szCs w:val="24"/>
        </w:rPr>
      </w:pPr>
    </w:p>
    <w:p w14:paraId="79EDEB11" w14:textId="77777777" w:rsidR="00DA0AFB" w:rsidRDefault="00DA0AFB" w:rsidP="00DA0AFB">
      <w:pPr>
        <w:spacing w:after="0" w:line="240" w:lineRule="auto"/>
        <w:jc w:val="thaiDistribute"/>
        <w:rPr>
          <w:rFonts w:ascii="Times New Roman" w:hAnsi="Times New Roman" w:cs="Times New Roman"/>
          <w:sz w:val="24"/>
          <w:szCs w:val="24"/>
        </w:rPr>
      </w:pPr>
    </w:p>
    <w:p w14:paraId="375FD3A0" w14:textId="77777777" w:rsidR="00DA0AFB" w:rsidRDefault="00DA0AFB" w:rsidP="00DA0AFB">
      <w:pPr>
        <w:spacing w:after="0" w:line="240" w:lineRule="auto"/>
        <w:jc w:val="thaiDistribute"/>
        <w:rPr>
          <w:rFonts w:ascii="Times New Roman" w:hAnsi="Times New Roman" w:cs="Times New Roman"/>
          <w:sz w:val="24"/>
          <w:szCs w:val="24"/>
        </w:rPr>
      </w:pPr>
    </w:p>
    <w:p w14:paraId="7246830E" w14:textId="77777777" w:rsidR="00DA0AFB" w:rsidRDefault="00DA0AFB" w:rsidP="00DA0AFB">
      <w:pPr>
        <w:spacing w:after="0" w:line="240" w:lineRule="auto"/>
        <w:jc w:val="thaiDistribute"/>
        <w:rPr>
          <w:rFonts w:ascii="Times New Roman" w:hAnsi="Times New Roman" w:cs="Times New Roman"/>
          <w:sz w:val="24"/>
          <w:szCs w:val="24"/>
        </w:rPr>
      </w:pPr>
    </w:p>
    <w:p w14:paraId="161E9970" w14:textId="77777777" w:rsidR="00DA0AFB" w:rsidRDefault="00DA0AFB" w:rsidP="00DA0AFB">
      <w:pPr>
        <w:spacing w:after="0" w:line="240" w:lineRule="auto"/>
        <w:jc w:val="thaiDistribute"/>
        <w:rPr>
          <w:rFonts w:ascii="Times New Roman" w:hAnsi="Times New Roman" w:cs="Times New Roman"/>
          <w:sz w:val="24"/>
          <w:szCs w:val="24"/>
        </w:rPr>
      </w:pPr>
    </w:p>
    <w:p w14:paraId="2EF12026" w14:textId="77777777" w:rsidR="00DA0AFB" w:rsidRDefault="00DA0AFB" w:rsidP="00DA0AFB">
      <w:pPr>
        <w:spacing w:after="0" w:line="240" w:lineRule="auto"/>
        <w:jc w:val="thaiDistribute"/>
        <w:rPr>
          <w:rFonts w:ascii="Times New Roman" w:hAnsi="Times New Roman" w:cs="Times New Roman"/>
          <w:sz w:val="24"/>
          <w:szCs w:val="24"/>
        </w:rPr>
      </w:pPr>
    </w:p>
    <w:p w14:paraId="736B3010" w14:textId="77777777" w:rsidR="00DA0AFB" w:rsidRDefault="00DA0AFB" w:rsidP="00DA0AFB">
      <w:pPr>
        <w:spacing w:after="0" w:line="240" w:lineRule="auto"/>
        <w:jc w:val="thaiDistribute"/>
        <w:rPr>
          <w:rFonts w:ascii="Times New Roman" w:hAnsi="Times New Roman" w:cs="Times New Roman"/>
          <w:sz w:val="24"/>
          <w:szCs w:val="24"/>
        </w:rPr>
      </w:pPr>
    </w:p>
    <w:p w14:paraId="721FC2FB" w14:textId="77777777" w:rsidR="00DA0AFB" w:rsidRDefault="00DA0AFB" w:rsidP="00DA0AFB">
      <w:pPr>
        <w:spacing w:after="0" w:line="240" w:lineRule="auto"/>
        <w:jc w:val="thaiDistribute"/>
        <w:rPr>
          <w:rFonts w:ascii="Times New Roman" w:hAnsi="Times New Roman" w:cs="Times New Roman"/>
          <w:sz w:val="24"/>
          <w:szCs w:val="24"/>
        </w:rPr>
      </w:pPr>
    </w:p>
    <w:p w14:paraId="47880A0C" w14:textId="77777777" w:rsidR="00DA0AFB" w:rsidRDefault="00DA0AFB" w:rsidP="00DA0AFB">
      <w:pPr>
        <w:spacing w:after="0" w:line="240" w:lineRule="auto"/>
        <w:jc w:val="thaiDistribute"/>
        <w:rPr>
          <w:ins w:id="112" w:author="KKD Windows Se7en V1" w:date="2014-07-25T00:27:00Z"/>
          <w:rFonts w:ascii="Times New Roman" w:hAnsi="Times New Roman" w:cs="Times New Roman"/>
          <w:sz w:val="24"/>
          <w:szCs w:val="24"/>
        </w:rPr>
      </w:pPr>
    </w:p>
    <w:p w14:paraId="3F42360A" w14:textId="77777777" w:rsidR="009E3635" w:rsidRDefault="009E3635" w:rsidP="00DA0AFB">
      <w:pPr>
        <w:spacing w:after="0" w:line="240" w:lineRule="auto"/>
        <w:jc w:val="thaiDistribute"/>
        <w:rPr>
          <w:ins w:id="113" w:author="KKD Windows Se7en V1" w:date="2014-07-25T00:27:00Z"/>
          <w:rFonts w:ascii="Times New Roman" w:hAnsi="Times New Roman" w:cs="Times New Roman"/>
          <w:sz w:val="24"/>
          <w:szCs w:val="24"/>
        </w:rPr>
      </w:pPr>
    </w:p>
    <w:p w14:paraId="6A1FECE8" w14:textId="77777777" w:rsidR="009E3635" w:rsidRDefault="009E3635" w:rsidP="00DA0AFB">
      <w:pPr>
        <w:spacing w:after="0" w:line="240" w:lineRule="auto"/>
        <w:jc w:val="thaiDistribute"/>
        <w:rPr>
          <w:rFonts w:ascii="Times New Roman" w:hAnsi="Times New Roman" w:cs="Times New Roman"/>
          <w:sz w:val="24"/>
          <w:szCs w:val="24"/>
        </w:rPr>
      </w:pPr>
    </w:p>
    <w:p w14:paraId="48F659BB" w14:textId="77777777" w:rsidR="00DA0AFB" w:rsidRDefault="00DA0AFB" w:rsidP="00DA0AFB">
      <w:pPr>
        <w:spacing w:after="0" w:line="240" w:lineRule="auto"/>
        <w:jc w:val="thaiDistribute"/>
        <w:rPr>
          <w:rFonts w:ascii="Times New Roman" w:hAnsi="Times New Roman" w:cs="Times New Roman"/>
          <w:sz w:val="24"/>
          <w:szCs w:val="24"/>
        </w:rPr>
      </w:pPr>
    </w:p>
    <w:p w14:paraId="2DDD3FF0" w14:textId="77777777" w:rsidR="00DA0AFB" w:rsidRDefault="00DA0AFB" w:rsidP="00DA0AFB">
      <w:pPr>
        <w:spacing w:after="0" w:line="240" w:lineRule="auto"/>
        <w:jc w:val="thaiDistribute"/>
        <w:rPr>
          <w:rFonts w:ascii="Times New Roman" w:hAnsi="Times New Roman" w:cs="Times New Roman"/>
          <w:sz w:val="24"/>
          <w:szCs w:val="24"/>
        </w:rPr>
      </w:pPr>
    </w:p>
    <w:p w14:paraId="1BEAAE56" w14:textId="77777777" w:rsidR="00DA0AFB" w:rsidRDefault="00DA0AFB" w:rsidP="00DA0AFB">
      <w:pPr>
        <w:spacing w:after="0" w:line="240" w:lineRule="auto"/>
        <w:jc w:val="thaiDistribute"/>
        <w:rPr>
          <w:rFonts w:ascii="Times New Roman" w:hAnsi="Times New Roman" w:cs="Times New Roman"/>
          <w:sz w:val="24"/>
          <w:szCs w:val="24"/>
        </w:rPr>
      </w:pPr>
    </w:p>
    <w:p w14:paraId="118BDB0F" w14:textId="13B29A04" w:rsidR="00DA0AFB" w:rsidRDefault="00205FCA" w:rsidP="00DA0AFB">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AC-04.1 </w:t>
      </w:r>
      <w:r w:rsidRPr="004F0C87">
        <w:rPr>
          <w:rFonts w:ascii="Times New Roman" w:hAnsi="Times New Roman" w:cs="Times New Roman"/>
          <w:b/>
          <w:bCs/>
          <w:sz w:val="29"/>
          <w:szCs w:val="29"/>
        </w:rPr>
        <w:t>Lecturer can edit his/her personal information.</w:t>
      </w:r>
    </w:p>
    <w:p w14:paraId="45CB5628" w14:textId="21B4371C" w:rsidR="00205FCA" w:rsidRDefault="00205FCA" w:rsidP="00DA0AFB">
      <w:pPr>
        <w:spacing w:after="0" w:line="240" w:lineRule="auto"/>
        <w:jc w:val="thaiDistribute"/>
        <w:rPr>
          <w:rFonts w:ascii="Times New Roman" w:hAnsi="Times New Roman" w:cs="Times New Roman"/>
          <w:b/>
          <w:bCs/>
          <w:sz w:val="29"/>
          <w:szCs w:val="29"/>
        </w:rPr>
      </w:pPr>
    </w:p>
    <w:p w14:paraId="173BA3F6" w14:textId="19B3036B" w:rsidR="00205FCA" w:rsidRDefault="009E3635" w:rsidP="00DA0AFB">
      <w:pPr>
        <w:spacing w:after="0" w:line="240" w:lineRule="auto"/>
        <w:jc w:val="thaiDistribute"/>
        <w:rPr>
          <w:rFonts w:ascii="Times New Roman" w:hAnsi="Times New Roman" w:cs="Times New Roman"/>
          <w:b/>
          <w:bCs/>
          <w:sz w:val="29"/>
          <w:szCs w:val="29"/>
        </w:rPr>
      </w:pPr>
      <w:ins w:id="114" w:author="KKD Windows Se7en V1" w:date="2014-07-25T00:27:00Z">
        <w:r>
          <w:rPr>
            <w:rFonts w:ascii="Times New Roman" w:hAnsi="Times New Roman" w:cs="Times New Roman"/>
            <w:b/>
            <w:bCs/>
            <w:noProof/>
            <w:sz w:val="29"/>
            <w:szCs w:val="29"/>
            <w:rPrChange w:id="115" w:author="Unknown">
              <w:rPr>
                <w:noProof/>
              </w:rPr>
            </w:rPrChange>
          </w:rPr>
          <w:drawing>
            <wp:anchor distT="0" distB="0" distL="114300" distR="114300" simplePos="0" relativeHeight="251713536" behindDoc="1" locked="0" layoutInCell="1" allowOverlap="1" wp14:anchorId="1BA4CDE6" wp14:editId="02494DD4">
              <wp:simplePos x="0" y="0"/>
              <wp:positionH relativeFrom="column">
                <wp:posOffset>1447800</wp:posOffset>
              </wp:positionH>
              <wp:positionV relativeFrom="paragraph">
                <wp:posOffset>90805</wp:posOffset>
              </wp:positionV>
              <wp:extent cx="2333625" cy="47053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4.png"/>
                      <pic:cNvPicPr/>
                    </pic:nvPicPr>
                    <pic:blipFill>
                      <a:blip r:embed="rId26">
                        <a:extLst>
                          <a:ext uri="{28A0092B-C50C-407E-A947-70E740481C1C}">
                            <a14:useLocalDpi xmlns:a14="http://schemas.microsoft.com/office/drawing/2010/main" val="0"/>
                          </a:ext>
                        </a:extLst>
                      </a:blip>
                      <a:stretch>
                        <a:fillRect/>
                      </a:stretch>
                    </pic:blipFill>
                    <pic:spPr>
                      <a:xfrm>
                        <a:off x="0" y="0"/>
                        <a:ext cx="2333625" cy="4705350"/>
                      </a:xfrm>
                      <a:prstGeom prst="rect">
                        <a:avLst/>
                      </a:prstGeom>
                    </pic:spPr>
                  </pic:pic>
                </a:graphicData>
              </a:graphic>
              <wp14:sizeRelH relativeFrom="page">
                <wp14:pctWidth>0</wp14:pctWidth>
              </wp14:sizeRelH>
              <wp14:sizeRelV relativeFrom="page">
                <wp14:pctHeight>0</wp14:pctHeight>
              </wp14:sizeRelV>
            </wp:anchor>
          </w:drawing>
        </w:r>
      </w:ins>
      <w:del w:id="116" w:author="KKD Windows Se7en V1" w:date="2014-07-25T00:27:00Z">
        <w:r w:rsidR="00205FCA" w:rsidRPr="004A0528" w:rsidDel="009E3635">
          <w:rPr>
            <w:rFonts w:ascii="Times New Roman" w:hAnsi="Times New Roman" w:cs="Times New Roman"/>
            <w:b/>
            <w:bCs/>
            <w:noProof/>
            <w:sz w:val="29"/>
            <w:szCs w:val="29"/>
            <w:rPrChange w:id="117" w:author="Unknown">
              <w:rPr>
                <w:noProof/>
              </w:rPr>
            </w:rPrChange>
          </w:rPr>
          <w:drawing>
            <wp:anchor distT="0" distB="0" distL="114300" distR="114300" simplePos="0" relativeHeight="251671552" behindDoc="1" locked="0" layoutInCell="1" allowOverlap="1" wp14:anchorId="583DD83A" wp14:editId="385B9ED0">
              <wp:simplePos x="0" y="0"/>
              <wp:positionH relativeFrom="margin">
                <wp:align>right</wp:align>
              </wp:positionH>
              <wp:positionV relativeFrom="paragraph">
                <wp:posOffset>100330</wp:posOffset>
              </wp:positionV>
              <wp:extent cx="5372100" cy="460967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04.png"/>
                      <pic:cNvPicPr/>
                    </pic:nvPicPr>
                    <pic:blipFill>
                      <a:blip r:embed="rId27">
                        <a:extLst>
                          <a:ext uri="{28A0092B-C50C-407E-A947-70E740481C1C}">
                            <a14:useLocalDpi xmlns:a14="http://schemas.microsoft.com/office/drawing/2010/main" val="0"/>
                          </a:ext>
                        </a:extLst>
                      </a:blip>
                      <a:stretch>
                        <a:fillRect/>
                      </a:stretch>
                    </pic:blipFill>
                    <pic:spPr>
                      <a:xfrm>
                        <a:off x="0" y="0"/>
                        <a:ext cx="5372100" cy="4609674"/>
                      </a:xfrm>
                      <a:prstGeom prst="rect">
                        <a:avLst/>
                      </a:prstGeom>
                    </pic:spPr>
                  </pic:pic>
                </a:graphicData>
              </a:graphic>
              <wp14:sizeRelH relativeFrom="page">
                <wp14:pctWidth>0</wp14:pctWidth>
              </wp14:sizeRelH>
              <wp14:sizeRelV relativeFrom="page">
                <wp14:pctHeight>0</wp14:pctHeight>
              </wp14:sizeRelV>
            </wp:anchor>
          </w:drawing>
        </w:r>
      </w:del>
    </w:p>
    <w:p w14:paraId="660DD9E6" w14:textId="57EE4E9F" w:rsidR="00205FCA" w:rsidRDefault="00205FCA" w:rsidP="00DA0AFB">
      <w:pPr>
        <w:spacing w:after="0" w:line="240" w:lineRule="auto"/>
        <w:jc w:val="thaiDistribute"/>
        <w:rPr>
          <w:rFonts w:ascii="Times New Roman" w:hAnsi="Times New Roman" w:cs="Times New Roman"/>
          <w:b/>
          <w:bCs/>
          <w:sz w:val="29"/>
          <w:szCs w:val="29"/>
        </w:rPr>
      </w:pPr>
    </w:p>
    <w:p w14:paraId="3C6D3BF9" w14:textId="6C9A5EC5" w:rsidR="00205FCA" w:rsidRDefault="00205FCA" w:rsidP="00DA0AFB">
      <w:pPr>
        <w:spacing w:after="0" w:line="240" w:lineRule="auto"/>
        <w:jc w:val="thaiDistribute"/>
        <w:rPr>
          <w:rFonts w:ascii="Times New Roman" w:hAnsi="Times New Roman" w:cs="Times New Roman"/>
          <w:b/>
          <w:bCs/>
          <w:sz w:val="29"/>
          <w:szCs w:val="29"/>
        </w:rPr>
      </w:pPr>
    </w:p>
    <w:p w14:paraId="24B51A0B" w14:textId="1895D235" w:rsidR="00205FCA" w:rsidRPr="004A0528" w:rsidRDefault="00205FCA" w:rsidP="00DA0AFB">
      <w:pPr>
        <w:spacing w:after="0" w:line="240" w:lineRule="auto"/>
        <w:jc w:val="thaiDistribute"/>
        <w:rPr>
          <w:rFonts w:ascii="Times New Roman" w:hAnsi="Times New Roman" w:cs="Times New Roman"/>
          <w:b/>
          <w:bCs/>
          <w:sz w:val="29"/>
          <w:szCs w:val="29"/>
        </w:rPr>
      </w:pPr>
    </w:p>
    <w:p w14:paraId="152ECC0C" w14:textId="77777777" w:rsidR="00DA0AFB" w:rsidRDefault="00DA0AFB" w:rsidP="00DA0AFB">
      <w:pPr>
        <w:spacing w:after="0" w:line="240" w:lineRule="auto"/>
        <w:jc w:val="thaiDistribute"/>
        <w:rPr>
          <w:rFonts w:ascii="Times New Roman" w:hAnsi="Times New Roman" w:cs="Times New Roman"/>
          <w:sz w:val="24"/>
          <w:szCs w:val="24"/>
        </w:rPr>
      </w:pPr>
    </w:p>
    <w:p w14:paraId="45A29D1E" w14:textId="77777777" w:rsidR="00205FCA" w:rsidRDefault="00205FCA" w:rsidP="00DA0AFB">
      <w:pPr>
        <w:spacing w:after="0" w:line="240" w:lineRule="auto"/>
        <w:jc w:val="thaiDistribute"/>
        <w:rPr>
          <w:rFonts w:ascii="Times New Roman" w:hAnsi="Times New Roman" w:cs="Times New Roman"/>
          <w:sz w:val="24"/>
          <w:szCs w:val="24"/>
        </w:rPr>
      </w:pPr>
    </w:p>
    <w:p w14:paraId="0A7263B0" w14:textId="77777777" w:rsidR="00205FCA" w:rsidRDefault="00205FCA" w:rsidP="00DA0AFB">
      <w:pPr>
        <w:spacing w:after="0" w:line="240" w:lineRule="auto"/>
        <w:jc w:val="thaiDistribute"/>
        <w:rPr>
          <w:rFonts w:ascii="Times New Roman" w:hAnsi="Times New Roman" w:cs="Times New Roman"/>
          <w:sz w:val="24"/>
          <w:szCs w:val="24"/>
        </w:rPr>
      </w:pPr>
    </w:p>
    <w:p w14:paraId="61671DF8" w14:textId="77777777" w:rsidR="00205FCA" w:rsidRDefault="00205FCA" w:rsidP="00DA0AFB">
      <w:pPr>
        <w:spacing w:after="0" w:line="240" w:lineRule="auto"/>
        <w:jc w:val="thaiDistribute"/>
        <w:rPr>
          <w:rFonts w:ascii="Times New Roman" w:hAnsi="Times New Roman" w:cs="Times New Roman"/>
          <w:sz w:val="24"/>
          <w:szCs w:val="24"/>
        </w:rPr>
      </w:pPr>
    </w:p>
    <w:p w14:paraId="4BF5946D" w14:textId="77777777" w:rsidR="00205FCA" w:rsidRDefault="00205FCA" w:rsidP="00DA0AFB">
      <w:pPr>
        <w:spacing w:after="0" w:line="240" w:lineRule="auto"/>
        <w:jc w:val="thaiDistribute"/>
        <w:rPr>
          <w:rFonts w:ascii="Times New Roman" w:hAnsi="Times New Roman" w:cs="Times New Roman"/>
          <w:sz w:val="24"/>
          <w:szCs w:val="24"/>
        </w:rPr>
      </w:pPr>
    </w:p>
    <w:p w14:paraId="274BF191" w14:textId="77777777" w:rsidR="00205FCA" w:rsidRDefault="00205FCA" w:rsidP="00DA0AFB">
      <w:pPr>
        <w:spacing w:after="0" w:line="240" w:lineRule="auto"/>
        <w:jc w:val="thaiDistribute"/>
        <w:rPr>
          <w:rFonts w:ascii="Times New Roman" w:hAnsi="Times New Roman" w:cs="Times New Roman"/>
          <w:sz w:val="24"/>
          <w:szCs w:val="24"/>
        </w:rPr>
      </w:pPr>
    </w:p>
    <w:p w14:paraId="277F0498" w14:textId="77777777" w:rsidR="00205FCA" w:rsidRDefault="00205FCA" w:rsidP="00DA0AFB">
      <w:pPr>
        <w:spacing w:after="0" w:line="240" w:lineRule="auto"/>
        <w:jc w:val="thaiDistribute"/>
        <w:rPr>
          <w:rFonts w:ascii="Times New Roman" w:hAnsi="Times New Roman" w:cs="Times New Roman"/>
          <w:sz w:val="24"/>
          <w:szCs w:val="24"/>
        </w:rPr>
      </w:pPr>
    </w:p>
    <w:p w14:paraId="4EE0088B" w14:textId="77777777" w:rsidR="00205FCA" w:rsidRDefault="00205FCA" w:rsidP="00DA0AFB">
      <w:pPr>
        <w:spacing w:after="0" w:line="240" w:lineRule="auto"/>
        <w:jc w:val="thaiDistribute"/>
        <w:rPr>
          <w:rFonts w:ascii="Times New Roman" w:hAnsi="Times New Roman" w:cs="Times New Roman"/>
          <w:sz w:val="24"/>
          <w:szCs w:val="24"/>
        </w:rPr>
      </w:pPr>
    </w:p>
    <w:p w14:paraId="03B4A7B9" w14:textId="77777777" w:rsidR="00205FCA" w:rsidRDefault="00205FCA" w:rsidP="00DA0AFB">
      <w:pPr>
        <w:spacing w:after="0" w:line="240" w:lineRule="auto"/>
        <w:jc w:val="thaiDistribute"/>
        <w:rPr>
          <w:rFonts w:ascii="Times New Roman" w:hAnsi="Times New Roman" w:cs="Times New Roman"/>
          <w:sz w:val="24"/>
          <w:szCs w:val="24"/>
        </w:rPr>
      </w:pPr>
    </w:p>
    <w:p w14:paraId="449314E9" w14:textId="77777777" w:rsidR="00205FCA" w:rsidRDefault="00205FCA" w:rsidP="00DA0AFB">
      <w:pPr>
        <w:spacing w:after="0" w:line="240" w:lineRule="auto"/>
        <w:jc w:val="thaiDistribute"/>
        <w:rPr>
          <w:rFonts w:ascii="Times New Roman" w:hAnsi="Times New Roman" w:cs="Times New Roman"/>
          <w:sz w:val="24"/>
          <w:szCs w:val="24"/>
        </w:rPr>
      </w:pPr>
    </w:p>
    <w:p w14:paraId="59960B08" w14:textId="77777777" w:rsidR="00205FCA" w:rsidRDefault="00205FCA" w:rsidP="00DA0AFB">
      <w:pPr>
        <w:spacing w:after="0" w:line="240" w:lineRule="auto"/>
        <w:jc w:val="thaiDistribute"/>
        <w:rPr>
          <w:rFonts w:ascii="Times New Roman" w:hAnsi="Times New Roman" w:cs="Times New Roman"/>
          <w:sz w:val="24"/>
          <w:szCs w:val="24"/>
        </w:rPr>
      </w:pPr>
    </w:p>
    <w:p w14:paraId="6C320A52" w14:textId="77777777" w:rsidR="00205FCA" w:rsidRPr="00A85EC0" w:rsidRDefault="00205FCA" w:rsidP="00DA0AFB">
      <w:pPr>
        <w:spacing w:after="0" w:line="240" w:lineRule="auto"/>
        <w:jc w:val="thaiDistribute"/>
        <w:rPr>
          <w:rFonts w:ascii="Times New Roman" w:hAnsi="Times New Roman" w:cs="Times New Roman"/>
          <w:sz w:val="24"/>
          <w:szCs w:val="24"/>
        </w:rPr>
      </w:pPr>
    </w:p>
    <w:p w14:paraId="5A6E1245" w14:textId="77777777" w:rsidR="00205FCA" w:rsidRDefault="00205FCA" w:rsidP="00DA0AFB">
      <w:pPr>
        <w:spacing w:after="0" w:line="240" w:lineRule="auto"/>
        <w:jc w:val="thaiDistribute"/>
        <w:rPr>
          <w:rFonts w:ascii="Times New Roman" w:hAnsi="Times New Roman" w:cs="Times New Roman"/>
          <w:b/>
          <w:bCs/>
          <w:sz w:val="29"/>
          <w:szCs w:val="29"/>
        </w:rPr>
      </w:pPr>
    </w:p>
    <w:p w14:paraId="4BBFCBFD" w14:textId="77777777" w:rsidR="00205FCA" w:rsidRDefault="00205FCA" w:rsidP="00DA0AFB">
      <w:pPr>
        <w:spacing w:after="0" w:line="240" w:lineRule="auto"/>
        <w:jc w:val="thaiDistribute"/>
        <w:rPr>
          <w:rFonts w:ascii="Times New Roman" w:hAnsi="Times New Roman" w:cs="Times New Roman"/>
          <w:b/>
          <w:bCs/>
          <w:sz w:val="29"/>
          <w:szCs w:val="29"/>
        </w:rPr>
      </w:pPr>
    </w:p>
    <w:p w14:paraId="18018A78" w14:textId="77777777" w:rsidR="00205FCA" w:rsidRDefault="00205FCA" w:rsidP="00DA0AFB">
      <w:pPr>
        <w:spacing w:after="0" w:line="240" w:lineRule="auto"/>
        <w:jc w:val="thaiDistribute"/>
        <w:rPr>
          <w:rFonts w:ascii="Times New Roman" w:hAnsi="Times New Roman" w:cs="Times New Roman"/>
          <w:b/>
          <w:bCs/>
          <w:sz w:val="29"/>
          <w:szCs w:val="29"/>
        </w:rPr>
      </w:pPr>
    </w:p>
    <w:p w14:paraId="0E29E41B" w14:textId="77777777" w:rsidR="00205FCA" w:rsidRDefault="00205FCA" w:rsidP="00DA0AFB">
      <w:pPr>
        <w:spacing w:after="0" w:line="240" w:lineRule="auto"/>
        <w:jc w:val="thaiDistribute"/>
        <w:rPr>
          <w:rFonts w:ascii="Times New Roman" w:hAnsi="Times New Roman" w:cs="Times New Roman"/>
          <w:b/>
          <w:bCs/>
          <w:sz w:val="29"/>
          <w:szCs w:val="29"/>
        </w:rPr>
      </w:pPr>
    </w:p>
    <w:p w14:paraId="7820905C" w14:textId="77777777" w:rsidR="00205FCA" w:rsidRDefault="00205FCA" w:rsidP="00DA0AFB">
      <w:pPr>
        <w:spacing w:after="0" w:line="240" w:lineRule="auto"/>
        <w:jc w:val="thaiDistribute"/>
        <w:rPr>
          <w:rFonts w:ascii="Times New Roman" w:hAnsi="Times New Roman" w:cs="Times New Roman"/>
          <w:b/>
          <w:bCs/>
          <w:sz w:val="29"/>
          <w:szCs w:val="29"/>
        </w:rPr>
      </w:pPr>
    </w:p>
    <w:p w14:paraId="144F0E3D" w14:textId="77777777" w:rsidR="00205FCA" w:rsidRDefault="00205FCA" w:rsidP="00DA0AFB">
      <w:pPr>
        <w:spacing w:after="0" w:line="240" w:lineRule="auto"/>
        <w:jc w:val="thaiDistribute"/>
        <w:rPr>
          <w:rFonts w:ascii="Times New Roman" w:hAnsi="Times New Roman" w:cs="Times New Roman"/>
          <w:b/>
          <w:bCs/>
          <w:sz w:val="29"/>
          <w:szCs w:val="29"/>
        </w:rPr>
      </w:pPr>
    </w:p>
    <w:p w14:paraId="37E1F488" w14:textId="77777777" w:rsidR="00205FCA" w:rsidRDefault="00205FCA" w:rsidP="00DA0AFB">
      <w:pPr>
        <w:spacing w:after="0" w:line="240" w:lineRule="auto"/>
        <w:jc w:val="thaiDistribute"/>
        <w:rPr>
          <w:rFonts w:ascii="Times New Roman" w:hAnsi="Times New Roman" w:cs="Times New Roman"/>
          <w:b/>
          <w:bCs/>
          <w:sz w:val="29"/>
          <w:szCs w:val="29"/>
        </w:rPr>
      </w:pPr>
    </w:p>
    <w:p w14:paraId="726ECBFC" w14:textId="77777777" w:rsidR="00205FCA" w:rsidRDefault="00205FCA" w:rsidP="00DA0AFB">
      <w:pPr>
        <w:spacing w:after="0" w:line="240" w:lineRule="auto"/>
        <w:jc w:val="thaiDistribute"/>
        <w:rPr>
          <w:rFonts w:ascii="Times New Roman" w:hAnsi="Times New Roman" w:cs="Times New Roman"/>
          <w:b/>
          <w:bCs/>
          <w:sz w:val="29"/>
          <w:szCs w:val="29"/>
        </w:rPr>
      </w:pPr>
    </w:p>
    <w:p w14:paraId="1F9486CC" w14:textId="77777777" w:rsidR="00205FCA" w:rsidRDefault="00205FCA" w:rsidP="00DA0AFB">
      <w:pPr>
        <w:spacing w:after="0" w:line="240" w:lineRule="auto"/>
        <w:jc w:val="thaiDistribute"/>
        <w:rPr>
          <w:rFonts w:ascii="Times New Roman" w:hAnsi="Times New Roman" w:cs="Times New Roman"/>
          <w:b/>
          <w:bCs/>
          <w:sz w:val="29"/>
          <w:szCs w:val="29"/>
        </w:rPr>
      </w:pPr>
    </w:p>
    <w:p w14:paraId="20040A84" w14:textId="77777777" w:rsidR="00205FCA" w:rsidRDefault="00205FCA" w:rsidP="00DA0AFB">
      <w:pPr>
        <w:spacing w:after="0" w:line="240" w:lineRule="auto"/>
        <w:jc w:val="thaiDistribute"/>
        <w:rPr>
          <w:rFonts w:ascii="Times New Roman" w:hAnsi="Times New Roman" w:cs="Times New Roman"/>
          <w:b/>
          <w:bCs/>
          <w:sz w:val="29"/>
          <w:szCs w:val="29"/>
        </w:rPr>
      </w:pPr>
    </w:p>
    <w:p w14:paraId="56142B97" w14:textId="77777777" w:rsidR="00205FCA" w:rsidRDefault="00205FCA" w:rsidP="00DA0AFB">
      <w:pPr>
        <w:spacing w:after="0" w:line="240" w:lineRule="auto"/>
        <w:jc w:val="thaiDistribute"/>
        <w:rPr>
          <w:rFonts w:ascii="Times New Roman" w:hAnsi="Times New Roman" w:cs="Times New Roman"/>
          <w:b/>
          <w:bCs/>
          <w:sz w:val="29"/>
          <w:szCs w:val="29"/>
        </w:rPr>
      </w:pPr>
    </w:p>
    <w:p w14:paraId="0395E969" w14:textId="77777777" w:rsidR="00205FCA" w:rsidRDefault="00205FCA" w:rsidP="00DA0AFB">
      <w:pPr>
        <w:spacing w:after="0" w:line="240" w:lineRule="auto"/>
        <w:jc w:val="thaiDistribute"/>
        <w:rPr>
          <w:rFonts w:ascii="Times New Roman" w:hAnsi="Times New Roman" w:cs="Times New Roman"/>
          <w:b/>
          <w:bCs/>
          <w:sz w:val="29"/>
          <w:szCs w:val="29"/>
        </w:rPr>
      </w:pPr>
    </w:p>
    <w:p w14:paraId="29281C0A" w14:textId="77777777" w:rsidR="00205FCA" w:rsidRDefault="00205FCA" w:rsidP="00DA0AFB">
      <w:pPr>
        <w:spacing w:after="0" w:line="240" w:lineRule="auto"/>
        <w:jc w:val="thaiDistribute"/>
        <w:rPr>
          <w:rFonts w:ascii="Times New Roman" w:hAnsi="Times New Roman" w:cs="Times New Roman"/>
          <w:b/>
          <w:bCs/>
          <w:sz w:val="29"/>
          <w:szCs w:val="29"/>
        </w:rPr>
      </w:pPr>
    </w:p>
    <w:p w14:paraId="02C87CA2" w14:textId="77777777" w:rsidR="00205FCA" w:rsidRDefault="00205FCA" w:rsidP="00DA0AFB">
      <w:pPr>
        <w:spacing w:after="0" w:line="240" w:lineRule="auto"/>
        <w:jc w:val="thaiDistribute"/>
        <w:rPr>
          <w:rFonts w:ascii="Times New Roman" w:hAnsi="Times New Roman" w:cs="Times New Roman"/>
          <w:b/>
          <w:bCs/>
          <w:sz w:val="29"/>
          <w:szCs w:val="29"/>
        </w:rPr>
      </w:pPr>
    </w:p>
    <w:p w14:paraId="606213E3" w14:textId="77777777" w:rsidR="00205FCA" w:rsidRDefault="00205FCA" w:rsidP="00DA0AFB">
      <w:pPr>
        <w:spacing w:after="0" w:line="240" w:lineRule="auto"/>
        <w:jc w:val="thaiDistribute"/>
        <w:rPr>
          <w:rFonts w:ascii="Times New Roman" w:hAnsi="Times New Roman" w:cs="Times New Roman"/>
          <w:b/>
          <w:bCs/>
          <w:sz w:val="29"/>
          <w:szCs w:val="29"/>
        </w:rPr>
      </w:pPr>
    </w:p>
    <w:p w14:paraId="2DA1DEC9" w14:textId="77777777" w:rsidR="00205FCA" w:rsidRDefault="00205FCA" w:rsidP="00DA0AFB">
      <w:pPr>
        <w:spacing w:after="0" w:line="240" w:lineRule="auto"/>
        <w:jc w:val="thaiDistribute"/>
        <w:rPr>
          <w:rFonts w:ascii="Times New Roman" w:hAnsi="Times New Roman" w:cs="Times New Roman"/>
          <w:b/>
          <w:bCs/>
          <w:sz w:val="29"/>
          <w:szCs w:val="29"/>
        </w:rPr>
      </w:pPr>
    </w:p>
    <w:p w14:paraId="35EC7E0A" w14:textId="77777777" w:rsidR="00205FCA" w:rsidRDefault="00205FCA" w:rsidP="00DA0AFB">
      <w:pPr>
        <w:spacing w:after="0" w:line="240" w:lineRule="auto"/>
        <w:jc w:val="thaiDistribute"/>
        <w:rPr>
          <w:rFonts w:ascii="Times New Roman" w:hAnsi="Times New Roman" w:cs="Times New Roman"/>
          <w:b/>
          <w:bCs/>
          <w:sz w:val="29"/>
          <w:szCs w:val="29"/>
        </w:rPr>
      </w:pPr>
    </w:p>
    <w:p w14:paraId="4CAC283D" w14:textId="77777777" w:rsidR="00205FCA" w:rsidRDefault="00205FCA" w:rsidP="00DA0AFB">
      <w:pPr>
        <w:spacing w:after="0" w:line="240" w:lineRule="auto"/>
        <w:jc w:val="thaiDistribute"/>
        <w:rPr>
          <w:rFonts w:ascii="Times New Roman" w:hAnsi="Times New Roman" w:cs="Times New Roman"/>
          <w:b/>
          <w:bCs/>
          <w:sz w:val="29"/>
          <w:szCs w:val="29"/>
        </w:rPr>
      </w:pPr>
    </w:p>
    <w:p w14:paraId="03908780" w14:textId="77777777" w:rsidR="00205FCA" w:rsidRDefault="00205FCA" w:rsidP="00DA0AFB">
      <w:pPr>
        <w:spacing w:after="0" w:line="240" w:lineRule="auto"/>
        <w:jc w:val="thaiDistribute"/>
        <w:rPr>
          <w:rFonts w:ascii="Times New Roman" w:hAnsi="Times New Roman" w:cs="Times New Roman"/>
          <w:b/>
          <w:bCs/>
          <w:sz w:val="29"/>
          <w:szCs w:val="29"/>
        </w:rPr>
      </w:pPr>
    </w:p>
    <w:p w14:paraId="5AAAFD16" w14:textId="77777777" w:rsidR="00205FCA" w:rsidRDefault="00205FCA" w:rsidP="00DA0AFB">
      <w:pPr>
        <w:spacing w:after="0" w:line="240" w:lineRule="auto"/>
        <w:jc w:val="thaiDistribute"/>
        <w:rPr>
          <w:rFonts w:ascii="Times New Roman" w:hAnsi="Times New Roman" w:cs="Times New Roman"/>
          <w:b/>
          <w:bCs/>
          <w:sz w:val="29"/>
          <w:szCs w:val="29"/>
        </w:rPr>
      </w:pPr>
    </w:p>
    <w:p w14:paraId="6CBC08AF" w14:textId="77777777" w:rsidR="00205FCA" w:rsidRDefault="00205FCA" w:rsidP="00DA0AFB">
      <w:pPr>
        <w:spacing w:after="0" w:line="240" w:lineRule="auto"/>
        <w:jc w:val="thaiDistribute"/>
        <w:rPr>
          <w:rFonts w:ascii="Times New Roman" w:hAnsi="Times New Roman" w:cs="Times New Roman"/>
          <w:b/>
          <w:bCs/>
          <w:sz w:val="29"/>
          <w:szCs w:val="29"/>
        </w:rPr>
      </w:pPr>
    </w:p>
    <w:p w14:paraId="04A61DA9" w14:textId="77777777" w:rsidR="00205FCA" w:rsidRDefault="00205FCA" w:rsidP="00DA0AFB">
      <w:pPr>
        <w:spacing w:after="0" w:line="240" w:lineRule="auto"/>
        <w:jc w:val="thaiDistribute"/>
        <w:rPr>
          <w:rFonts w:ascii="Times New Roman" w:hAnsi="Times New Roman" w:cs="Times New Roman"/>
          <w:b/>
          <w:bCs/>
          <w:sz w:val="29"/>
          <w:szCs w:val="29"/>
        </w:rPr>
      </w:pPr>
    </w:p>
    <w:p w14:paraId="73CC8813" w14:textId="77777777" w:rsidR="00205FCA" w:rsidRDefault="00205FCA" w:rsidP="00DA0AFB">
      <w:pPr>
        <w:spacing w:after="0" w:line="240" w:lineRule="auto"/>
        <w:jc w:val="thaiDistribute"/>
        <w:rPr>
          <w:rFonts w:ascii="Times New Roman" w:hAnsi="Times New Roman" w:cs="Times New Roman"/>
          <w:b/>
          <w:bCs/>
          <w:sz w:val="29"/>
          <w:szCs w:val="29"/>
        </w:rPr>
      </w:pPr>
    </w:p>
    <w:p w14:paraId="088D3D23" w14:textId="77777777" w:rsidR="00205FCA" w:rsidRDefault="00205FCA" w:rsidP="00DA0AFB">
      <w:pPr>
        <w:spacing w:after="0" w:line="240" w:lineRule="auto"/>
        <w:jc w:val="thaiDistribute"/>
        <w:rPr>
          <w:rFonts w:ascii="Times New Roman" w:hAnsi="Times New Roman" w:cs="Times New Roman"/>
          <w:b/>
          <w:bCs/>
          <w:sz w:val="29"/>
          <w:szCs w:val="29"/>
        </w:rPr>
      </w:pPr>
    </w:p>
    <w:p w14:paraId="3F56A1AE" w14:textId="765F8EFB" w:rsidR="00DA0AFB" w:rsidRPr="00A85EC0" w:rsidRDefault="00DA0AFB" w:rsidP="00DA0AFB">
      <w:pPr>
        <w:spacing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4.1</w:t>
      </w:r>
    </w:p>
    <w:p w14:paraId="79856853" w14:textId="7422C68E" w:rsidR="00DA0AFB" w:rsidRPr="00A85EC0" w:rsidRDefault="00DA0AFB" w:rsidP="004A0528">
      <w:pPr>
        <w:spacing w:after="0" w:line="240" w:lineRule="auto"/>
        <w:ind w:left="1530" w:hanging="1170"/>
        <w:rPr>
          <w:rFonts w:ascii="Times New Roman" w:hAnsi="Times New Roman" w:cs="Times New Roman"/>
          <w:sz w:val="24"/>
          <w:szCs w:val="24"/>
        </w:rPr>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00295F" w14:textId="4F189DAA"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Lecturer edits his/her personal information into the system.</w:t>
      </w:r>
    </w:p>
    <w:p w14:paraId="373FE6AC" w14:textId="4C31B901"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29812110" w14:textId="5EFFAA65"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59DE2EB7" w14:textId="76E98104"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BB2FC65" w14:textId="021AE1C4"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5C898755" w14:textId="6CBBCE0B"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3199D26" w14:textId="56A64DF9"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lecturer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28AE8968" w14:textId="260DB47D" w:rsidR="00DA0AFB" w:rsidRPr="00A85EC0" w:rsidRDefault="00DA0AFB" w:rsidP="004A052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4ADA2303" w14:textId="28205A4B" w:rsidR="00DA0AFB" w:rsidRPr="00A85EC0" w:rsidRDefault="00DA0AFB"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7E07D4" w14:textId="14F14DF2" w:rsidR="00DA0AFB" w:rsidRPr="00A85EC0" w:rsidRDefault="00DA0AFB" w:rsidP="004A052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56FF0C68" w14:textId="77777777" w:rsidR="00DA0AFB" w:rsidRPr="00354B18" w:rsidRDefault="00DA0AFB" w:rsidP="00DA0AFB">
      <w:pPr>
        <w:spacing w:after="0" w:line="240" w:lineRule="auto"/>
        <w:rPr>
          <w:rFonts w:ascii="Times New Roman" w:hAnsi="Times New Roman" w:cs="Times New Roman"/>
          <w:sz w:val="24"/>
          <w:szCs w:val="24"/>
        </w:rPr>
      </w:pPr>
    </w:p>
    <w:p w14:paraId="6B52772E" w14:textId="77777777" w:rsidR="00DA0AFB" w:rsidRDefault="00DA0AFB" w:rsidP="00DA0AFB"/>
    <w:p w14:paraId="5D9FBF37" w14:textId="77777777" w:rsidR="00C665AA" w:rsidRDefault="00C665AA" w:rsidP="00DA0AFB"/>
    <w:p w14:paraId="54778FB9" w14:textId="77777777" w:rsidR="00C665AA" w:rsidRDefault="00C665AA" w:rsidP="00DA0AFB"/>
    <w:p w14:paraId="09D197E2" w14:textId="77777777" w:rsidR="00C665AA" w:rsidRDefault="00C665AA" w:rsidP="00DA0AFB"/>
    <w:p w14:paraId="48BC6D40" w14:textId="77777777" w:rsidR="00C665AA" w:rsidRDefault="00C665AA" w:rsidP="00DA0AFB"/>
    <w:p w14:paraId="7FB81A45" w14:textId="77777777" w:rsidR="00C665AA" w:rsidRDefault="00C665AA" w:rsidP="00DA0AFB"/>
    <w:p w14:paraId="54D4CA18" w14:textId="77777777" w:rsidR="00C665AA" w:rsidRDefault="00C665AA" w:rsidP="00DA0AFB"/>
    <w:p w14:paraId="0259CC78" w14:textId="77777777" w:rsidR="00C665AA" w:rsidRDefault="00C665AA" w:rsidP="00DA0AFB"/>
    <w:p w14:paraId="4A05D197" w14:textId="77777777" w:rsidR="00C665AA" w:rsidRDefault="00C665AA" w:rsidP="00DA0AFB"/>
    <w:p w14:paraId="5C4657F6" w14:textId="77777777" w:rsidR="00C665AA" w:rsidRPr="00DA0AFB" w:rsidRDefault="00C665AA" w:rsidP="00DA0AFB"/>
    <w:p w14:paraId="15339664" w14:textId="7D3E5FF4"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4.5</w:t>
      </w:r>
      <w:r w:rsidR="0042396D" w:rsidRPr="008E76FF">
        <w:rPr>
          <w:rFonts w:ascii="Times New Roman" w:hAnsi="Times New Roman" w:cs="Times New Roman"/>
          <w:b/>
          <w:bCs/>
          <w:color w:val="000000" w:themeColor="text1"/>
          <w:sz w:val="36"/>
          <w:szCs w:val="36"/>
        </w:rPr>
        <w:t xml:space="preserve"> Student can edit personal information.</w:t>
      </w:r>
      <w:r w:rsidR="008E76FF">
        <w:rPr>
          <w:rFonts w:ascii="Times New Roman" w:hAnsi="Times New Roman" w:cs="Times New Roman"/>
          <w:b/>
          <w:bCs/>
          <w:color w:val="000000" w:themeColor="text1"/>
          <w:sz w:val="36"/>
          <w:szCs w:val="36"/>
        </w:rPr>
        <w:t xml:space="preserve"> (UC 5.1)</w:t>
      </w:r>
    </w:p>
    <w:p w14:paraId="4462DD32" w14:textId="5CF40FA5" w:rsidR="00DA0AFB" w:rsidDel="009E3635" w:rsidRDefault="009E3635" w:rsidP="00DA0AFB">
      <w:pPr>
        <w:rPr>
          <w:del w:id="118" w:author="KKD Windows Se7en V1" w:date="2014-07-25T00:27:00Z"/>
        </w:rPr>
      </w:pPr>
      <w:ins w:id="119" w:author="KKD Windows Se7en V1" w:date="2014-07-25T00:28:00Z">
        <w:r>
          <w:rPr>
            <w:noProof/>
          </w:rPr>
          <w:drawing>
            <wp:anchor distT="0" distB="0" distL="114300" distR="114300" simplePos="0" relativeHeight="251714560" behindDoc="1" locked="0" layoutInCell="1" allowOverlap="1" wp14:anchorId="742453EA" wp14:editId="5037AA4D">
              <wp:simplePos x="0" y="0"/>
              <wp:positionH relativeFrom="margin">
                <wp:posOffset>1390015</wp:posOffset>
              </wp:positionH>
              <wp:positionV relativeFrom="paragraph">
                <wp:posOffset>210820</wp:posOffset>
              </wp:positionV>
              <wp:extent cx="2649945" cy="2143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4_Registration-Mob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945" cy="2143125"/>
                      </a:xfrm>
                      <a:prstGeom prst="rect">
                        <a:avLst/>
                      </a:prstGeom>
                    </pic:spPr>
                  </pic:pic>
                </a:graphicData>
              </a:graphic>
              <wp14:sizeRelH relativeFrom="page">
                <wp14:pctWidth>0</wp14:pctWidth>
              </wp14:sizeRelH>
              <wp14:sizeRelV relativeFrom="page">
                <wp14:pctHeight>0</wp14:pctHeight>
              </wp14:sizeRelV>
            </wp:anchor>
          </w:drawing>
        </w:r>
      </w:ins>
    </w:p>
    <w:p w14:paraId="78BE16FD" w14:textId="41FFA7B8" w:rsidR="00DA0AFB" w:rsidRDefault="00DA0AFB" w:rsidP="00DA0AFB"/>
    <w:p w14:paraId="2F84D203" w14:textId="7B7996FC" w:rsidR="00DA0AFB" w:rsidRDefault="00DA0AFB" w:rsidP="00DA0AFB"/>
    <w:p w14:paraId="1579785C" w14:textId="77777777" w:rsidR="00DA0AFB" w:rsidRDefault="00DA0AFB" w:rsidP="00DA0AFB"/>
    <w:p w14:paraId="700B2EE5" w14:textId="77777777" w:rsidR="00DA0AFB" w:rsidRDefault="00DA0AFB" w:rsidP="00DA0AFB"/>
    <w:p w14:paraId="78130059" w14:textId="77777777" w:rsidR="00DA0AFB" w:rsidRDefault="00DA0AFB" w:rsidP="00DA0AFB"/>
    <w:p w14:paraId="0C014B99" w14:textId="77777777" w:rsidR="00DA0AFB" w:rsidRDefault="00DA0AFB" w:rsidP="00DA0AFB"/>
    <w:p w14:paraId="00744634" w14:textId="77777777" w:rsidR="00205FCA" w:rsidRDefault="00205FCA" w:rsidP="00DA0AFB"/>
    <w:p w14:paraId="5DBAF166" w14:textId="77777777" w:rsidR="00205FCA" w:rsidRDefault="00205FCA" w:rsidP="00DA0AFB">
      <w:pPr>
        <w:rPr>
          <w:ins w:id="120" w:author="KKD Windows Se7en V1" w:date="2014-07-25T00:28:00Z"/>
        </w:rPr>
      </w:pPr>
    </w:p>
    <w:p w14:paraId="4A8A3BFA" w14:textId="77777777" w:rsidR="009E3635" w:rsidRDefault="009E3635"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05ADEA91" w14:textId="77777777" w:rsidTr="000100B8">
        <w:tc>
          <w:tcPr>
            <w:tcW w:w="1908" w:type="dxa"/>
            <w:tcBorders>
              <w:top w:val="single" w:sz="12" w:space="0" w:color="auto"/>
              <w:bottom w:val="single" w:sz="6" w:space="0" w:color="auto"/>
            </w:tcBorders>
            <w:shd w:val="clear" w:color="auto" w:fill="F2F2F2"/>
          </w:tcPr>
          <w:p w14:paraId="6DB52B8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5A54E3A4" w14:textId="588FA968"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5.1</w:t>
            </w:r>
          </w:p>
        </w:tc>
      </w:tr>
      <w:tr w:rsidR="00DA0AFB" w:rsidRPr="00A85EC0" w14:paraId="23A8FA65" w14:textId="77777777" w:rsidTr="000100B8">
        <w:tc>
          <w:tcPr>
            <w:tcW w:w="1908" w:type="dxa"/>
            <w:tcBorders>
              <w:top w:val="single" w:sz="6" w:space="0" w:color="auto"/>
              <w:bottom w:val="single" w:sz="6" w:space="0" w:color="auto"/>
            </w:tcBorders>
            <w:shd w:val="clear" w:color="auto" w:fill="F2F2F2"/>
          </w:tcPr>
          <w:p w14:paraId="7C0C63E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0262CEED"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 edits personal information.</w:t>
            </w:r>
          </w:p>
        </w:tc>
      </w:tr>
      <w:tr w:rsidR="00DA0AFB" w:rsidRPr="00A85EC0" w14:paraId="2200C04C" w14:textId="77777777" w:rsidTr="000100B8">
        <w:tc>
          <w:tcPr>
            <w:tcW w:w="1908" w:type="dxa"/>
            <w:tcBorders>
              <w:top w:val="single" w:sz="6" w:space="0" w:color="auto"/>
              <w:bottom w:val="single" w:sz="6" w:space="0" w:color="auto"/>
            </w:tcBorders>
            <w:shd w:val="clear" w:color="auto" w:fill="F2F2F2"/>
          </w:tcPr>
          <w:p w14:paraId="249AB33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DD8EF49"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6609BD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34826AF" w14:textId="77777777" w:rsidR="00DA0AFB" w:rsidRPr="00A85EC0" w:rsidRDefault="00DA0AFB" w:rsidP="00DA0AFB">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DA0AFB" w:rsidRPr="00A85EC0" w14:paraId="1D32F77E" w14:textId="77777777" w:rsidTr="000100B8">
        <w:tc>
          <w:tcPr>
            <w:tcW w:w="1908" w:type="dxa"/>
            <w:tcBorders>
              <w:top w:val="single" w:sz="6" w:space="0" w:color="auto"/>
              <w:bottom w:val="single" w:sz="6" w:space="0" w:color="auto"/>
            </w:tcBorders>
            <w:shd w:val="clear" w:color="auto" w:fill="F2F2F2"/>
          </w:tcPr>
          <w:p w14:paraId="11DDEA5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0973F76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0E7F90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E4A2325"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323F3573" w14:textId="77777777" w:rsidTr="000100B8">
        <w:tc>
          <w:tcPr>
            <w:tcW w:w="2628" w:type="dxa"/>
            <w:gridSpan w:val="2"/>
            <w:tcBorders>
              <w:top w:val="single" w:sz="6" w:space="0" w:color="auto"/>
            </w:tcBorders>
          </w:tcPr>
          <w:p w14:paraId="474D675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7F81D116"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DA0AFB" w:rsidRPr="00A85EC0" w14:paraId="7BAD2953" w14:textId="77777777" w:rsidTr="000100B8">
        <w:tc>
          <w:tcPr>
            <w:tcW w:w="2628" w:type="dxa"/>
            <w:gridSpan w:val="2"/>
          </w:tcPr>
          <w:p w14:paraId="3DF24B6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13429079" w14:textId="23EC095E"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FD0B90E" w14:textId="77777777" w:rsidTr="000100B8">
        <w:tc>
          <w:tcPr>
            <w:tcW w:w="2628" w:type="dxa"/>
            <w:gridSpan w:val="2"/>
          </w:tcPr>
          <w:p w14:paraId="3D175E46"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4488667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tc>
      </w:tr>
      <w:tr w:rsidR="00DA0AFB" w:rsidRPr="00A85EC0" w14:paraId="624996DA" w14:textId="77777777" w:rsidTr="000100B8">
        <w:trPr>
          <w:trHeight w:val="408"/>
        </w:trPr>
        <w:tc>
          <w:tcPr>
            <w:tcW w:w="2628" w:type="dxa"/>
            <w:gridSpan w:val="2"/>
          </w:tcPr>
          <w:p w14:paraId="45581A4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FF5584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must logged in to the system.</w:t>
            </w:r>
          </w:p>
        </w:tc>
      </w:tr>
      <w:tr w:rsidR="00DA0AFB" w:rsidRPr="00A85EC0" w14:paraId="24AD6672" w14:textId="77777777" w:rsidTr="000100B8">
        <w:tc>
          <w:tcPr>
            <w:tcW w:w="2628" w:type="dxa"/>
            <w:gridSpan w:val="2"/>
          </w:tcPr>
          <w:p w14:paraId="3C2D265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2B242508" w14:textId="03E746AC"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Student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42E5DF2C" w14:textId="77777777" w:rsidTr="000100B8">
        <w:tc>
          <w:tcPr>
            <w:tcW w:w="2628" w:type="dxa"/>
            <w:gridSpan w:val="2"/>
          </w:tcPr>
          <w:p w14:paraId="2B3FE24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4CD8A6D8"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2E857946" w14:textId="78922B4F"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8A2CDF" w14:textId="6B3C9508"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w:t>
            </w:r>
          </w:p>
          <w:p w14:paraId="3CE85AED" w14:textId="692A3B75"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provides information that </w:t>
            </w:r>
            <w:r w:rsidR="002C298A">
              <w:rPr>
                <w:rFonts w:ascii="Times New Roman" w:hAnsi="Times New Roman" w:cs="Times New Roman"/>
                <w:sz w:val="24"/>
                <w:szCs w:val="24"/>
              </w:rPr>
              <w:t>needs</w:t>
            </w:r>
            <w:r w:rsidRPr="00A85EC0">
              <w:rPr>
                <w:rFonts w:ascii="Times New Roman" w:hAnsi="Times New Roman" w:cs="Times New Roman"/>
                <w:sz w:val="24"/>
                <w:szCs w:val="24"/>
              </w:rPr>
              <w:t xml:space="preserve"> to </w:t>
            </w:r>
            <w:r w:rsidR="002C298A">
              <w:rPr>
                <w:rFonts w:ascii="Times New Roman" w:hAnsi="Times New Roman" w:cs="Times New Roman"/>
                <w:sz w:val="24"/>
                <w:szCs w:val="24"/>
              </w:rPr>
              <w:t xml:space="preserve">be </w:t>
            </w:r>
            <w:r w:rsidRPr="00A85EC0">
              <w:rPr>
                <w:rFonts w:ascii="Times New Roman" w:hAnsi="Times New Roman" w:cs="Times New Roman"/>
                <w:sz w:val="24"/>
                <w:szCs w:val="24"/>
              </w:rPr>
              <w:t>edit</w:t>
            </w:r>
            <w:r w:rsidR="002C298A">
              <w:rPr>
                <w:rFonts w:ascii="Times New Roman" w:hAnsi="Times New Roman" w:cs="Times New Roman"/>
                <w:sz w:val="24"/>
                <w:szCs w:val="24"/>
              </w:rPr>
              <w:t>ed</w:t>
            </w:r>
            <w:r w:rsidRPr="00A85EC0">
              <w:rPr>
                <w:rFonts w:ascii="Times New Roman" w:hAnsi="Times New Roman" w:cs="Times New Roman"/>
                <w:sz w:val="24"/>
                <w:szCs w:val="24"/>
              </w:rPr>
              <w:t>.</w:t>
            </w:r>
          </w:p>
          <w:p w14:paraId="38F50FD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2C6E5BFD" w14:textId="79725CF1"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0CBD66C"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Student personal information</w:t>
            </w:r>
            <w:r w:rsidRPr="00A85EC0">
              <w:rPr>
                <w:rFonts w:ascii="Times New Roman" w:hAnsi="Times New Roman" w:cs="Times New Roman"/>
                <w:color w:val="000000"/>
                <w:sz w:val="24"/>
                <w:szCs w:val="24"/>
              </w:rPr>
              <w:t>.</w:t>
            </w:r>
          </w:p>
          <w:p w14:paraId="46EDBB16"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292F0A45"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Student personal information into the system.</w:t>
            </w:r>
          </w:p>
          <w:p w14:paraId="0CA9B34A" w14:textId="0DC22055"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54FD687" w14:textId="77777777" w:rsidR="00DA0AFB" w:rsidRPr="00A85EC0" w:rsidRDefault="00DA0AFB" w:rsidP="00DA0AFB">
            <w:pPr>
              <w:spacing w:after="0" w:line="240" w:lineRule="auto"/>
              <w:ind w:left="540"/>
              <w:rPr>
                <w:rFonts w:ascii="Times New Roman" w:hAnsi="Times New Roman" w:cs="Times New Roman"/>
                <w:color w:val="000000"/>
                <w:sz w:val="24"/>
                <w:szCs w:val="24"/>
              </w:rPr>
            </w:pPr>
          </w:p>
        </w:tc>
      </w:tr>
      <w:tr w:rsidR="00DA0AFB" w:rsidRPr="00A85EC0" w14:paraId="4F097EEE" w14:textId="77777777" w:rsidTr="000100B8">
        <w:tc>
          <w:tcPr>
            <w:tcW w:w="2628" w:type="dxa"/>
            <w:gridSpan w:val="2"/>
          </w:tcPr>
          <w:p w14:paraId="6EB1D063" w14:textId="1437E068"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tc>
        <w:tc>
          <w:tcPr>
            <w:tcW w:w="6660" w:type="dxa"/>
            <w:gridSpan w:val="3"/>
          </w:tcPr>
          <w:p w14:paraId="7B6AE614" w14:textId="46EC8931" w:rsidR="00DA0AFB" w:rsidRPr="00A85EC0" w:rsidRDefault="00557D2E"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DA0AFB" w:rsidRPr="00A85EC0" w14:paraId="003C6181" w14:textId="77777777" w:rsidTr="000100B8">
        <w:tc>
          <w:tcPr>
            <w:tcW w:w="2628" w:type="dxa"/>
            <w:gridSpan w:val="2"/>
          </w:tcPr>
          <w:p w14:paraId="3A575F6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6470B78E"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533EA484"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53A454E"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478183A6" w14:textId="77777777" w:rsidR="00557D2E" w:rsidRPr="00A85EC0" w:rsidRDefault="00557D2E" w:rsidP="00557D2E">
            <w:pPr>
              <w:spacing w:after="0" w:line="240" w:lineRule="auto"/>
              <w:rPr>
                <w:rFonts w:ascii="Times New Roman" w:hAnsi="Times New Roman" w:cs="Times New Roman"/>
                <w:sz w:val="24"/>
                <w:szCs w:val="24"/>
              </w:rPr>
            </w:pPr>
          </w:p>
          <w:p w14:paraId="4EA447A1"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0F5CBA8A"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736D0BCF"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96AEF92" w14:textId="77777777" w:rsidR="00557D2E" w:rsidRPr="00A85EC0" w:rsidRDefault="00557D2E" w:rsidP="00557D2E">
            <w:pPr>
              <w:spacing w:after="0" w:line="240" w:lineRule="auto"/>
              <w:rPr>
                <w:rFonts w:ascii="Times New Roman" w:hAnsi="Times New Roman" w:cs="Times New Roman"/>
                <w:sz w:val="24"/>
                <w:szCs w:val="24"/>
              </w:rPr>
            </w:pPr>
          </w:p>
          <w:p w14:paraId="5675991E"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87FEF02"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 xml:space="preserve">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F011B22"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487AC77C" w14:textId="77777777" w:rsidR="00557D2E" w:rsidRPr="00A85EC0" w:rsidRDefault="00557D2E" w:rsidP="00557D2E">
            <w:pPr>
              <w:spacing w:after="0" w:line="240" w:lineRule="auto"/>
              <w:rPr>
                <w:rFonts w:ascii="Times New Roman" w:hAnsi="Times New Roman" w:cs="Times New Roman"/>
                <w:sz w:val="24"/>
                <w:szCs w:val="24"/>
              </w:rPr>
            </w:pPr>
          </w:p>
          <w:p w14:paraId="2943BB9C"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2681282A"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3EE9A97" w14:textId="77777777" w:rsidR="00557D2E" w:rsidRPr="00A85EC0" w:rsidRDefault="00557D2E" w:rsidP="00557D2E">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3AD69B3" w14:textId="77777777" w:rsidR="00557D2E" w:rsidRPr="00A85EC0" w:rsidRDefault="00557D2E" w:rsidP="00557D2E">
            <w:pPr>
              <w:spacing w:after="0" w:line="240" w:lineRule="auto"/>
              <w:rPr>
                <w:rFonts w:ascii="Times New Roman" w:hAnsi="Times New Roman" w:cs="Times New Roman"/>
                <w:sz w:val="24"/>
                <w:szCs w:val="24"/>
              </w:rPr>
            </w:pPr>
          </w:p>
          <w:p w14:paraId="1EBCBF83" w14:textId="77777777" w:rsidR="00557D2E" w:rsidRPr="00A85EC0" w:rsidRDefault="00557D2E" w:rsidP="00557D2E">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student password and confirm password is not matched. The system provides the error message as followed:</w:t>
            </w:r>
          </w:p>
          <w:p w14:paraId="4A0BC301" w14:textId="77777777" w:rsidR="00557D2E" w:rsidRDefault="00557D2E" w:rsidP="00557D2E">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44F4D92D" w14:textId="7B57F630" w:rsidR="00DA0AFB" w:rsidRPr="00A85EC0" w:rsidRDefault="00557D2E" w:rsidP="00557D2E">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48B80C4B" w14:textId="77777777" w:rsidTr="000100B8">
        <w:tc>
          <w:tcPr>
            <w:tcW w:w="2628" w:type="dxa"/>
            <w:gridSpan w:val="2"/>
          </w:tcPr>
          <w:p w14:paraId="2775304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55CA309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3CF7C0C5" w14:textId="77777777" w:rsidTr="000100B8">
        <w:tc>
          <w:tcPr>
            <w:tcW w:w="2628" w:type="dxa"/>
            <w:gridSpan w:val="2"/>
          </w:tcPr>
          <w:p w14:paraId="57BC6C7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729AF00B"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556A127F" w14:textId="77777777" w:rsidTr="000100B8">
        <w:tc>
          <w:tcPr>
            <w:tcW w:w="2628" w:type="dxa"/>
            <w:gridSpan w:val="2"/>
          </w:tcPr>
          <w:p w14:paraId="07AB19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49F4F50F"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31C6F9F5" w14:textId="77777777" w:rsidTr="000100B8">
        <w:tc>
          <w:tcPr>
            <w:tcW w:w="2628" w:type="dxa"/>
            <w:gridSpan w:val="2"/>
          </w:tcPr>
          <w:p w14:paraId="6154680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26CE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8BDEA66" w14:textId="77777777" w:rsidR="00DA0AFB" w:rsidRDefault="00DA0AFB" w:rsidP="00DA0AFB"/>
    <w:p w14:paraId="41381324" w14:textId="77777777" w:rsidR="00DA0AFB" w:rsidRDefault="00DA0AFB" w:rsidP="00DA0AFB"/>
    <w:p w14:paraId="11A95B80" w14:textId="77777777" w:rsidR="00C665AA" w:rsidRDefault="00C665AA" w:rsidP="00DA0AFB"/>
    <w:p w14:paraId="2927FCE4" w14:textId="77777777" w:rsidR="00C665AA" w:rsidRDefault="00C665AA" w:rsidP="00DA0AFB"/>
    <w:p w14:paraId="2C2D0EED" w14:textId="77777777" w:rsidR="00205FCA" w:rsidRDefault="00205FCA" w:rsidP="00DA0AFB"/>
    <w:p w14:paraId="57A269D2" w14:textId="77777777" w:rsidR="00205FCA" w:rsidRDefault="00205FCA" w:rsidP="00DA0AFB"/>
    <w:p w14:paraId="07BD3294" w14:textId="77777777" w:rsidR="00C665AA" w:rsidRDefault="00C665AA" w:rsidP="00DA0AFB"/>
    <w:p w14:paraId="216A715C" w14:textId="33D15266"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5.1</w:t>
      </w:r>
      <w:r w:rsidRPr="004F0C87">
        <w:rPr>
          <w:rFonts w:ascii="Times New Roman" w:hAnsi="Times New Roman" w:cs="Times New Roman"/>
          <w:b/>
          <w:bCs/>
          <w:sz w:val="29"/>
          <w:szCs w:val="29"/>
        </w:rPr>
        <w:t xml:space="preserve"> Student can edit his/her personal information. </w:t>
      </w:r>
    </w:p>
    <w:p w14:paraId="0B8BA0FB" w14:textId="37EB4AEE"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student ID, student password, student name, student address, student faculty, student department, student email, and student tel.</w:t>
      </w:r>
    </w:p>
    <w:p w14:paraId="06AB6666"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788406C8"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7C051B8B" w14:textId="77777777" w:rsidR="00DA0AFB"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p w14:paraId="6AFE8B1F" w14:textId="77777777" w:rsidR="00DA0AFB" w:rsidRDefault="00DA0AFB" w:rsidP="00DA0AFB">
      <w:pPr>
        <w:spacing w:after="0" w:line="240" w:lineRule="auto"/>
        <w:jc w:val="thaiDistribute"/>
        <w:rPr>
          <w:rFonts w:ascii="Times New Roman" w:hAnsi="Times New Roman" w:cs="Times New Roman"/>
          <w:b/>
          <w:bCs/>
          <w:sz w:val="24"/>
          <w:szCs w:val="24"/>
        </w:rPr>
      </w:pPr>
    </w:p>
    <w:p w14:paraId="422C0631" w14:textId="77777777" w:rsidR="00DA0AFB" w:rsidRPr="00A85EC0" w:rsidRDefault="00DA0AFB" w:rsidP="00DA0AFB">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601"/>
        <w:gridCol w:w="2876"/>
        <w:gridCol w:w="1815"/>
      </w:tblGrid>
      <w:tr w:rsidR="00DA0AFB" w:rsidRPr="00A85EC0" w14:paraId="50225C57" w14:textId="77777777" w:rsidTr="000100B8">
        <w:tc>
          <w:tcPr>
            <w:tcW w:w="1728" w:type="dxa"/>
          </w:tcPr>
          <w:p w14:paraId="2DF66F3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6215CD5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880" w:type="dxa"/>
          </w:tcPr>
          <w:p w14:paraId="7973C1E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821" w:type="dxa"/>
          </w:tcPr>
          <w:p w14:paraId="68E263F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65D68AA3" w14:textId="77777777" w:rsidTr="000100B8">
        <w:tc>
          <w:tcPr>
            <w:tcW w:w="1728" w:type="dxa"/>
          </w:tcPr>
          <w:p w14:paraId="513D4C5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ID</w:t>
            </w:r>
          </w:p>
        </w:tc>
        <w:tc>
          <w:tcPr>
            <w:tcW w:w="2610" w:type="dxa"/>
          </w:tcPr>
          <w:p w14:paraId="37A7BF6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96621D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p>
        </w:tc>
        <w:tc>
          <w:tcPr>
            <w:tcW w:w="1821" w:type="dxa"/>
          </w:tcPr>
          <w:p w14:paraId="1E2E008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36C0FD9" w14:textId="77777777" w:rsidTr="000100B8">
        <w:tc>
          <w:tcPr>
            <w:tcW w:w="1728" w:type="dxa"/>
          </w:tcPr>
          <w:p w14:paraId="7291826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password</w:t>
            </w:r>
          </w:p>
        </w:tc>
        <w:tc>
          <w:tcPr>
            <w:tcW w:w="2610" w:type="dxa"/>
          </w:tcPr>
          <w:p w14:paraId="5343A4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880" w:type="dxa"/>
          </w:tcPr>
          <w:p w14:paraId="64F92DE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1821" w:type="dxa"/>
          </w:tcPr>
          <w:p w14:paraId="46631D69"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9CCE947" w14:textId="77777777" w:rsidTr="000100B8">
        <w:tc>
          <w:tcPr>
            <w:tcW w:w="1728" w:type="dxa"/>
          </w:tcPr>
          <w:p w14:paraId="43A8D55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2610" w:type="dxa"/>
          </w:tcPr>
          <w:p w14:paraId="3F0D5ED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880" w:type="dxa"/>
          </w:tcPr>
          <w:p w14:paraId="7EFB6D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 Stark”</w:t>
            </w:r>
          </w:p>
        </w:tc>
        <w:tc>
          <w:tcPr>
            <w:tcW w:w="1821" w:type="dxa"/>
          </w:tcPr>
          <w:p w14:paraId="0EA70DE6"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28ECFB9B" w14:textId="77777777" w:rsidTr="000100B8">
        <w:tc>
          <w:tcPr>
            <w:tcW w:w="1728" w:type="dxa"/>
          </w:tcPr>
          <w:p w14:paraId="051E0F8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faculty</w:t>
            </w:r>
          </w:p>
        </w:tc>
        <w:tc>
          <w:tcPr>
            <w:tcW w:w="2610" w:type="dxa"/>
          </w:tcPr>
          <w:p w14:paraId="6D46738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42C9DDF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College of Arts media and technology,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w:t>
            </w:r>
          </w:p>
        </w:tc>
        <w:tc>
          <w:tcPr>
            <w:tcW w:w="1821" w:type="dxa"/>
          </w:tcPr>
          <w:p w14:paraId="5554953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91440DB" w14:textId="77777777" w:rsidTr="000100B8">
        <w:tc>
          <w:tcPr>
            <w:tcW w:w="1728" w:type="dxa"/>
          </w:tcPr>
          <w:p w14:paraId="267D2B9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department</w:t>
            </w:r>
          </w:p>
        </w:tc>
        <w:tc>
          <w:tcPr>
            <w:tcW w:w="2610" w:type="dxa"/>
          </w:tcPr>
          <w:p w14:paraId="2AFF431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1DBD72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Software engineering</w:t>
            </w:r>
          </w:p>
        </w:tc>
        <w:tc>
          <w:tcPr>
            <w:tcW w:w="1821" w:type="dxa"/>
          </w:tcPr>
          <w:p w14:paraId="07CCDBAD"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00F64AD9" w14:textId="77777777" w:rsidTr="000100B8">
        <w:tc>
          <w:tcPr>
            <w:tcW w:w="1728" w:type="dxa"/>
          </w:tcPr>
          <w:p w14:paraId="7908F6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address</w:t>
            </w:r>
          </w:p>
        </w:tc>
        <w:tc>
          <w:tcPr>
            <w:tcW w:w="2610" w:type="dxa"/>
          </w:tcPr>
          <w:p w14:paraId="67E7C67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w:t>
            </w:r>
          </w:p>
        </w:tc>
        <w:tc>
          <w:tcPr>
            <w:tcW w:w="2880" w:type="dxa"/>
          </w:tcPr>
          <w:p w14:paraId="41B54F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Women dorm 4,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xml:space="preserve"> university, Chiang </w:t>
            </w:r>
            <w:proofErr w:type="spellStart"/>
            <w:r w:rsidRPr="00A85EC0">
              <w:rPr>
                <w:rFonts w:ascii="Times New Roman" w:hAnsi="Times New Roman" w:cs="Times New Roman"/>
                <w:sz w:val="24"/>
                <w:szCs w:val="24"/>
              </w:rPr>
              <w:t>mai</w:t>
            </w:r>
            <w:proofErr w:type="spellEnd"/>
            <w:r w:rsidRPr="00A85EC0">
              <w:rPr>
                <w:rFonts w:ascii="Times New Roman" w:hAnsi="Times New Roman" w:cs="Times New Roman"/>
                <w:sz w:val="24"/>
                <w:szCs w:val="24"/>
              </w:rPr>
              <w:t>, Thailand, 50000</w:t>
            </w:r>
          </w:p>
        </w:tc>
        <w:tc>
          <w:tcPr>
            <w:tcW w:w="1821" w:type="dxa"/>
          </w:tcPr>
          <w:p w14:paraId="63C112AC"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57282CD" w14:textId="77777777" w:rsidTr="000100B8">
        <w:tc>
          <w:tcPr>
            <w:tcW w:w="1728" w:type="dxa"/>
          </w:tcPr>
          <w:p w14:paraId="03A20BB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email</w:t>
            </w:r>
          </w:p>
        </w:tc>
        <w:tc>
          <w:tcPr>
            <w:tcW w:w="2610" w:type="dxa"/>
          </w:tcPr>
          <w:p w14:paraId="7AA7939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880" w:type="dxa"/>
          </w:tcPr>
          <w:p w14:paraId="09D5EAB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jenny999@gmail.com</w:t>
            </w:r>
          </w:p>
        </w:tc>
        <w:tc>
          <w:tcPr>
            <w:tcW w:w="1821" w:type="dxa"/>
          </w:tcPr>
          <w:p w14:paraId="6E9A6DC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00C9418" w14:textId="77777777" w:rsidTr="000100B8">
        <w:tc>
          <w:tcPr>
            <w:tcW w:w="1728" w:type="dxa"/>
          </w:tcPr>
          <w:p w14:paraId="0510B0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w:t>
            </w:r>
            <w:proofErr w:type="spellStart"/>
            <w:r w:rsidRPr="00A85EC0">
              <w:rPr>
                <w:rFonts w:ascii="Times New Roman" w:hAnsi="Times New Roman" w:cs="Times New Roman"/>
                <w:sz w:val="24"/>
                <w:szCs w:val="24"/>
              </w:rPr>
              <w:t>tel</w:t>
            </w:r>
            <w:proofErr w:type="spellEnd"/>
          </w:p>
        </w:tc>
        <w:tc>
          <w:tcPr>
            <w:tcW w:w="2610" w:type="dxa"/>
          </w:tcPr>
          <w:p w14:paraId="6C591A5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153CFEC"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0823207777</w:t>
            </w:r>
          </w:p>
        </w:tc>
        <w:tc>
          <w:tcPr>
            <w:tcW w:w="1821" w:type="dxa"/>
          </w:tcPr>
          <w:p w14:paraId="775C6E9E"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6D9A1763"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4B80136C"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B75E3CA"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44B06FC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FBD3CB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59CF62B7" w14:textId="77777777" w:rsidR="00DA0AFB"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submits edition personal information form.</w:t>
      </w:r>
    </w:p>
    <w:p w14:paraId="040AFAB3"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1FADC67" w14:textId="4F55CEBD" w:rsidR="00DA0AFB" w:rsidRPr="00146DFC" w:rsidRDefault="00DA0AFB" w:rsidP="00DA0AFB">
      <w:pPr>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r w:rsidR="00557D2E">
        <w:rPr>
          <w:rFonts w:ascii="Times New Roman" w:hAnsi="Times New Roman" w:cs="Times New Roman"/>
          <w:b/>
          <w:bCs/>
          <w:sz w:val="24"/>
          <w:szCs w:val="24"/>
        </w:rPr>
        <w:t xml:space="preserve"> </w:t>
      </w:r>
      <w:r w:rsidR="00557D2E">
        <w:rPr>
          <w:rFonts w:ascii="Times New Roman" w:hAnsi="Times New Roman" w:cs="Times New Roman"/>
          <w:sz w:val="24"/>
          <w:szCs w:val="24"/>
        </w:rPr>
        <w:t>None</w:t>
      </w:r>
    </w:p>
    <w:p w14:paraId="29E913F6"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6DAF7C09"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003663E7"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41A3477F"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2FFA9DEB"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3C890CE0"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70BFB24E" w14:textId="77777777" w:rsidR="00557D2E" w:rsidRDefault="00557D2E" w:rsidP="00DA0AFB">
      <w:pPr>
        <w:spacing w:after="0" w:line="240" w:lineRule="auto"/>
        <w:ind w:left="284" w:firstLine="436"/>
        <w:jc w:val="thaiDistribute"/>
        <w:rPr>
          <w:rFonts w:ascii="Times New Roman" w:hAnsi="Times New Roman" w:cs="Times New Roman"/>
          <w:sz w:val="24"/>
          <w:szCs w:val="24"/>
        </w:rPr>
      </w:pPr>
    </w:p>
    <w:p w14:paraId="0CC28152" w14:textId="77777777" w:rsidR="00205FCA" w:rsidRDefault="00205FCA" w:rsidP="00DA0AFB">
      <w:pPr>
        <w:spacing w:after="0" w:line="240" w:lineRule="auto"/>
        <w:ind w:left="284" w:firstLine="436"/>
        <w:jc w:val="thaiDistribute"/>
        <w:rPr>
          <w:rFonts w:ascii="Times New Roman" w:hAnsi="Times New Roman" w:cs="Times New Roman"/>
          <w:sz w:val="24"/>
          <w:szCs w:val="24"/>
        </w:rPr>
      </w:pPr>
    </w:p>
    <w:p w14:paraId="1CE7ED13" w14:textId="77777777" w:rsidR="00205FCA" w:rsidRDefault="00205FCA" w:rsidP="00DA0AFB">
      <w:pPr>
        <w:spacing w:after="0" w:line="240" w:lineRule="auto"/>
        <w:ind w:left="284" w:firstLine="436"/>
        <w:jc w:val="thaiDistribute"/>
        <w:rPr>
          <w:rFonts w:ascii="Times New Roman" w:hAnsi="Times New Roman" w:cs="Times New Roman"/>
          <w:sz w:val="24"/>
          <w:szCs w:val="24"/>
        </w:rPr>
      </w:pPr>
    </w:p>
    <w:p w14:paraId="7FC8F2D1" w14:textId="10C1698C" w:rsidR="00205FCA" w:rsidRDefault="00205FCA" w:rsidP="002C298A">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AC-05 </w:t>
      </w:r>
      <w:r w:rsidRPr="004F0C87">
        <w:rPr>
          <w:rFonts w:ascii="Times New Roman" w:hAnsi="Times New Roman" w:cs="Times New Roman"/>
          <w:b/>
          <w:bCs/>
          <w:sz w:val="29"/>
          <w:szCs w:val="29"/>
        </w:rPr>
        <w:t>Student can edit his/her personal information.</w:t>
      </w:r>
    </w:p>
    <w:p w14:paraId="66FAECF5" w14:textId="43A7642F" w:rsidR="00205FCA" w:rsidRDefault="00205FCA" w:rsidP="002C298A">
      <w:pPr>
        <w:spacing w:after="0" w:line="240" w:lineRule="auto"/>
        <w:jc w:val="thaiDistribute"/>
        <w:rPr>
          <w:rFonts w:ascii="Times New Roman" w:hAnsi="Times New Roman" w:cs="Times New Roman"/>
          <w:b/>
          <w:bCs/>
          <w:sz w:val="29"/>
          <w:szCs w:val="29"/>
        </w:rPr>
      </w:pPr>
    </w:p>
    <w:p w14:paraId="43616FAF" w14:textId="028D3EEB" w:rsidR="00205FCA" w:rsidRPr="002C298A" w:rsidRDefault="00205FCA" w:rsidP="002C298A">
      <w:pPr>
        <w:spacing w:after="0" w:line="240" w:lineRule="auto"/>
        <w:jc w:val="thaiDistribute"/>
        <w:rPr>
          <w:rFonts w:ascii="Times New Roman" w:hAnsi="Times New Roman" w:cs="Times New Roman"/>
          <w:b/>
          <w:bCs/>
          <w:sz w:val="29"/>
          <w:szCs w:val="29"/>
        </w:rPr>
      </w:pPr>
      <w:del w:id="121" w:author="KKD Windows Se7en V1" w:date="2014-07-25T00:28:00Z">
        <w:r w:rsidRPr="002C298A" w:rsidDel="009E3635">
          <w:rPr>
            <w:rFonts w:ascii="Times New Roman" w:hAnsi="Times New Roman" w:cs="Times New Roman"/>
            <w:b/>
            <w:bCs/>
            <w:noProof/>
            <w:sz w:val="29"/>
            <w:szCs w:val="29"/>
            <w:rPrChange w:id="122" w:author="Unknown">
              <w:rPr>
                <w:noProof/>
              </w:rPr>
            </w:rPrChange>
          </w:rPr>
          <w:drawing>
            <wp:anchor distT="0" distB="0" distL="114300" distR="114300" simplePos="0" relativeHeight="251673600" behindDoc="1" locked="0" layoutInCell="1" allowOverlap="1" wp14:anchorId="767515C3" wp14:editId="7FB362E8">
              <wp:simplePos x="0" y="0"/>
              <wp:positionH relativeFrom="column">
                <wp:posOffset>400050</wp:posOffset>
              </wp:positionH>
              <wp:positionV relativeFrom="paragraph">
                <wp:posOffset>5715</wp:posOffset>
              </wp:positionV>
              <wp:extent cx="5505450" cy="4991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05.png"/>
                      <pic:cNvPicPr/>
                    </pic:nvPicPr>
                    <pic:blipFill>
                      <a:blip r:embed="rId29">
                        <a:extLst>
                          <a:ext uri="{28A0092B-C50C-407E-A947-70E740481C1C}">
                            <a14:useLocalDpi xmlns:a14="http://schemas.microsoft.com/office/drawing/2010/main" val="0"/>
                          </a:ext>
                        </a:extLst>
                      </a:blip>
                      <a:stretch>
                        <a:fillRect/>
                      </a:stretch>
                    </pic:blipFill>
                    <pic:spPr>
                      <a:xfrm>
                        <a:off x="0" y="0"/>
                        <a:ext cx="5505450" cy="4991100"/>
                      </a:xfrm>
                      <a:prstGeom prst="rect">
                        <a:avLst/>
                      </a:prstGeom>
                    </pic:spPr>
                  </pic:pic>
                </a:graphicData>
              </a:graphic>
              <wp14:sizeRelH relativeFrom="page">
                <wp14:pctWidth>0</wp14:pctWidth>
              </wp14:sizeRelH>
              <wp14:sizeRelV relativeFrom="page">
                <wp14:pctHeight>0</wp14:pctHeight>
              </wp14:sizeRelV>
            </wp:anchor>
          </w:drawing>
        </w:r>
      </w:del>
    </w:p>
    <w:p w14:paraId="6FE85CE2" w14:textId="6DB947C8" w:rsidR="00DA0AFB" w:rsidRDefault="00DA0AFB" w:rsidP="00DA0AFB">
      <w:pPr>
        <w:spacing w:after="0" w:line="240" w:lineRule="auto"/>
        <w:ind w:left="284" w:firstLine="436"/>
        <w:jc w:val="thaiDistribute"/>
        <w:rPr>
          <w:rFonts w:ascii="Times New Roman" w:hAnsi="Times New Roman" w:cs="Times New Roman"/>
          <w:sz w:val="24"/>
          <w:szCs w:val="24"/>
        </w:rPr>
      </w:pPr>
    </w:p>
    <w:p w14:paraId="40404EBA" w14:textId="7803B76B" w:rsidR="00DA0AFB" w:rsidRPr="00A85EC0" w:rsidRDefault="00273462" w:rsidP="00DA0AFB">
      <w:pPr>
        <w:spacing w:after="0" w:line="240" w:lineRule="auto"/>
        <w:ind w:left="284" w:firstLine="436"/>
        <w:jc w:val="thaiDistribute"/>
        <w:rPr>
          <w:rFonts w:ascii="Times New Roman" w:hAnsi="Times New Roman" w:cs="Times New Roman"/>
          <w:sz w:val="24"/>
          <w:szCs w:val="24"/>
        </w:rPr>
      </w:pPr>
      <w:ins w:id="123" w:author="KKD Windows Se7en V1" w:date="2014-07-25T00:38:00Z">
        <w:r>
          <w:rPr>
            <w:rFonts w:ascii="Times New Roman" w:hAnsi="Times New Roman" w:cs="Times New Roman"/>
            <w:noProof/>
            <w:sz w:val="24"/>
            <w:szCs w:val="24"/>
            <w:rPrChange w:id="124" w:author="Unknown">
              <w:rPr>
                <w:noProof/>
              </w:rPr>
            </w:rPrChange>
          </w:rPr>
          <w:drawing>
            <wp:anchor distT="0" distB="0" distL="114300" distR="114300" simplePos="0" relativeHeight="251732992" behindDoc="1" locked="0" layoutInCell="1" allowOverlap="1" wp14:anchorId="15A2CF61" wp14:editId="6560B623">
              <wp:simplePos x="0" y="0"/>
              <wp:positionH relativeFrom="column">
                <wp:posOffset>1781175</wp:posOffset>
              </wp:positionH>
              <wp:positionV relativeFrom="paragraph">
                <wp:posOffset>37465</wp:posOffset>
              </wp:positionV>
              <wp:extent cx="2438400" cy="454342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5.png"/>
                      <pic:cNvPicPr/>
                    </pic:nvPicPr>
                    <pic:blipFill>
                      <a:blip r:embed="rId30">
                        <a:extLst>
                          <a:ext uri="{28A0092B-C50C-407E-A947-70E740481C1C}">
                            <a14:useLocalDpi xmlns:a14="http://schemas.microsoft.com/office/drawing/2010/main" val="0"/>
                          </a:ext>
                        </a:extLst>
                      </a:blip>
                      <a:stretch>
                        <a:fillRect/>
                      </a:stretch>
                    </pic:blipFill>
                    <pic:spPr>
                      <a:xfrm>
                        <a:off x="0" y="0"/>
                        <a:ext cx="2438400" cy="4543425"/>
                      </a:xfrm>
                      <a:prstGeom prst="rect">
                        <a:avLst/>
                      </a:prstGeom>
                    </pic:spPr>
                  </pic:pic>
                </a:graphicData>
              </a:graphic>
              <wp14:sizeRelH relativeFrom="page">
                <wp14:pctWidth>0</wp14:pctWidth>
              </wp14:sizeRelH>
              <wp14:sizeRelV relativeFrom="page">
                <wp14:pctHeight>0</wp14:pctHeight>
              </wp14:sizeRelV>
            </wp:anchor>
          </w:drawing>
        </w:r>
      </w:ins>
    </w:p>
    <w:p w14:paraId="076C550A"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62070DF6"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43AF927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419217D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CA8CF86"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32E014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66F4B499"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54C13250"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12B41403"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21706E9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7150475D"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2FCE9BD2" w14:textId="77777777" w:rsidR="00205FCA" w:rsidRDefault="00205FCA" w:rsidP="00DA0AFB">
      <w:pPr>
        <w:spacing w:before="240" w:after="0" w:line="240" w:lineRule="auto"/>
        <w:jc w:val="thaiDistribute"/>
        <w:rPr>
          <w:rFonts w:ascii="Times New Roman" w:hAnsi="Times New Roman" w:cs="Times New Roman"/>
          <w:b/>
          <w:bCs/>
          <w:sz w:val="29"/>
          <w:szCs w:val="29"/>
        </w:rPr>
      </w:pPr>
    </w:p>
    <w:p w14:paraId="05285EBD"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78C72AA2"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BBB8EFA"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3568C5B1"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F74EBF9"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138D6CAD"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338EEBAF"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0CF47351" w14:textId="77777777" w:rsidR="00557D2E" w:rsidRDefault="00557D2E" w:rsidP="00DA0AFB">
      <w:pPr>
        <w:spacing w:before="240" w:after="0" w:line="240" w:lineRule="auto"/>
        <w:jc w:val="thaiDistribute"/>
        <w:rPr>
          <w:rFonts w:ascii="Times New Roman" w:hAnsi="Times New Roman" w:cs="Times New Roman"/>
          <w:b/>
          <w:bCs/>
          <w:sz w:val="29"/>
          <w:szCs w:val="29"/>
        </w:rPr>
      </w:pPr>
    </w:p>
    <w:p w14:paraId="7E18FC86" w14:textId="06CA30B7" w:rsidR="00DA0AFB" w:rsidRPr="00A85EC0" w:rsidRDefault="00DA0AFB" w:rsidP="00DA0AFB">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5.1</w:t>
      </w:r>
    </w:p>
    <w:p w14:paraId="1F9CA169" w14:textId="60DD30BD" w:rsidR="00DA0AFB" w:rsidRPr="00A85EC0" w:rsidRDefault="00DA0AFB" w:rsidP="002C298A">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E8EF04" w14:textId="1BCAD1FF"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 Student edits his/her personal information into the system.</w:t>
      </w:r>
    </w:p>
    <w:p w14:paraId="41265D4C" w14:textId="55D2F318"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77D5F536" w14:textId="25C18E87"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662D1931" w14:textId="6CD0FACB"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2C6150" w14:textId="4174E394"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09E2536" w14:textId="68AA3DF9"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6E0658DD" w14:textId="176DA868"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must be number only” when the student </w:t>
      </w:r>
      <w:proofErr w:type="spellStart"/>
      <w:r w:rsidRPr="00A85EC0">
        <w:rPr>
          <w:rFonts w:ascii="Times New Roman" w:hAnsi="Times New Roman" w:cs="Times New Roman"/>
          <w:sz w:val="24"/>
          <w:szCs w:val="24"/>
        </w:rPr>
        <w:t>tel</w:t>
      </w:r>
      <w:proofErr w:type="spellEnd"/>
      <w:r w:rsidRPr="00A85EC0">
        <w:rPr>
          <w:rFonts w:ascii="Times New Roman" w:hAnsi="Times New Roman" w:cs="Times New Roman"/>
          <w:sz w:val="24"/>
          <w:szCs w:val="24"/>
        </w:rPr>
        <w:t xml:space="preserve"> format is wrong.</w:t>
      </w:r>
    </w:p>
    <w:p w14:paraId="048C04BC" w14:textId="0499682F" w:rsidR="00DA0AFB" w:rsidRPr="00A85EC0" w:rsidRDefault="00DA0AFB" w:rsidP="002C298A">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0A9E49E3" w14:textId="5909B5B2" w:rsidR="00DA0AFB" w:rsidRPr="00A85EC0" w:rsidRDefault="00DA0AFB" w:rsidP="002C298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58535AB" w14:textId="065BD4F3" w:rsidR="00DA0AFB" w:rsidRPr="004F0C87" w:rsidRDefault="00DA0AFB" w:rsidP="002C298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77B48E9D" w14:textId="77777777" w:rsidR="000100B8" w:rsidRDefault="000100B8" w:rsidP="00DA0AFB"/>
    <w:p w14:paraId="38AAB0DC" w14:textId="77777777" w:rsidR="00095E05" w:rsidRDefault="00095E05" w:rsidP="00DA0AFB"/>
    <w:p w14:paraId="074FADAF" w14:textId="77777777" w:rsidR="00095E05" w:rsidRDefault="00095E05" w:rsidP="00DA0AFB"/>
    <w:p w14:paraId="16C6CA2D" w14:textId="77777777" w:rsidR="00095E05" w:rsidRDefault="00095E05" w:rsidP="00DA0AFB"/>
    <w:p w14:paraId="6346CB48" w14:textId="77777777" w:rsidR="00095E05" w:rsidRDefault="00095E05" w:rsidP="00DA0AFB"/>
    <w:p w14:paraId="2DF16612" w14:textId="77777777" w:rsidR="00095E05" w:rsidRDefault="00095E05" w:rsidP="00DA0AFB"/>
    <w:p w14:paraId="20E57D02" w14:textId="77777777" w:rsidR="00095E05" w:rsidRDefault="00095E05" w:rsidP="00DA0AFB"/>
    <w:p w14:paraId="1EF97F9C" w14:textId="77777777" w:rsidR="00095E05" w:rsidRDefault="00095E05" w:rsidP="00DA0AFB"/>
    <w:p w14:paraId="64A13AE4" w14:textId="77777777" w:rsidR="00095E05" w:rsidRDefault="00095E05" w:rsidP="00DA0AFB"/>
    <w:p w14:paraId="185D3803" w14:textId="77777777" w:rsidR="00095E05" w:rsidRDefault="00095E05" w:rsidP="00DA0AFB"/>
    <w:p w14:paraId="4B3A963E" w14:textId="77777777" w:rsidR="00095E05" w:rsidRPr="00DA0AFB" w:rsidRDefault="00095E05" w:rsidP="00DA0AFB"/>
    <w:p w14:paraId="771D31B2" w14:textId="5EFF7996" w:rsidR="0042396D" w:rsidRDefault="0042396D" w:rsidP="00095E05">
      <w:pPr>
        <w:pStyle w:val="Heading2"/>
        <w:numPr>
          <w:ilvl w:val="1"/>
          <w:numId w:val="16"/>
        </w:numPr>
        <w:ind w:left="284" w:hanging="284"/>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in to the system.</w:t>
      </w:r>
      <w:r w:rsidR="008E76FF">
        <w:rPr>
          <w:rFonts w:ascii="Times New Roman" w:hAnsi="Times New Roman" w:cs="Times New Roman"/>
          <w:b/>
          <w:bCs/>
          <w:color w:val="000000" w:themeColor="text1"/>
          <w:sz w:val="36"/>
          <w:szCs w:val="36"/>
        </w:rPr>
        <w:t xml:space="preserve"> (UC 6.1)</w:t>
      </w:r>
    </w:p>
    <w:p w14:paraId="7E102A34" w14:textId="58D39C2D" w:rsidR="000100B8" w:rsidRDefault="000100B8" w:rsidP="000100B8">
      <w:pPr>
        <w:pStyle w:val="ListParagraph"/>
        <w:ind w:left="1260"/>
      </w:pPr>
    </w:p>
    <w:p w14:paraId="64D01A3D" w14:textId="491B4AC8" w:rsidR="000100B8" w:rsidRDefault="009E3635" w:rsidP="000100B8">
      <w:pPr>
        <w:pStyle w:val="ListParagraph"/>
        <w:ind w:left="1260"/>
      </w:pPr>
      <w:ins w:id="125" w:author="KKD Windows Se7en V1" w:date="2014-07-25T00:28:00Z">
        <w:r>
          <w:rPr>
            <w:noProof/>
          </w:rPr>
          <w:drawing>
            <wp:anchor distT="0" distB="0" distL="114300" distR="114300" simplePos="0" relativeHeight="251715584" behindDoc="1" locked="0" layoutInCell="1" allowOverlap="1" wp14:anchorId="5A2744F3" wp14:editId="0E40A1AB">
              <wp:simplePos x="0" y="0"/>
              <wp:positionH relativeFrom="column">
                <wp:posOffset>1095375</wp:posOffset>
              </wp:positionH>
              <wp:positionV relativeFrom="paragraph">
                <wp:posOffset>8255</wp:posOffset>
              </wp:positionV>
              <wp:extent cx="2851058" cy="2343150"/>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5_Login-Mob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4141" cy="2345683"/>
                      </a:xfrm>
                      <a:prstGeom prst="rect">
                        <a:avLst/>
                      </a:prstGeom>
                    </pic:spPr>
                  </pic:pic>
                </a:graphicData>
              </a:graphic>
              <wp14:sizeRelH relativeFrom="page">
                <wp14:pctWidth>0</wp14:pctWidth>
              </wp14:sizeRelH>
              <wp14:sizeRelV relativeFrom="page">
                <wp14:pctHeight>0</wp14:pctHeight>
              </wp14:sizeRelV>
            </wp:anchor>
          </w:drawing>
        </w:r>
      </w:ins>
    </w:p>
    <w:p w14:paraId="44B65792" w14:textId="18374154" w:rsidR="000100B8" w:rsidRDefault="000100B8" w:rsidP="000100B8">
      <w:pPr>
        <w:pStyle w:val="ListParagraph"/>
        <w:ind w:left="1260"/>
      </w:pPr>
    </w:p>
    <w:p w14:paraId="224A61F2" w14:textId="77777777" w:rsidR="000100B8" w:rsidRDefault="000100B8" w:rsidP="000100B8">
      <w:pPr>
        <w:pStyle w:val="ListParagraph"/>
        <w:ind w:left="1260"/>
      </w:pPr>
    </w:p>
    <w:p w14:paraId="1A9C3597" w14:textId="77777777" w:rsidR="000100B8" w:rsidRDefault="000100B8" w:rsidP="000100B8">
      <w:pPr>
        <w:pStyle w:val="ListParagraph"/>
        <w:ind w:left="1260"/>
      </w:pPr>
    </w:p>
    <w:p w14:paraId="75C0AFEE" w14:textId="1F9E24F8" w:rsidR="000100B8" w:rsidRDefault="000100B8" w:rsidP="000100B8">
      <w:pPr>
        <w:pStyle w:val="ListParagraph"/>
        <w:ind w:left="1260"/>
      </w:pPr>
    </w:p>
    <w:p w14:paraId="7C2A21A3" w14:textId="42108992" w:rsidR="000100B8" w:rsidRDefault="000100B8" w:rsidP="000100B8">
      <w:pPr>
        <w:pStyle w:val="ListParagraph"/>
        <w:ind w:left="1260"/>
      </w:pPr>
    </w:p>
    <w:p w14:paraId="0965A8B8" w14:textId="44E9B001" w:rsidR="00095E05" w:rsidRDefault="00095E05" w:rsidP="000100B8">
      <w:pPr>
        <w:pStyle w:val="ListParagraph"/>
        <w:ind w:left="1260"/>
      </w:pPr>
    </w:p>
    <w:p w14:paraId="1C06616E" w14:textId="77777777" w:rsidR="00095E05" w:rsidRDefault="00095E05" w:rsidP="000100B8">
      <w:pPr>
        <w:pStyle w:val="ListParagraph"/>
        <w:ind w:left="1260"/>
      </w:pPr>
    </w:p>
    <w:p w14:paraId="3BD4707C" w14:textId="77777777" w:rsidR="00095E05" w:rsidRDefault="00095E05" w:rsidP="000100B8">
      <w:pPr>
        <w:pStyle w:val="ListParagraph"/>
        <w:ind w:left="1260"/>
        <w:rPr>
          <w:ins w:id="126" w:author="KKD Windows Se7en V1" w:date="2014-07-25T00:28:00Z"/>
        </w:rPr>
      </w:pPr>
    </w:p>
    <w:p w14:paraId="47C49FC9" w14:textId="77777777" w:rsidR="009E3635" w:rsidRDefault="009E3635" w:rsidP="000100B8">
      <w:pPr>
        <w:pStyle w:val="ListParagraph"/>
        <w:ind w:left="1260"/>
      </w:pPr>
    </w:p>
    <w:p w14:paraId="5FEC0F60" w14:textId="77777777" w:rsidR="00095E05" w:rsidDel="009E3635" w:rsidRDefault="00095E05" w:rsidP="000100B8">
      <w:pPr>
        <w:pStyle w:val="ListParagraph"/>
        <w:ind w:left="1260"/>
        <w:rPr>
          <w:del w:id="127" w:author="KKD Windows Se7en V1" w:date="2014-07-25T00:28:00Z"/>
        </w:rPr>
      </w:pPr>
    </w:p>
    <w:p w14:paraId="7E16B6E7" w14:textId="77777777" w:rsidR="00095E05" w:rsidDel="009E3635" w:rsidRDefault="00095E05" w:rsidP="000100B8">
      <w:pPr>
        <w:pStyle w:val="ListParagraph"/>
        <w:ind w:left="1260"/>
        <w:rPr>
          <w:del w:id="128" w:author="KKD Windows Se7en V1" w:date="2014-07-25T00:28:00Z"/>
        </w:rPr>
      </w:pPr>
    </w:p>
    <w:p w14:paraId="4873C4BD" w14:textId="77777777" w:rsidR="00095E05" w:rsidDel="009E3635" w:rsidRDefault="00095E05" w:rsidP="000100B8">
      <w:pPr>
        <w:pStyle w:val="ListParagraph"/>
        <w:ind w:left="1260"/>
        <w:rPr>
          <w:del w:id="129" w:author="KKD Windows Se7en V1" w:date="2014-07-25T00:28:00Z"/>
        </w:rPr>
      </w:pPr>
    </w:p>
    <w:p w14:paraId="1C4F5437" w14:textId="77777777" w:rsidR="00095E05" w:rsidDel="009E3635" w:rsidRDefault="00095E05" w:rsidP="000100B8">
      <w:pPr>
        <w:pStyle w:val="ListParagraph"/>
        <w:ind w:left="1260"/>
        <w:rPr>
          <w:del w:id="130" w:author="KKD Windows Se7en V1" w:date="2014-07-25T00:28:00Z"/>
        </w:rPr>
      </w:pPr>
    </w:p>
    <w:p w14:paraId="2A5E7562" w14:textId="77777777" w:rsidR="00095E05" w:rsidRDefault="00095E05">
      <w:pPr>
        <w:pPrChange w:id="131" w:author="KKD Windows Se7en V1" w:date="2014-07-25T00:28:00Z">
          <w:pPr>
            <w:pStyle w:val="ListParagraph"/>
            <w:ind w:left="1260"/>
          </w:pPr>
        </w:pPrChange>
      </w:pPr>
    </w:p>
    <w:p w14:paraId="2B175DEC" w14:textId="77777777" w:rsidR="000100B8" w:rsidRDefault="000100B8" w:rsidP="000100B8">
      <w:pPr>
        <w:pStyle w:val="ListParagraph"/>
        <w:ind w:left="1260"/>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430"/>
      </w:tblGrid>
      <w:tr w:rsidR="000100B8" w:rsidRPr="00A85EC0" w14:paraId="42A3EB8A" w14:textId="77777777" w:rsidTr="000100B8">
        <w:tc>
          <w:tcPr>
            <w:tcW w:w="1908" w:type="dxa"/>
            <w:tcBorders>
              <w:top w:val="single" w:sz="12" w:space="0" w:color="auto"/>
              <w:bottom w:val="single" w:sz="6" w:space="0" w:color="auto"/>
            </w:tcBorders>
            <w:shd w:val="clear" w:color="auto" w:fill="F2F2F2"/>
          </w:tcPr>
          <w:p w14:paraId="1C19B5D8"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161DE90" w14:textId="1C5B0A90"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UC 6.1</w:t>
            </w:r>
          </w:p>
        </w:tc>
      </w:tr>
      <w:tr w:rsidR="000100B8" w:rsidRPr="00A85EC0" w14:paraId="47B34A76" w14:textId="77777777" w:rsidTr="000100B8">
        <w:tc>
          <w:tcPr>
            <w:tcW w:w="1908" w:type="dxa"/>
            <w:tcBorders>
              <w:top w:val="single" w:sz="6" w:space="0" w:color="auto"/>
              <w:bottom w:val="single" w:sz="6" w:space="0" w:color="auto"/>
            </w:tcBorders>
            <w:shd w:val="clear" w:color="auto" w:fill="F2F2F2"/>
          </w:tcPr>
          <w:p w14:paraId="258FF3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E8DF9C2"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Login to the system.</w:t>
            </w:r>
          </w:p>
        </w:tc>
      </w:tr>
      <w:tr w:rsidR="000100B8" w:rsidRPr="00A85EC0" w14:paraId="6E1CD2AD" w14:textId="77777777" w:rsidTr="000100B8">
        <w:tc>
          <w:tcPr>
            <w:tcW w:w="1908" w:type="dxa"/>
            <w:tcBorders>
              <w:top w:val="single" w:sz="6" w:space="0" w:color="auto"/>
              <w:bottom w:val="single" w:sz="6" w:space="0" w:color="auto"/>
            </w:tcBorders>
            <w:shd w:val="clear" w:color="auto" w:fill="F2F2F2"/>
          </w:tcPr>
          <w:p w14:paraId="443C798B"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F0F99D1"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8CDC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5AEDC148" w14:textId="77777777" w:rsidR="000100B8" w:rsidRPr="00A85EC0" w:rsidRDefault="000100B8" w:rsidP="000100B8">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0100B8" w:rsidRPr="00A85EC0" w14:paraId="1CE63368" w14:textId="77777777" w:rsidTr="000100B8">
        <w:tc>
          <w:tcPr>
            <w:tcW w:w="1908" w:type="dxa"/>
            <w:tcBorders>
              <w:top w:val="single" w:sz="6" w:space="0" w:color="auto"/>
              <w:bottom w:val="single" w:sz="6" w:space="0" w:color="auto"/>
            </w:tcBorders>
            <w:shd w:val="clear" w:color="auto" w:fill="F2F2F2"/>
          </w:tcPr>
          <w:p w14:paraId="62CB29C9"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270EF67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0410E82E"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17A7D6C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0100B8" w:rsidRPr="00A85EC0" w14:paraId="566BA564" w14:textId="77777777" w:rsidTr="000100B8">
        <w:tc>
          <w:tcPr>
            <w:tcW w:w="2628" w:type="dxa"/>
            <w:gridSpan w:val="2"/>
            <w:tcBorders>
              <w:top w:val="single" w:sz="6" w:space="0" w:color="auto"/>
            </w:tcBorders>
          </w:tcPr>
          <w:p w14:paraId="464EE4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570" w:type="dxa"/>
            <w:gridSpan w:val="3"/>
            <w:tcBorders>
              <w:top w:val="single" w:sz="6" w:space="0" w:color="auto"/>
            </w:tcBorders>
          </w:tcPr>
          <w:p w14:paraId="5B9AA2FD" w14:textId="560CDF62"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User consists Lecturer, Student, and Administrator</w:t>
            </w:r>
          </w:p>
        </w:tc>
      </w:tr>
      <w:tr w:rsidR="000100B8" w:rsidRPr="00A85EC0" w14:paraId="6F2D451B" w14:textId="77777777" w:rsidTr="000100B8">
        <w:tc>
          <w:tcPr>
            <w:tcW w:w="2628" w:type="dxa"/>
            <w:gridSpan w:val="2"/>
          </w:tcPr>
          <w:p w14:paraId="7AB4D33A"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570" w:type="dxa"/>
            <w:gridSpan w:val="3"/>
          </w:tcPr>
          <w:p w14:paraId="0618597A" w14:textId="79167393"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in to the system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0100B8" w:rsidRPr="00A85EC0" w14:paraId="0ED80FB3" w14:textId="77777777" w:rsidTr="000100B8">
        <w:tc>
          <w:tcPr>
            <w:tcW w:w="2628" w:type="dxa"/>
            <w:gridSpan w:val="2"/>
          </w:tcPr>
          <w:p w14:paraId="36C107F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570" w:type="dxa"/>
            <w:gridSpan w:val="3"/>
          </w:tcPr>
          <w:p w14:paraId="265B1241" w14:textId="3F252A2A" w:rsidR="000100B8" w:rsidRPr="00A85EC0" w:rsidRDefault="000100B8" w:rsidP="000100B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enters to Login page.</w:t>
            </w:r>
          </w:p>
        </w:tc>
      </w:tr>
      <w:tr w:rsidR="000100B8" w:rsidRPr="00A85EC0" w14:paraId="6F7E42CF" w14:textId="77777777" w:rsidTr="000100B8">
        <w:trPr>
          <w:trHeight w:val="408"/>
        </w:trPr>
        <w:tc>
          <w:tcPr>
            <w:tcW w:w="2628" w:type="dxa"/>
            <w:gridSpan w:val="2"/>
          </w:tcPr>
          <w:p w14:paraId="11DEEF77"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570" w:type="dxa"/>
            <w:gridSpan w:val="3"/>
          </w:tcPr>
          <w:p w14:paraId="30956CDE" w14:textId="60D7112D" w:rsidR="000100B8" w:rsidRPr="00A85EC0" w:rsidRDefault="000100B8" w:rsidP="000100B8">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 </w:t>
            </w:r>
            <w:r>
              <w:rPr>
                <w:rFonts w:ascii="Times New Roman" w:hAnsi="Times New Roman" w:cs="Times New Roman"/>
                <w:sz w:val="24"/>
                <w:szCs w:val="24"/>
              </w:rPr>
              <w:t xml:space="preserve">User </w:t>
            </w:r>
            <w:r w:rsidRPr="00A85EC0">
              <w:rPr>
                <w:rFonts w:ascii="Times New Roman" w:hAnsi="Times New Roman" w:cs="Times New Roman"/>
                <w:sz w:val="24"/>
                <w:szCs w:val="24"/>
              </w:rPr>
              <w:t>is registered into the system and has his/her account.</w:t>
            </w:r>
          </w:p>
        </w:tc>
      </w:tr>
      <w:tr w:rsidR="000100B8" w:rsidRPr="00A85EC0" w14:paraId="193067B6" w14:textId="77777777" w:rsidTr="000100B8">
        <w:tc>
          <w:tcPr>
            <w:tcW w:w="2628" w:type="dxa"/>
            <w:gridSpan w:val="2"/>
          </w:tcPr>
          <w:p w14:paraId="59D5E7F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570" w:type="dxa"/>
            <w:gridSpan w:val="3"/>
          </w:tcPr>
          <w:p w14:paraId="7E302CB7" w14:textId="4E02C89E"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Lecture or Student</w:t>
            </w:r>
            <w:r>
              <w:rPr>
                <w:rFonts w:ascii="Times New Roman" w:hAnsi="Times New Roman" w:cs="Times New Roman"/>
                <w:sz w:val="24"/>
                <w:szCs w:val="24"/>
              </w:rPr>
              <w:t xml:space="preserve"> or Administrator</w:t>
            </w:r>
            <w:r w:rsidRPr="00A85EC0">
              <w:rPr>
                <w:rFonts w:ascii="Times New Roman" w:hAnsi="Times New Roman" w:cs="Times New Roman"/>
                <w:sz w:val="24"/>
                <w:szCs w:val="24"/>
              </w:rPr>
              <w:t xml:space="preserv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07684401" w14:textId="77777777" w:rsidTr="000100B8">
        <w:tc>
          <w:tcPr>
            <w:tcW w:w="2628" w:type="dxa"/>
            <w:gridSpan w:val="2"/>
          </w:tcPr>
          <w:p w14:paraId="71077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570" w:type="dxa"/>
            <w:gridSpan w:val="3"/>
          </w:tcPr>
          <w:p w14:paraId="46235070" w14:textId="78838E8B"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53D1C050" w14:textId="606A4E0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0CB9EEC" w14:textId="1EF88600"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username and password</w:t>
            </w:r>
          </w:p>
          <w:p w14:paraId="0E9C7FC1" w14:textId="1B5F129F"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DD58C" w14:textId="72864DF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562BCE" w14:textId="39DD5717"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w:t>
            </w:r>
            <w:r w:rsidRPr="00A85EC0">
              <w:rPr>
                <w:rFonts w:ascii="Times New Roman" w:hAnsi="Times New Roman" w:cs="Times New Roman"/>
                <w:sz w:val="24"/>
                <w:szCs w:val="24"/>
              </w:rPr>
              <w:t xml:space="preserve">s login information of </w:t>
            </w:r>
            <w:r>
              <w:rPr>
                <w:rFonts w:ascii="Times New Roman" w:hAnsi="Times New Roman" w:cs="Times New Roman"/>
                <w:sz w:val="24"/>
                <w:szCs w:val="24"/>
              </w:rPr>
              <w:t>User</w:t>
            </w:r>
            <w:r w:rsidRPr="00A85EC0">
              <w:rPr>
                <w:rFonts w:ascii="Times New Roman" w:hAnsi="Times New Roman" w:cs="Times New Roman"/>
                <w:sz w:val="24"/>
                <w:szCs w:val="24"/>
              </w:rPr>
              <w:t xml:space="preserve"> from the system to validate the correctness of login information in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1E91BF1" w14:textId="77777777" w:rsidR="000100B8"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DDB76C6" w14:textId="47502493" w:rsidR="00557D2E" w:rsidRPr="00B330CB" w:rsidRDefault="00557D2E"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Lecturer enters to Lecturer main page on the web application.</w:t>
            </w:r>
          </w:p>
        </w:tc>
      </w:tr>
      <w:tr w:rsidR="000100B8" w:rsidRPr="00A85EC0" w14:paraId="5B80210A" w14:textId="77777777" w:rsidTr="000100B8">
        <w:tc>
          <w:tcPr>
            <w:tcW w:w="2628" w:type="dxa"/>
            <w:gridSpan w:val="2"/>
          </w:tcPr>
          <w:p w14:paraId="46058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Alternative Flows:</w:t>
            </w:r>
          </w:p>
          <w:p w14:paraId="5CCEF1E8" w14:textId="77777777" w:rsidR="000100B8" w:rsidRPr="00A85EC0" w:rsidRDefault="000100B8" w:rsidP="000100B8">
            <w:pPr>
              <w:spacing w:after="0" w:line="240" w:lineRule="auto"/>
              <w:rPr>
                <w:rFonts w:ascii="Times New Roman" w:hAnsi="Times New Roman" w:cs="Times New Roman"/>
                <w:b/>
                <w:color w:val="000000"/>
                <w:sz w:val="24"/>
                <w:szCs w:val="24"/>
              </w:rPr>
            </w:pPr>
          </w:p>
        </w:tc>
        <w:tc>
          <w:tcPr>
            <w:tcW w:w="6570" w:type="dxa"/>
            <w:gridSpan w:val="3"/>
          </w:tcPr>
          <w:p w14:paraId="48D8AE7C" w14:textId="77777777" w:rsidR="000100B8" w:rsidRPr="000100B8" w:rsidRDefault="000100B8" w:rsidP="000100B8">
            <w:pPr>
              <w:pStyle w:val="Hints"/>
              <w:rPr>
                <w:rFonts w:ascii="Times New Roman" w:hAnsi="Times New Roman"/>
                <w:color w:val="000000"/>
                <w:sz w:val="24"/>
                <w:szCs w:val="24"/>
              </w:rPr>
            </w:pPr>
            <w:r w:rsidRPr="000100B8">
              <w:rPr>
                <w:rFonts w:ascii="Times New Roman" w:hAnsi="Times New Roman"/>
                <w:color w:val="000000"/>
                <w:sz w:val="24"/>
                <w:szCs w:val="24"/>
              </w:rPr>
              <w:t>7A. if Student log in to the system.</w:t>
            </w:r>
          </w:p>
          <w:p w14:paraId="05AB77AA" w14:textId="39E9881F" w:rsidR="00130738" w:rsidRDefault="000100B8" w:rsidP="00146DFC">
            <w:pPr>
              <w:pStyle w:val="Hints"/>
              <w:numPr>
                <w:ilvl w:val="0"/>
                <w:numId w:val="66"/>
              </w:numPr>
              <w:rPr>
                <w:rFonts w:ascii="Times New Roman" w:hAnsi="Times New Roman"/>
                <w:color w:val="000000"/>
                <w:sz w:val="24"/>
                <w:szCs w:val="24"/>
              </w:rPr>
            </w:pPr>
            <w:r w:rsidRPr="000100B8">
              <w:rPr>
                <w:rFonts w:ascii="Times New Roman" w:hAnsi="Times New Roman"/>
                <w:color w:val="000000"/>
                <w:sz w:val="24"/>
                <w:szCs w:val="24"/>
              </w:rPr>
              <w:t xml:space="preserve">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4E4FDF19" w14:textId="3D4101A6" w:rsidR="00557D2E" w:rsidRPr="000100B8" w:rsidRDefault="00557D2E" w:rsidP="00146DFC">
            <w:pPr>
              <w:pStyle w:val="Hints"/>
              <w:numPr>
                <w:ilvl w:val="0"/>
                <w:numId w:val="66"/>
              </w:numPr>
              <w:rPr>
                <w:rFonts w:ascii="Times New Roman" w:hAnsi="Times New Roman"/>
                <w:color w:val="000000"/>
                <w:sz w:val="24"/>
                <w:szCs w:val="24"/>
              </w:rPr>
            </w:pPr>
            <w:r>
              <w:rPr>
                <w:rFonts w:ascii="Times New Roman" w:hAnsi="Times New Roman"/>
                <w:color w:val="000000"/>
                <w:sz w:val="24"/>
                <w:szCs w:val="24"/>
              </w:rPr>
              <w:t>Student enters to Student main page on the web application.</w:t>
            </w:r>
          </w:p>
          <w:p w14:paraId="1ACF7DCC" w14:textId="77777777" w:rsidR="000100B8" w:rsidRDefault="000100B8" w:rsidP="002C298A">
            <w:pPr>
              <w:pStyle w:val="Hints"/>
            </w:pPr>
          </w:p>
          <w:p w14:paraId="1F127AF0" w14:textId="77777777" w:rsid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7B if Administrator log in to the system</w:t>
            </w:r>
          </w:p>
          <w:p w14:paraId="6897FCE2" w14:textId="4F17D139" w:rsidR="000100B8" w:rsidRDefault="00775D3E" w:rsidP="00146DFC">
            <w:pPr>
              <w:pStyle w:val="Hints"/>
              <w:numPr>
                <w:ilvl w:val="0"/>
                <w:numId w:val="67"/>
              </w:numPr>
            </w:pPr>
            <w:r w:rsidRPr="00775D3E">
              <w:rPr>
                <w:rFonts w:ascii="Times New Roman" w:hAnsi="Times New Roman"/>
                <w:color w:val="000000" w:themeColor="text1"/>
                <w:sz w:val="24"/>
                <w:szCs w:val="24"/>
              </w:rPr>
              <w:lastRenderedPageBreak/>
              <w:t>The system displays to Administrator main page interface.</w:t>
            </w:r>
          </w:p>
          <w:p w14:paraId="49D3C02B" w14:textId="566C74CC" w:rsidR="00557D2E" w:rsidRPr="00A85EC0" w:rsidRDefault="00557D2E" w:rsidP="00146DFC">
            <w:pPr>
              <w:pStyle w:val="Hints"/>
              <w:numPr>
                <w:ilvl w:val="0"/>
                <w:numId w:val="67"/>
              </w:numPr>
            </w:pPr>
            <w:r w:rsidRPr="00146DFC">
              <w:rPr>
                <w:rFonts w:ascii="Times New Roman" w:hAnsi="Times New Roman"/>
                <w:color w:val="000000" w:themeColor="text1"/>
                <w:sz w:val="24"/>
                <w:szCs w:val="24"/>
              </w:rPr>
              <w:t>Administrator enters to Administrator main page on the web application.</w:t>
            </w:r>
          </w:p>
        </w:tc>
      </w:tr>
      <w:tr w:rsidR="000100B8" w:rsidRPr="00A85EC0" w14:paraId="58BDDF4D" w14:textId="77777777" w:rsidTr="000100B8">
        <w:tc>
          <w:tcPr>
            <w:tcW w:w="2628" w:type="dxa"/>
            <w:gridSpan w:val="2"/>
          </w:tcPr>
          <w:p w14:paraId="5D805A4B" w14:textId="230314B8"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Exceptions:</w:t>
            </w:r>
          </w:p>
        </w:tc>
        <w:tc>
          <w:tcPr>
            <w:tcW w:w="6570" w:type="dxa"/>
            <w:gridSpan w:val="3"/>
          </w:tcPr>
          <w:p w14:paraId="0E60FF8F" w14:textId="77777777" w:rsidR="00557D2E" w:rsidRPr="000100B8" w:rsidRDefault="00557D2E" w:rsidP="00557D2E">
            <w:pPr>
              <w:spacing w:after="0" w:line="240" w:lineRule="auto"/>
              <w:rPr>
                <w:rFonts w:ascii="Times New Roman" w:hAnsi="Times New Roman" w:cs="Times New Roman"/>
                <w:sz w:val="24"/>
                <w:szCs w:val="24"/>
              </w:rPr>
            </w:pPr>
            <w:r>
              <w:rPr>
                <w:rFonts w:ascii="Times New Roman" w:hAnsi="Times New Roman" w:cs="Times New Roman"/>
                <w:sz w:val="24"/>
                <w:szCs w:val="24"/>
              </w:rPr>
              <w:t>6A</w:t>
            </w:r>
            <w:r w:rsidRPr="000100B8">
              <w:rPr>
                <w:rFonts w:ascii="Times New Roman" w:hAnsi="Times New Roman" w:cs="Times New Roman"/>
                <w:sz w:val="24"/>
                <w:szCs w:val="24"/>
              </w:rPr>
              <w:t xml:space="preserve">. </w:t>
            </w:r>
            <w:r w:rsidRPr="000100B8">
              <w:rPr>
                <w:rStyle w:val="Heading2Char"/>
                <w:rFonts w:ascii="Times New Roman" w:hAnsi="Times New Roman" w:cs="Times New Roman"/>
                <w:color w:val="000000"/>
                <w:sz w:val="24"/>
                <w:szCs w:val="24"/>
              </w:rPr>
              <w:t xml:space="preserve">when the </w:t>
            </w:r>
            <w:r w:rsidRPr="000100B8">
              <w:rPr>
                <w:rFonts w:ascii="Times New Roman" w:hAnsi="Times New Roman" w:cs="Times New Roman"/>
                <w:sz w:val="24"/>
                <w:szCs w:val="24"/>
              </w:rPr>
              <w:t>username and</w:t>
            </w:r>
            <w:r>
              <w:rPr>
                <w:rFonts w:ascii="Times New Roman" w:hAnsi="Times New Roman" w:cs="Times New Roman"/>
                <w:sz w:val="24"/>
                <w:szCs w:val="24"/>
              </w:rPr>
              <w:t>/or</w:t>
            </w:r>
            <w:r w:rsidRPr="000100B8">
              <w:rPr>
                <w:rFonts w:ascii="Times New Roman" w:hAnsi="Times New Roman" w:cs="Times New Roman"/>
                <w:sz w:val="24"/>
                <w:szCs w:val="24"/>
              </w:rPr>
              <w:t xml:space="preserve"> password </w:t>
            </w:r>
            <w:r w:rsidRPr="000100B8">
              <w:rPr>
                <w:rStyle w:val="Heading2Char"/>
                <w:rFonts w:ascii="Times New Roman" w:hAnsi="Times New Roman" w:cs="Times New Roman"/>
                <w:color w:val="000000"/>
                <w:sz w:val="24"/>
                <w:szCs w:val="24"/>
              </w:rPr>
              <w:t>is wrong.</w:t>
            </w:r>
            <w:r w:rsidRPr="000100B8">
              <w:rPr>
                <w:rFonts w:ascii="Times New Roman" w:hAnsi="Times New Roman" w:cs="Times New Roman"/>
                <w:sz w:val="24"/>
                <w:szCs w:val="24"/>
              </w:rPr>
              <w:t xml:space="preserve"> The system provides the error message as followed: </w:t>
            </w:r>
          </w:p>
          <w:p w14:paraId="3A38D463" w14:textId="77777777" w:rsidR="00557D2E" w:rsidRPr="000100B8" w:rsidRDefault="00557D2E" w:rsidP="00557D2E">
            <w:pPr>
              <w:spacing w:after="0" w:line="240" w:lineRule="auto"/>
              <w:ind w:left="651" w:hanging="283"/>
              <w:rPr>
                <w:rFonts w:ascii="Times New Roman" w:hAnsi="Times New Roman" w:cs="Times New Roman"/>
                <w:sz w:val="24"/>
                <w:szCs w:val="24"/>
              </w:rPr>
            </w:pPr>
            <w:r w:rsidRPr="000100B8">
              <w:rPr>
                <w:rStyle w:val="Heading2Char"/>
                <w:rFonts w:ascii="Times New Roman" w:hAnsi="Times New Roman" w:cs="Times New Roman"/>
                <w:color w:val="000000"/>
                <w:sz w:val="24"/>
                <w:szCs w:val="24"/>
              </w:rPr>
              <w:t>1. The system displays “</w:t>
            </w:r>
            <w:r w:rsidRPr="000100B8">
              <w:rPr>
                <w:rFonts w:ascii="Times New Roman" w:hAnsi="Times New Roman" w:cs="Times New Roman"/>
                <w:sz w:val="24"/>
                <w:szCs w:val="24"/>
              </w:rPr>
              <w:t>Invalid Username and/or Password</w:t>
            </w:r>
            <w:r w:rsidRPr="000100B8">
              <w:rPr>
                <w:rStyle w:val="Heading2Char"/>
                <w:rFonts w:ascii="Times New Roman" w:hAnsi="Times New Roman" w:cs="Times New Roman"/>
                <w:color w:val="000000"/>
                <w:sz w:val="24"/>
                <w:szCs w:val="24"/>
              </w:rPr>
              <w:t>”</w:t>
            </w:r>
            <w:r w:rsidRPr="000100B8">
              <w:rPr>
                <w:rFonts w:ascii="Times New Roman" w:hAnsi="Times New Roman" w:cs="Times New Roman"/>
                <w:color w:val="000000"/>
                <w:sz w:val="24"/>
                <w:szCs w:val="24"/>
              </w:rPr>
              <w:t xml:space="preserve"> on the mobile application</w:t>
            </w:r>
            <w:r w:rsidRPr="000100B8">
              <w:rPr>
                <w:rFonts w:ascii="Times New Roman" w:hAnsi="Times New Roman" w:cs="Times New Roman"/>
                <w:sz w:val="24"/>
                <w:szCs w:val="24"/>
              </w:rPr>
              <w:t>.</w:t>
            </w:r>
          </w:p>
          <w:p w14:paraId="31389FB9" w14:textId="77777777" w:rsidR="00557D2E" w:rsidRDefault="00557D2E" w:rsidP="00557D2E">
            <w:pPr>
              <w:spacing w:after="0" w:line="240" w:lineRule="auto"/>
              <w:ind w:left="651" w:hanging="283"/>
              <w:rPr>
                <w:rFonts w:ascii="Times New Roman" w:hAnsi="Times New Roman" w:cs="Times New Roman"/>
                <w:sz w:val="24"/>
                <w:szCs w:val="24"/>
              </w:rPr>
            </w:pPr>
            <w:r w:rsidRPr="000100B8">
              <w:rPr>
                <w:rFonts w:ascii="Times New Roman" w:hAnsi="Times New Roman" w:cs="Times New Roman"/>
                <w:sz w:val="24"/>
                <w:szCs w:val="24"/>
              </w:rPr>
              <w:t xml:space="preserve">2. </w:t>
            </w:r>
            <w:r w:rsidRPr="000100B8">
              <w:rPr>
                <w:rFonts w:ascii="Times New Roman" w:hAnsi="Times New Roman" w:cs="Times New Roman"/>
                <w:color w:val="000000"/>
                <w:sz w:val="24"/>
                <w:szCs w:val="24"/>
              </w:rPr>
              <w:t>Use Case resumes on step 4 of normal flow.</w:t>
            </w:r>
          </w:p>
          <w:p w14:paraId="2014CB09" w14:textId="5FC247E1" w:rsidR="000100B8" w:rsidRPr="00A85EC0" w:rsidRDefault="000100B8" w:rsidP="000100B8">
            <w:pPr>
              <w:spacing w:after="0" w:line="240" w:lineRule="auto"/>
              <w:rPr>
                <w:rFonts w:ascii="Times New Roman" w:hAnsi="Times New Roman" w:cs="Times New Roman"/>
                <w:color w:val="000000"/>
                <w:sz w:val="24"/>
                <w:szCs w:val="24"/>
              </w:rPr>
            </w:pPr>
          </w:p>
        </w:tc>
      </w:tr>
      <w:tr w:rsidR="000100B8" w:rsidRPr="00A85EC0" w14:paraId="184A3341" w14:textId="77777777" w:rsidTr="000100B8">
        <w:tc>
          <w:tcPr>
            <w:tcW w:w="2628" w:type="dxa"/>
            <w:gridSpan w:val="2"/>
          </w:tcPr>
          <w:p w14:paraId="072C6E4F"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570" w:type="dxa"/>
            <w:gridSpan w:val="3"/>
          </w:tcPr>
          <w:p w14:paraId="4E907E4D"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64A064A" w14:textId="77777777" w:rsidTr="000100B8">
        <w:tc>
          <w:tcPr>
            <w:tcW w:w="2628" w:type="dxa"/>
            <w:gridSpan w:val="2"/>
          </w:tcPr>
          <w:p w14:paraId="719D11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570" w:type="dxa"/>
            <w:gridSpan w:val="3"/>
          </w:tcPr>
          <w:p w14:paraId="31C60F69"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0100B8" w:rsidRPr="00A85EC0" w14:paraId="5D9D0139" w14:textId="77777777" w:rsidTr="000100B8">
        <w:tc>
          <w:tcPr>
            <w:tcW w:w="2628" w:type="dxa"/>
            <w:gridSpan w:val="2"/>
          </w:tcPr>
          <w:p w14:paraId="30E001E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570" w:type="dxa"/>
            <w:gridSpan w:val="3"/>
          </w:tcPr>
          <w:p w14:paraId="1CB4C2AC"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0100B8" w:rsidRPr="00A85EC0" w14:paraId="2C5BA372" w14:textId="77777777" w:rsidTr="000100B8">
        <w:tc>
          <w:tcPr>
            <w:tcW w:w="2628" w:type="dxa"/>
            <w:gridSpan w:val="2"/>
          </w:tcPr>
          <w:p w14:paraId="6B44BF2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570" w:type="dxa"/>
            <w:gridSpan w:val="3"/>
          </w:tcPr>
          <w:p w14:paraId="4765EDAB"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A7B0273" w14:textId="77777777" w:rsidR="000100B8" w:rsidRDefault="000100B8" w:rsidP="000100B8">
      <w:pPr>
        <w:pStyle w:val="ListParagraph"/>
        <w:ind w:left="1260"/>
      </w:pPr>
    </w:p>
    <w:p w14:paraId="3A5E6E7E" w14:textId="77777777" w:rsidR="000100B8" w:rsidRDefault="000100B8" w:rsidP="000100B8">
      <w:pPr>
        <w:pStyle w:val="ListParagraph"/>
        <w:ind w:left="1260"/>
      </w:pPr>
    </w:p>
    <w:p w14:paraId="53C1A0C1" w14:textId="77777777" w:rsidR="000100B8" w:rsidRDefault="000100B8" w:rsidP="000100B8">
      <w:pPr>
        <w:pStyle w:val="ListParagraph"/>
        <w:ind w:left="1260"/>
      </w:pPr>
    </w:p>
    <w:p w14:paraId="2E3FBCC0" w14:textId="77777777" w:rsidR="003775CA" w:rsidRDefault="003775CA" w:rsidP="000100B8">
      <w:pPr>
        <w:pStyle w:val="ListParagraph"/>
        <w:ind w:left="1260"/>
      </w:pPr>
    </w:p>
    <w:p w14:paraId="5E38EA2A" w14:textId="77777777" w:rsidR="003775CA" w:rsidRDefault="003775CA" w:rsidP="000100B8">
      <w:pPr>
        <w:pStyle w:val="ListParagraph"/>
        <w:ind w:left="1260"/>
      </w:pPr>
    </w:p>
    <w:p w14:paraId="487C33FC" w14:textId="77777777" w:rsidR="003775CA" w:rsidRDefault="003775CA" w:rsidP="000100B8">
      <w:pPr>
        <w:pStyle w:val="ListParagraph"/>
        <w:ind w:left="1260"/>
      </w:pPr>
    </w:p>
    <w:p w14:paraId="5FE32582" w14:textId="77777777" w:rsidR="003775CA" w:rsidRDefault="003775CA" w:rsidP="000100B8">
      <w:pPr>
        <w:pStyle w:val="ListParagraph"/>
        <w:ind w:left="1260"/>
      </w:pPr>
    </w:p>
    <w:p w14:paraId="2822D9B3" w14:textId="77777777" w:rsidR="003775CA" w:rsidRDefault="003775CA" w:rsidP="000100B8">
      <w:pPr>
        <w:pStyle w:val="ListParagraph"/>
        <w:ind w:left="1260"/>
      </w:pPr>
    </w:p>
    <w:p w14:paraId="5C0669F6" w14:textId="77777777" w:rsidR="003775CA" w:rsidRDefault="003775CA" w:rsidP="000100B8">
      <w:pPr>
        <w:pStyle w:val="ListParagraph"/>
        <w:ind w:left="1260"/>
      </w:pPr>
    </w:p>
    <w:p w14:paraId="7D1BFC92" w14:textId="77777777" w:rsidR="003775CA" w:rsidRDefault="003775CA" w:rsidP="000100B8">
      <w:pPr>
        <w:pStyle w:val="ListParagraph"/>
        <w:ind w:left="1260"/>
      </w:pPr>
    </w:p>
    <w:p w14:paraId="35B5770F" w14:textId="77777777" w:rsidR="003775CA" w:rsidRDefault="003775CA" w:rsidP="000100B8">
      <w:pPr>
        <w:pStyle w:val="ListParagraph"/>
        <w:ind w:left="1260"/>
      </w:pPr>
    </w:p>
    <w:p w14:paraId="0DA54468" w14:textId="77777777" w:rsidR="003775CA" w:rsidRDefault="003775CA" w:rsidP="000100B8">
      <w:pPr>
        <w:pStyle w:val="ListParagraph"/>
        <w:ind w:left="1260"/>
      </w:pPr>
    </w:p>
    <w:p w14:paraId="183E07F9" w14:textId="77777777" w:rsidR="003775CA" w:rsidRDefault="003775CA" w:rsidP="000100B8">
      <w:pPr>
        <w:pStyle w:val="ListParagraph"/>
        <w:ind w:left="1260"/>
      </w:pPr>
    </w:p>
    <w:p w14:paraId="1EC4AC28" w14:textId="77777777" w:rsidR="003775CA" w:rsidRDefault="003775CA" w:rsidP="000100B8">
      <w:pPr>
        <w:pStyle w:val="ListParagraph"/>
        <w:ind w:left="1260"/>
      </w:pPr>
    </w:p>
    <w:p w14:paraId="7A0D460E" w14:textId="77777777" w:rsidR="003775CA" w:rsidRDefault="003775CA" w:rsidP="000100B8">
      <w:pPr>
        <w:pStyle w:val="ListParagraph"/>
        <w:ind w:left="1260"/>
      </w:pPr>
    </w:p>
    <w:p w14:paraId="6A458AE2" w14:textId="77777777" w:rsidR="003775CA" w:rsidRDefault="003775CA" w:rsidP="000100B8">
      <w:pPr>
        <w:pStyle w:val="ListParagraph"/>
        <w:ind w:left="1260"/>
      </w:pPr>
    </w:p>
    <w:p w14:paraId="08EDED6D" w14:textId="77777777" w:rsidR="003775CA" w:rsidRDefault="003775CA" w:rsidP="000100B8">
      <w:pPr>
        <w:pStyle w:val="ListParagraph"/>
        <w:ind w:left="1260"/>
      </w:pPr>
    </w:p>
    <w:p w14:paraId="2ABA2299" w14:textId="77777777" w:rsidR="003775CA" w:rsidRDefault="003775CA" w:rsidP="000100B8">
      <w:pPr>
        <w:pStyle w:val="ListParagraph"/>
        <w:ind w:left="1260"/>
      </w:pPr>
    </w:p>
    <w:p w14:paraId="41CE23AB" w14:textId="77777777" w:rsidR="003775CA" w:rsidRDefault="003775CA" w:rsidP="000100B8">
      <w:pPr>
        <w:pStyle w:val="ListParagraph"/>
        <w:ind w:left="1260"/>
      </w:pPr>
    </w:p>
    <w:p w14:paraId="1C3B3A07" w14:textId="77777777" w:rsidR="003775CA" w:rsidRDefault="003775CA" w:rsidP="000100B8">
      <w:pPr>
        <w:pStyle w:val="ListParagraph"/>
        <w:ind w:left="1260"/>
      </w:pPr>
    </w:p>
    <w:p w14:paraId="272DEF64" w14:textId="77777777" w:rsidR="003775CA" w:rsidRDefault="003775CA" w:rsidP="000100B8">
      <w:pPr>
        <w:pStyle w:val="ListParagraph"/>
        <w:ind w:left="1260"/>
      </w:pPr>
    </w:p>
    <w:p w14:paraId="2845A8CB" w14:textId="77777777" w:rsidR="003775CA" w:rsidRDefault="003775CA" w:rsidP="000100B8">
      <w:pPr>
        <w:pStyle w:val="ListParagraph"/>
        <w:ind w:left="1260"/>
      </w:pPr>
    </w:p>
    <w:p w14:paraId="136948F1" w14:textId="77777777" w:rsidR="003775CA" w:rsidRDefault="003775CA" w:rsidP="000100B8">
      <w:pPr>
        <w:pStyle w:val="ListParagraph"/>
        <w:ind w:left="1260"/>
      </w:pPr>
    </w:p>
    <w:p w14:paraId="49200D2F" w14:textId="77777777" w:rsidR="003775CA" w:rsidRDefault="003775CA" w:rsidP="000100B8">
      <w:pPr>
        <w:pStyle w:val="ListParagraph"/>
        <w:ind w:left="1260"/>
      </w:pPr>
    </w:p>
    <w:p w14:paraId="6DA6906C" w14:textId="77777777" w:rsidR="003775CA" w:rsidRDefault="003775CA" w:rsidP="000100B8">
      <w:pPr>
        <w:pStyle w:val="ListParagraph"/>
        <w:ind w:left="1260"/>
      </w:pPr>
    </w:p>
    <w:p w14:paraId="29FF82F6" w14:textId="77777777" w:rsidR="003775CA" w:rsidRDefault="003775CA" w:rsidP="000100B8">
      <w:pPr>
        <w:pStyle w:val="ListParagraph"/>
        <w:ind w:left="1260"/>
      </w:pPr>
    </w:p>
    <w:p w14:paraId="4A4FD76E" w14:textId="77777777" w:rsidR="003775CA" w:rsidRDefault="003775CA" w:rsidP="000100B8">
      <w:pPr>
        <w:pStyle w:val="ListParagraph"/>
        <w:ind w:left="1260"/>
      </w:pPr>
    </w:p>
    <w:p w14:paraId="74087C69" w14:textId="77777777" w:rsidR="003775CA" w:rsidRDefault="003775CA" w:rsidP="000100B8">
      <w:pPr>
        <w:pStyle w:val="ListParagraph"/>
        <w:ind w:left="1260"/>
      </w:pPr>
    </w:p>
    <w:p w14:paraId="0499C61A" w14:textId="77777777" w:rsidR="003775CA" w:rsidRDefault="003775CA" w:rsidP="000100B8">
      <w:pPr>
        <w:pStyle w:val="ListParagraph"/>
        <w:ind w:left="1260"/>
      </w:pPr>
    </w:p>
    <w:p w14:paraId="1A5193F6" w14:textId="77777777" w:rsidR="003775CA" w:rsidRDefault="003775CA" w:rsidP="000100B8">
      <w:pPr>
        <w:pStyle w:val="ListParagraph"/>
        <w:ind w:left="1260"/>
        <w:rPr>
          <w:ins w:id="132" w:author="KKD Windows Se7en V1" w:date="2014-07-25T00:29:00Z"/>
        </w:rPr>
      </w:pPr>
    </w:p>
    <w:p w14:paraId="6086D278" w14:textId="77777777" w:rsidR="009E3635" w:rsidRDefault="009E3635" w:rsidP="000100B8">
      <w:pPr>
        <w:pStyle w:val="ListParagraph"/>
        <w:ind w:left="1260"/>
        <w:rPr>
          <w:ins w:id="133" w:author="KKD Windows Se7en V1" w:date="2014-07-25T00:29:00Z"/>
        </w:rPr>
      </w:pPr>
    </w:p>
    <w:p w14:paraId="2F452C06" w14:textId="77777777" w:rsidR="009E3635" w:rsidRDefault="009E3635" w:rsidP="000100B8">
      <w:pPr>
        <w:pStyle w:val="ListParagraph"/>
        <w:ind w:left="1260"/>
      </w:pPr>
    </w:p>
    <w:p w14:paraId="4249D8BF" w14:textId="4BC03CE1" w:rsidR="000100B8" w:rsidRPr="004F0C87" w:rsidRDefault="000100B8" w:rsidP="000100B8">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6.1</w:t>
      </w:r>
      <w:r w:rsidRPr="004F0C87">
        <w:rPr>
          <w:rFonts w:ascii="Times New Roman" w:hAnsi="Times New Roman" w:cs="Times New Roman"/>
          <w:b/>
          <w:bCs/>
          <w:sz w:val="29"/>
          <w:szCs w:val="29"/>
        </w:rPr>
        <w:t xml:space="preserve"> </w:t>
      </w:r>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 xml:space="preserve">can login to the system. </w:t>
      </w:r>
    </w:p>
    <w:p w14:paraId="260CDE0C" w14:textId="15570CB7" w:rsidR="000100B8" w:rsidRPr="00A85EC0" w:rsidRDefault="000100B8" w:rsidP="000100B8">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login to the system by providing username and password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AF30D9" w14:textId="0E982AE6"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Pr>
          <w:rFonts w:ascii="Times New Roman" w:hAnsi="Times New Roman" w:cs="Times New Roman"/>
          <w:sz w:val="24"/>
          <w:szCs w:val="24"/>
        </w:rPr>
        <w:t xml:space="preserve"> Lecturer, Student, Administrator</w:t>
      </w:r>
    </w:p>
    <w:p w14:paraId="19F1E168"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Prerequisite:</w:t>
      </w:r>
      <w:r w:rsidRPr="00A85EC0">
        <w:rPr>
          <w:rFonts w:ascii="Times New Roman" w:hAnsi="Times New Roman" w:cs="Times New Roman"/>
          <w:sz w:val="24"/>
          <w:szCs w:val="24"/>
        </w:rPr>
        <w:t xml:space="preserve"> -</w:t>
      </w:r>
    </w:p>
    <w:p w14:paraId="6F610DD2"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765"/>
        <w:gridCol w:w="1750"/>
        <w:gridCol w:w="2249"/>
      </w:tblGrid>
      <w:tr w:rsidR="000100B8" w:rsidRPr="00A85EC0" w14:paraId="3F8E57C0" w14:textId="77777777" w:rsidTr="000100B8">
        <w:tc>
          <w:tcPr>
            <w:tcW w:w="2310" w:type="dxa"/>
          </w:tcPr>
          <w:p w14:paraId="795C369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838" w:type="dxa"/>
          </w:tcPr>
          <w:p w14:paraId="61A6F7B9"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785" w:type="dxa"/>
          </w:tcPr>
          <w:p w14:paraId="5D7A6F50"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309" w:type="dxa"/>
          </w:tcPr>
          <w:p w14:paraId="3D0D3A9C"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0100B8" w:rsidRPr="00A85EC0" w14:paraId="643E323F" w14:textId="77777777" w:rsidTr="000100B8">
        <w:tc>
          <w:tcPr>
            <w:tcW w:w="2310" w:type="dxa"/>
          </w:tcPr>
          <w:p w14:paraId="52C93BD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username</w:t>
            </w:r>
          </w:p>
        </w:tc>
        <w:tc>
          <w:tcPr>
            <w:tcW w:w="2838" w:type="dxa"/>
          </w:tcPr>
          <w:p w14:paraId="0D0A625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Alphabet is allowed, within the range of 4-16 Characters</w:t>
            </w:r>
          </w:p>
        </w:tc>
        <w:tc>
          <w:tcPr>
            <w:tcW w:w="1785" w:type="dxa"/>
          </w:tcPr>
          <w:p w14:paraId="626B1092"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w:t>
            </w:r>
          </w:p>
        </w:tc>
        <w:tc>
          <w:tcPr>
            <w:tcW w:w="2309" w:type="dxa"/>
          </w:tcPr>
          <w:p w14:paraId="4067ABFF" w14:textId="77777777" w:rsidR="000100B8" w:rsidRPr="00A85EC0" w:rsidRDefault="000100B8" w:rsidP="000100B8">
            <w:pPr>
              <w:spacing w:after="0" w:line="240" w:lineRule="auto"/>
              <w:jc w:val="thaiDistribute"/>
              <w:rPr>
                <w:rFonts w:ascii="Times New Roman" w:hAnsi="Times New Roman" w:cs="Times New Roman"/>
                <w:sz w:val="24"/>
                <w:szCs w:val="24"/>
              </w:rPr>
            </w:pPr>
          </w:p>
        </w:tc>
      </w:tr>
      <w:tr w:rsidR="000100B8" w:rsidRPr="00A85EC0" w14:paraId="0B7F2C7E" w14:textId="77777777" w:rsidTr="000100B8">
        <w:tc>
          <w:tcPr>
            <w:tcW w:w="2310" w:type="dxa"/>
          </w:tcPr>
          <w:p w14:paraId="411A883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838" w:type="dxa"/>
          </w:tcPr>
          <w:p w14:paraId="31E8339E"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1785" w:type="dxa"/>
          </w:tcPr>
          <w:p w14:paraId="3411107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w:t>
            </w:r>
          </w:p>
        </w:tc>
        <w:tc>
          <w:tcPr>
            <w:tcW w:w="2309" w:type="dxa"/>
          </w:tcPr>
          <w:p w14:paraId="0DB247F5" w14:textId="77777777" w:rsidR="000100B8" w:rsidRPr="00A85EC0" w:rsidRDefault="000100B8" w:rsidP="000100B8">
            <w:pPr>
              <w:spacing w:after="0" w:line="240" w:lineRule="auto"/>
              <w:jc w:val="thaiDistribute"/>
              <w:rPr>
                <w:rFonts w:ascii="Times New Roman" w:hAnsi="Times New Roman" w:cs="Times New Roman"/>
                <w:sz w:val="24"/>
                <w:szCs w:val="24"/>
              </w:rPr>
            </w:pPr>
          </w:p>
        </w:tc>
      </w:tr>
    </w:tbl>
    <w:p w14:paraId="28DA90E0"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3F4B691" w14:textId="2AD064AB"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3E0CC6AC" w14:textId="7D9393E6"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00557D2E">
        <w:rPr>
          <w:rFonts w:ascii="Times New Roman" w:hAnsi="Times New Roman" w:cs="Times New Roman"/>
          <w:sz w:val="24"/>
          <w:szCs w:val="24"/>
        </w:rPr>
        <w:t xml:space="preserve"> </w:t>
      </w:r>
      <w:r w:rsidRPr="00A85EC0">
        <w:rPr>
          <w:rFonts w:ascii="Times New Roman" w:hAnsi="Times New Roman" w:cs="Times New Roman"/>
          <w:sz w:val="24"/>
          <w:szCs w:val="24"/>
        </w:rPr>
        <w:t>application.</w:t>
      </w:r>
    </w:p>
    <w:p w14:paraId="0B2E80D7" w14:textId="219DC92E" w:rsidR="000100B8"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w:t>
      </w:r>
      <w:r w:rsidR="002C298A">
        <w:rPr>
          <w:rFonts w:ascii="Times New Roman" w:hAnsi="Times New Roman" w:cs="Times New Roman"/>
          <w:sz w:val="24"/>
          <w:szCs w:val="24"/>
        </w:rPr>
        <w:t>s</w:t>
      </w:r>
      <w:r w:rsidRPr="00A85EC0">
        <w:rPr>
          <w:rFonts w:ascii="Times New Roman" w:hAnsi="Times New Roman" w:cs="Times New Roman"/>
          <w:sz w:val="24"/>
          <w:szCs w:val="24"/>
        </w:rPr>
        <w:t xml:space="preserve"> login form into the </w:t>
      </w:r>
      <w:r w:rsidR="00557D2E">
        <w:rPr>
          <w:rFonts w:ascii="Times New Roman" w:hAnsi="Times New Roman" w:cs="Times New Roman"/>
          <w:sz w:val="24"/>
          <w:szCs w:val="24"/>
        </w:rPr>
        <w:t>web</w:t>
      </w:r>
      <w:r w:rsidR="00557D2E" w:rsidRPr="00A85EC0">
        <w:rPr>
          <w:rFonts w:ascii="Times New Roman" w:hAnsi="Times New Roman" w:cs="Times New Roman"/>
          <w:sz w:val="24"/>
          <w:szCs w:val="24"/>
        </w:rPr>
        <w:t xml:space="preserve"> </w:t>
      </w:r>
      <w:r w:rsidRPr="00A85EC0">
        <w:rPr>
          <w:rFonts w:ascii="Times New Roman" w:hAnsi="Times New Roman" w:cs="Times New Roman"/>
          <w:sz w:val="24"/>
          <w:szCs w:val="24"/>
        </w:rPr>
        <w:t>application.</w:t>
      </w:r>
    </w:p>
    <w:p w14:paraId="79B47136" w14:textId="1A682127" w:rsidR="00557D2E" w:rsidRPr="00A85EC0" w:rsidRDefault="00557D2E"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Lecturer enters to Lecturer main page on the web application.</w:t>
      </w:r>
    </w:p>
    <w:p w14:paraId="12116F1B" w14:textId="77777777" w:rsidR="000100B8" w:rsidRPr="00557D2E" w:rsidRDefault="000100B8" w:rsidP="000100B8">
      <w:pPr>
        <w:spacing w:before="240" w:after="0" w:line="240" w:lineRule="auto"/>
        <w:jc w:val="thaiDistribute"/>
        <w:rPr>
          <w:rFonts w:ascii="Times New Roman" w:hAnsi="Times New Roman" w:cs="Times New Roman"/>
          <w:b/>
          <w:bCs/>
          <w:sz w:val="24"/>
          <w:szCs w:val="24"/>
        </w:rPr>
      </w:pPr>
      <w:commentRangeStart w:id="134"/>
      <w:r w:rsidRPr="00557D2E">
        <w:rPr>
          <w:rFonts w:ascii="Times New Roman" w:hAnsi="Times New Roman" w:cs="Times New Roman"/>
          <w:b/>
          <w:bCs/>
          <w:sz w:val="24"/>
          <w:szCs w:val="24"/>
        </w:rPr>
        <w:t xml:space="preserve">Alternative Flow </w:t>
      </w:r>
    </w:p>
    <w:p w14:paraId="2286A997" w14:textId="656D0AA7" w:rsidR="00557D2E" w:rsidRPr="000100B8" w:rsidRDefault="00557D2E" w:rsidP="00146DFC">
      <w:pPr>
        <w:pStyle w:val="Hints"/>
        <w:ind w:firstLine="368"/>
        <w:rPr>
          <w:rFonts w:ascii="Times New Roman" w:hAnsi="Times New Roman"/>
          <w:color w:val="000000"/>
          <w:sz w:val="24"/>
          <w:szCs w:val="24"/>
        </w:rPr>
      </w:pPr>
      <w:r>
        <w:rPr>
          <w:rFonts w:ascii="Times New Roman" w:hAnsi="Times New Roman"/>
          <w:color w:val="000000"/>
          <w:sz w:val="24"/>
          <w:szCs w:val="24"/>
        </w:rPr>
        <w:t>3</w:t>
      </w:r>
      <w:r w:rsidRPr="000100B8">
        <w:rPr>
          <w:rFonts w:ascii="Times New Roman" w:hAnsi="Times New Roman"/>
          <w:color w:val="000000"/>
          <w:sz w:val="24"/>
          <w:szCs w:val="24"/>
        </w:rPr>
        <w:t>A. if Student log in to the system.</w:t>
      </w:r>
    </w:p>
    <w:p w14:paraId="2324D941" w14:textId="73ADB0F8" w:rsidR="00557D2E" w:rsidRDefault="00557D2E" w:rsidP="00146DFC">
      <w:pPr>
        <w:pStyle w:val="Hints"/>
        <w:numPr>
          <w:ilvl w:val="0"/>
          <w:numId w:val="68"/>
        </w:numPr>
        <w:rPr>
          <w:rFonts w:ascii="Times New Roman" w:hAnsi="Times New Roman"/>
          <w:color w:val="000000"/>
          <w:sz w:val="24"/>
          <w:szCs w:val="24"/>
        </w:rPr>
      </w:pPr>
      <w:r w:rsidRPr="000100B8">
        <w:rPr>
          <w:rFonts w:ascii="Times New Roman" w:hAnsi="Times New Roman"/>
          <w:color w:val="000000"/>
          <w:sz w:val="24"/>
          <w:szCs w:val="24"/>
        </w:rPr>
        <w:t xml:space="preserve">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70D698B8" w14:textId="241E0202" w:rsidR="003775CA" w:rsidRPr="003775CA" w:rsidRDefault="003775CA" w:rsidP="00146DFC">
      <w:pPr>
        <w:pStyle w:val="Hints"/>
        <w:numPr>
          <w:ilvl w:val="0"/>
          <w:numId w:val="68"/>
        </w:numPr>
        <w:rPr>
          <w:rFonts w:ascii="Times New Roman" w:hAnsi="Times New Roman"/>
          <w:color w:val="000000"/>
          <w:sz w:val="24"/>
          <w:szCs w:val="24"/>
        </w:rPr>
      </w:pPr>
      <w:r>
        <w:rPr>
          <w:rFonts w:ascii="Times New Roman" w:hAnsi="Times New Roman"/>
          <w:color w:val="000000"/>
          <w:sz w:val="24"/>
          <w:szCs w:val="24"/>
        </w:rPr>
        <w:t>Student enters to Student main page on the web application.</w:t>
      </w:r>
    </w:p>
    <w:p w14:paraId="57AF4C75" w14:textId="77777777" w:rsidR="00557D2E" w:rsidRDefault="00557D2E" w:rsidP="00557D2E">
      <w:pPr>
        <w:pStyle w:val="Hints"/>
      </w:pPr>
    </w:p>
    <w:p w14:paraId="7B150708" w14:textId="359C47CA" w:rsidR="00557D2E" w:rsidRDefault="00557D2E" w:rsidP="00146DFC">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3B if Administrator log in to the system</w:t>
      </w:r>
    </w:p>
    <w:p w14:paraId="6A63B125" w14:textId="5EFECB93" w:rsidR="003775CA" w:rsidRPr="00146DFC" w:rsidRDefault="00557D2E" w:rsidP="00146DFC">
      <w:pPr>
        <w:pStyle w:val="ListParagraph"/>
        <w:numPr>
          <w:ilvl w:val="0"/>
          <w:numId w:val="69"/>
        </w:numPr>
        <w:spacing w:after="0" w:line="240" w:lineRule="auto"/>
        <w:rPr>
          <w:rFonts w:ascii="Times New Roman" w:hAnsi="Times New Roman" w:cs="Times New Roman"/>
          <w:sz w:val="24"/>
          <w:szCs w:val="24"/>
        </w:rPr>
      </w:pPr>
      <w:r w:rsidRPr="00146DFC">
        <w:rPr>
          <w:rFonts w:ascii="Times New Roman" w:hAnsi="Times New Roman"/>
          <w:color w:val="000000" w:themeColor="text1"/>
          <w:sz w:val="24"/>
          <w:szCs w:val="24"/>
        </w:rPr>
        <w:t>The system displays to Administrator main page interface.</w:t>
      </w:r>
    </w:p>
    <w:p w14:paraId="4E0776B9" w14:textId="3E9C54E2" w:rsidR="000100B8" w:rsidRPr="00354B18" w:rsidRDefault="003775CA" w:rsidP="00146DFC">
      <w:pPr>
        <w:pStyle w:val="ListParagraph"/>
        <w:numPr>
          <w:ilvl w:val="0"/>
          <w:numId w:val="69"/>
        </w:numPr>
      </w:pPr>
      <w:r w:rsidRPr="00835605">
        <w:rPr>
          <w:rFonts w:ascii="Times New Roman" w:hAnsi="Times New Roman"/>
          <w:color w:val="000000" w:themeColor="text1"/>
          <w:sz w:val="24"/>
          <w:szCs w:val="24"/>
        </w:rPr>
        <w:t>Administrator enters to Administrator main page on the web application.</w:t>
      </w:r>
      <w:commentRangeEnd w:id="134"/>
      <w:r w:rsidR="008E7D39">
        <w:rPr>
          <w:rStyle w:val="CommentReference"/>
        </w:rPr>
        <w:commentReference w:id="134"/>
      </w:r>
    </w:p>
    <w:p w14:paraId="0F62770B" w14:textId="77777777" w:rsidR="000100B8" w:rsidRDefault="000100B8" w:rsidP="000100B8">
      <w:pPr>
        <w:spacing w:after="0" w:line="240" w:lineRule="auto"/>
        <w:ind w:left="720" w:firstLine="360"/>
        <w:rPr>
          <w:rFonts w:ascii="Times New Roman" w:hAnsi="Times New Roman" w:cs="Times New Roman"/>
          <w:sz w:val="24"/>
          <w:szCs w:val="24"/>
        </w:rPr>
      </w:pPr>
    </w:p>
    <w:p w14:paraId="33535E8F" w14:textId="77777777" w:rsidR="00C665AA" w:rsidRDefault="00C665AA" w:rsidP="000100B8">
      <w:pPr>
        <w:spacing w:after="0" w:line="240" w:lineRule="auto"/>
        <w:ind w:left="720" w:firstLine="360"/>
        <w:rPr>
          <w:rFonts w:ascii="Times New Roman" w:hAnsi="Times New Roman" w:cs="Times New Roman"/>
          <w:sz w:val="24"/>
          <w:szCs w:val="24"/>
        </w:rPr>
      </w:pPr>
    </w:p>
    <w:p w14:paraId="205F6566" w14:textId="77777777" w:rsidR="00C665AA" w:rsidRDefault="00C665AA" w:rsidP="000100B8">
      <w:pPr>
        <w:spacing w:after="0" w:line="240" w:lineRule="auto"/>
        <w:ind w:left="720" w:firstLine="360"/>
        <w:rPr>
          <w:rFonts w:ascii="Times New Roman" w:hAnsi="Times New Roman" w:cs="Times New Roman"/>
          <w:sz w:val="24"/>
          <w:szCs w:val="24"/>
        </w:rPr>
      </w:pPr>
    </w:p>
    <w:p w14:paraId="06C1CCEE" w14:textId="77777777" w:rsidR="00C665AA" w:rsidRDefault="00C665AA" w:rsidP="000100B8">
      <w:pPr>
        <w:spacing w:after="0" w:line="240" w:lineRule="auto"/>
        <w:ind w:left="720" w:firstLine="360"/>
        <w:rPr>
          <w:rFonts w:ascii="Times New Roman" w:hAnsi="Times New Roman" w:cs="Times New Roman"/>
          <w:sz w:val="24"/>
          <w:szCs w:val="24"/>
        </w:rPr>
      </w:pPr>
    </w:p>
    <w:p w14:paraId="53DF75E4" w14:textId="77777777" w:rsidR="00C665AA" w:rsidRDefault="00C665AA" w:rsidP="000100B8">
      <w:pPr>
        <w:spacing w:after="0" w:line="240" w:lineRule="auto"/>
        <w:ind w:left="720" w:firstLine="360"/>
        <w:rPr>
          <w:rFonts w:ascii="Times New Roman" w:hAnsi="Times New Roman" w:cs="Times New Roman"/>
          <w:sz w:val="24"/>
          <w:szCs w:val="24"/>
        </w:rPr>
      </w:pPr>
    </w:p>
    <w:p w14:paraId="3EBA84D8" w14:textId="77777777" w:rsidR="00C665AA" w:rsidRDefault="00C665AA" w:rsidP="000100B8">
      <w:pPr>
        <w:spacing w:after="0" w:line="240" w:lineRule="auto"/>
        <w:ind w:left="720" w:firstLine="360"/>
        <w:rPr>
          <w:rFonts w:ascii="Times New Roman" w:hAnsi="Times New Roman" w:cs="Times New Roman"/>
          <w:sz w:val="24"/>
          <w:szCs w:val="24"/>
        </w:rPr>
      </w:pPr>
    </w:p>
    <w:p w14:paraId="14872438" w14:textId="77777777" w:rsidR="00C665AA" w:rsidRDefault="00C665AA" w:rsidP="000100B8">
      <w:pPr>
        <w:spacing w:after="0" w:line="240" w:lineRule="auto"/>
        <w:ind w:left="720" w:firstLine="360"/>
        <w:rPr>
          <w:rFonts w:ascii="Times New Roman" w:hAnsi="Times New Roman" w:cs="Times New Roman"/>
          <w:sz w:val="24"/>
          <w:szCs w:val="24"/>
        </w:rPr>
      </w:pPr>
    </w:p>
    <w:p w14:paraId="5060D46A" w14:textId="77777777" w:rsidR="003775CA" w:rsidRDefault="003775CA" w:rsidP="000100B8">
      <w:pPr>
        <w:spacing w:after="0" w:line="240" w:lineRule="auto"/>
        <w:ind w:left="720" w:firstLine="360"/>
        <w:rPr>
          <w:rFonts w:ascii="Times New Roman" w:hAnsi="Times New Roman" w:cs="Times New Roman"/>
          <w:sz w:val="24"/>
          <w:szCs w:val="24"/>
        </w:rPr>
      </w:pPr>
    </w:p>
    <w:p w14:paraId="2DC1D46E" w14:textId="77777777" w:rsidR="003775CA" w:rsidRDefault="003775CA" w:rsidP="000100B8">
      <w:pPr>
        <w:spacing w:after="0" w:line="240" w:lineRule="auto"/>
        <w:ind w:left="720" w:firstLine="360"/>
        <w:rPr>
          <w:rFonts w:ascii="Times New Roman" w:hAnsi="Times New Roman" w:cs="Times New Roman"/>
          <w:sz w:val="24"/>
          <w:szCs w:val="24"/>
        </w:rPr>
      </w:pPr>
    </w:p>
    <w:p w14:paraId="7FFF4557" w14:textId="77777777" w:rsidR="003775CA" w:rsidRDefault="003775CA" w:rsidP="000100B8">
      <w:pPr>
        <w:spacing w:after="0" w:line="240" w:lineRule="auto"/>
        <w:ind w:left="720" w:firstLine="360"/>
        <w:rPr>
          <w:rFonts w:ascii="Times New Roman" w:hAnsi="Times New Roman" w:cs="Times New Roman"/>
          <w:sz w:val="24"/>
          <w:szCs w:val="24"/>
        </w:rPr>
      </w:pPr>
    </w:p>
    <w:p w14:paraId="7F142272" w14:textId="77777777" w:rsidR="003775CA" w:rsidRDefault="003775CA" w:rsidP="000100B8">
      <w:pPr>
        <w:spacing w:after="0" w:line="240" w:lineRule="auto"/>
        <w:ind w:left="720" w:firstLine="360"/>
        <w:rPr>
          <w:rFonts w:ascii="Times New Roman" w:hAnsi="Times New Roman" w:cs="Times New Roman"/>
          <w:sz w:val="24"/>
          <w:szCs w:val="24"/>
        </w:rPr>
      </w:pPr>
    </w:p>
    <w:p w14:paraId="427A7BC1" w14:textId="77777777" w:rsidR="003775CA" w:rsidRDefault="003775CA" w:rsidP="000100B8">
      <w:pPr>
        <w:spacing w:after="0" w:line="240" w:lineRule="auto"/>
        <w:ind w:left="720" w:firstLine="360"/>
        <w:rPr>
          <w:rFonts w:ascii="Times New Roman" w:hAnsi="Times New Roman" w:cs="Times New Roman"/>
          <w:sz w:val="24"/>
          <w:szCs w:val="24"/>
        </w:rPr>
      </w:pPr>
    </w:p>
    <w:p w14:paraId="6FEA7D31" w14:textId="77777777" w:rsidR="003775CA" w:rsidRDefault="003775CA" w:rsidP="000100B8">
      <w:pPr>
        <w:spacing w:after="0" w:line="240" w:lineRule="auto"/>
        <w:ind w:left="720" w:firstLine="360"/>
        <w:rPr>
          <w:rFonts w:ascii="Times New Roman" w:hAnsi="Times New Roman" w:cs="Times New Roman"/>
          <w:sz w:val="24"/>
          <w:szCs w:val="24"/>
        </w:rPr>
      </w:pPr>
    </w:p>
    <w:p w14:paraId="11D1B817" w14:textId="77777777" w:rsidR="003775CA" w:rsidRDefault="003775CA" w:rsidP="000100B8">
      <w:pPr>
        <w:spacing w:after="0" w:line="240" w:lineRule="auto"/>
        <w:ind w:left="720" w:firstLine="360"/>
        <w:rPr>
          <w:rFonts w:ascii="Times New Roman" w:hAnsi="Times New Roman" w:cs="Times New Roman"/>
          <w:sz w:val="24"/>
          <w:szCs w:val="24"/>
        </w:rPr>
      </w:pPr>
    </w:p>
    <w:p w14:paraId="3590046D" w14:textId="77777777" w:rsidR="003775CA" w:rsidRDefault="003775CA" w:rsidP="000100B8">
      <w:pPr>
        <w:spacing w:after="0" w:line="240" w:lineRule="auto"/>
        <w:ind w:left="720" w:firstLine="360"/>
        <w:rPr>
          <w:rFonts w:ascii="Times New Roman" w:hAnsi="Times New Roman" w:cs="Times New Roman"/>
          <w:sz w:val="24"/>
          <w:szCs w:val="24"/>
        </w:rPr>
      </w:pPr>
    </w:p>
    <w:p w14:paraId="71069AAB" w14:textId="77777777" w:rsidR="003775CA" w:rsidRDefault="003775CA" w:rsidP="000100B8">
      <w:pPr>
        <w:spacing w:after="0" w:line="240" w:lineRule="auto"/>
        <w:ind w:left="720" w:firstLine="360"/>
        <w:rPr>
          <w:rFonts w:ascii="Times New Roman" w:hAnsi="Times New Roman" w:cs="Times New Roman"/>
          <w:sz w:val="24"/>
          <w:szCs w:val="24"/>
        </w:rPr>
      </w:pPr>
    </w:p>
    <w:p w14:paraId="2568807E" w14:textId="77777777" w:rsidR="003775CA" w:rsidRDefault="003775CA" w:rsidP="000100B8">
      <w:pPr>
        <w:spacing w:after="0" w:line="240" w:lineRule="auto"/>
        <w:ind w:left="720" w:firstLine="360"/>
        <w:rPr>
          <w:rFonts w:ascii="Times New Roman" w:hAnsi="Times New Roman" w:cs="Times New Roman"/>
          <w:sz w:val="24"/>
          <w:szCs w:val="24"/>
        </w:rPr>
      </w:pPr>
    </w:p>
    <w:p w14:paraId="35162AAE" w14:textId="77777777" w:rsidR="003775CA" w:rsidRDefault="003775CA" w:rsidP="000100B8">
      <w:pPr>
        <w:spacing w:after="0" w:line="240" w:lineRule="auto"/>
        <w:ind w:left="720" w:firstLine="360"/>
        <w:rPr>
          <w:rFonts w:ascii="Times New Roman" w:hAnsi="Times New Roman" w:cs="Times New Roman"/>
          <w:sz w:val="24"/>
          <w:szCs w:val="24"/>
        </w:rPr>
      </w:pPr>
    </w:p>
    <w:p w14:paraId="1F45C8DB" w14:textId="77777777" w:rsidR="003775CA" w:rsidRPr="00354B18" w:rsidRDefault="003775CA" w:rsidP="000100B8">
      <w:pPr>
        <w:spacing w:after="0" w:line="240" w:lineRule="auto"/>
        <w:ind w:left="720" w:firstLine="360"/>
        <w:rPr>
          <w:rFonts w:ascii="Times New Roman" w:hAnsi="Times New Roman" w:cs="Times New Roman"/>
          <w:sz w:val="24"/>
          <w:szCs w:val="24"/>
        </w:rPr>
      </w:pPr>
    </w:p>
    <w:p w14:paraId="4F7DA0AF" w14:textId="77777777" w:rsidR="000100B8" w:rsidRDefault="000100B8" w:rsidP="000100B8">
      <w:pPr>
        <w:spacing w:after="0" w:line="240" w:lineRule="auto"/>
        <w:ind w:left="720" w:firstLine="360"/>
        <w:rPr>
          <w:rFonts w:ascii="Times New Roman" w:hAnsi="Times New Roman" w:cs="Times New Roman"/>
          <w:sz w:val="24"/>
          <w:szCs w:val="24"/>
        </w:rPr>
      </w:pPr>
    </w:p>
    <w:p w14:paraId="55265521" w14:textId="5EC08574" w:rsidR="00095E05" w:rsidRDefault="00095E05" w:rsidP="000100B8">
      <w:pPr>
        <w:ind w:firstLine="360"/>
        <w:rPr>
          <w:rFonts w:ascii="Times New Roman" w:hAnsi="Times New Roman" w:cs="Times New Roman"/>
          <w:b/>
          <w:bCs/>
          <w:sz w:val="29"/>
          <w:szCs w:val="29"/>
        </w:rPr>
      </w:pPr>
      <w:r>
        <w:rPr>
          <w:rFonts w:ascii="Times New Roman" w:hAnsi="Times New Roman" w:cs="Times New Roman"/>
          <w:b/>
          <w:bCs/>
          <w:sz w:val="29"/>
          <w:szCs w:val="29"/>
        </w:rPr>
        <w:t xml:space="preserve">AC-06.1 User </w:t>
      </w:r>
      <w:r w:rsidRPr="004F0C87">
        <w:rPr>
          <w:rFonts w:ascii="Times New Roman" w:hAnsi="Times New Roman" w:cs="Times New Roman"/>
          <w:b/>
          <w:bCs/>
          <w:sz w:val="29"/>
          <w:szCs w:val="29"/>
        </w:rPr>
        <w:t>can login to the system.</w:t>
      </w:r>
    </w:p>
    <w:p w14:paraId="1ACC9F57" w14:textId="4CEC93D5" w:rsidR="00095E05" w:rsidRDefault="00095E05" w:rsidP="000100B8">
      <w:pPr>
        <w:ind w:firstLine="360"/>
        <w:rPr>
          <w:rFonts w:ascii="Times New Roman" w:hAnsi="Times New Roman" w:cs="Times New Roman"/>
          <w:b/>
          <w:bCs/>
          <w:sz w:val="29"/>
          <w:szCs w:val="29"/>
        </w:rPr>
      </w:pPr>
    </w:p>
    <w:p w14:paraId="033FBFBA" w14:textId="2AF03523" w:rsidR="00095E05" w:rsidRDefault="00273462" w:rsidP="000100B8">
      <w:pPr>
        <w:ind w:firstLine="360"/>
        <w:rPr>
          <w:rFonts w:ascii="Times New Roman" w:hAnsi="Times New Roman" w:cs="Times New Roman"/>
          <w:b/>
          <w:bCs/>
          <w:sz w:val="29"/>
          <w:szCs w:val="29"/>
        </w:rPr>
      </w:pPr>
      <w:ins w:id="135" w:author="KKD Windows Se7en V1" w:date="2014-07-25T00:38:00Z">
        <w:r>
          <w:rPr>
            <w:rFonts w:ascii="Times New Roman" w:hAnsi="Times New Roman" w:cs="Times New Roman"/>
            <w:b/>
            <w:bCs/>
            <w:noProof/>
            <w:sz w:val="29"/>
            <w:szCs w:val="29"/>
            <w:rPrChange w:id="136" w:author="Unknown">
              <w:rPr>
                <w:noProof/>
              </w:rPr>
            </w:rPrChange>
          </w:rPr>
          <w:drawing>
            <wp:anchor distT="0" distB="0" distL="114300" distR="114300" simplePos="0" relativeHeight="251734016" behindDoc="1" locked="0" layoutInCell="1" allowOverlap="1" wp14:anchorId="76E2A767" wp14:editId="34DC3A0A">
              <wp:simplePos x="0" y="0"/>
              <wp:positionH relativeFrom="column">
                <wp:posOffset>1809750</wp:posOffset>
              </wp:positionH>
              <wp:positionV relativeFrom="paragraph">
                <wp:posOffset>59690</wp:posOffset>
              </wp:positionV>
              <wp:extent cx="2524125" cy="39243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6.png"/>
                      <pic:cNvPicPr/>
                    </pic:nvPicPr>
                    <pic:blipFill>
                      <a:blip r:embed="rId32">
                        <a:extLst>
                          <a:ext uri="{28A0092B-C50C-407E-A947-70E740481C1C}">
                            <a14:useLocalDpi xmlns:a14="http://schemas.microsoft.com/office/drawing/2010/main" val="0"/>
                          </a:ext>
                        </a:extLst>
                      </a:blip>
                      <a:stretch>
                        <a:fillRect/>
                      </a:stretch>
                    </pic:blipFill>
                    <pic:spPr>
                      <a:xfrm>
                        <a:off x="0" y="0"/>
                        <a:ext cx="2524125" cy="3924300"/>
                      </a:xfrm>
                      <a:prstGeom prst="rect">
                        <a:avLst/>
                      </a:prstGeom>
                    </pic:spPr>
                  </pic:pic>
                </a:graphicData>
              </a:graphic>
              <wp14:sizeRelH relativeFrom="page">
                <wp14:pctWidth>0</wp14:pctWidth>
              </wp14:sizeRelH>
              <wp14:sizeRelV relativeFrom="page">
                <wp14:pctHeight>0</wp14:pctHeight>
              </wp14:sizeRelV>
            </wp:anchor>
          </w:drawing>
        </w:r>
      </w:ins>
      <w:del w:id="137" w:author="KKD Windows Se7en V1" w:date="2014-07-25T00:29:00Z">
        <w:r w:rsidR="00095E05" w:rsidRPr="002C298A" w:rsidDel="009E3635">
          <w:rPr>
            <w:rFonts w:ascii="Times New Roman" w:hAnsi="Times New Roman" w:cs="Times New Roman"/>
            <w:b/>
            <w:bCs/>
            <w:noProof/>
            <w:sz w:val="29"/>
            <w:szCs w:val="29"/>
            <w:rPrChange w:id="138" w:author="Unknown">
              <w:rPr>
                <w:noProof/>
              </w:rPr>
            </w:rPrChange>
          </w:rPr>
          <w:drawing>
            <wp:anchor distT="0" distB="0" distL="114300" distR="114300" simplePos="0" relativeHeight="251675648" behindDoc="1" locked="0" layoutInCell="1" allowOverlap="1" wp14:anchorId="1189000C" wp14:editId="53107F54">
              <wp:simplePos x="0" y="0"/>
              <wp:positionH relativeFrom="column">
                <wp:posOffset>228600</wp:posOffset>
              </wp:positionH>
              <wp:positionV relativeFrom="paragraph">
                <wp:posOffset>215900</wp:posOffset>
              </wp:positionV>
              <wp:extent cx="5629275" cy="51149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06.png"/>
                      <pic:cNvPicPr/>
                    </pic:nvPicPr>
                    <pic:blipFill>
                      <a:blip r:embed="rId33">
                        <a:extLst>
                          <a:ext uri="{28A0092B-C50C-407E-A947-70E740481C1C}">
                            <a14:useLocalDpi xmlns:a14="http://schemas.microsoft.com/office/drawing/2010/main" val="0"/>
                          </a:ext>
                        </a:extLst>
                      </a:blip>
                      <a:stretch>
                        <a:fillRect/>
                      </a:stretch>
                    </pic:blipFill>
                    <pic:spPr>
                      <a:xfrm>
                        <a:off x="0" y="0"/>
                        <a:ext cx="5629275" cy="5114925"/>
                      </a:xfrm>
                      <a:prstGeom prst="rect">
                        <a:avLst/>
                      </a:prstGeom>
                    </pic:spPr>
                  </pic:pic>
                </a:graphicData>
              </a:graphic>
              <wp14:sizeRelH relativeFrom="page">
                <wp14:pctWidth>0</wp14:pctWidth>
              </wp14:sizeRelH>
              <wp14:sizeRelV relativeFrom="page">
                <wp14:pctHeight>0</wp14:pctHeight>
              </wp14:sizeRelV>
            </wp:anchor>
          </w:drawing>
        </w:r>
      </w:del>
    </w:p>
    <w:p w14:paraId="37098B2C" w14:textId="77777777" w:rsidR="00095E05" w:rsidRDefault="00095E05" w:rsidP="000100B8">
      <w:pPr>
        <w:ind w:firstLine="360"/>
        <w:rPr>
          <w:rFonts w:ascii="Times New Roman" w:hAnsi="Times New Roman" w:cs="Times New Roman"/>
          <w:b/>
          <w:bCs/>
          <w:sz w:val="29"/>
          <w:szCs w:val="29"/>
        </w:rPr>
      </w:pPr>
    </w:p>
    <w:p w14:paraId="042CE42A" w14:textId="77777777" w:rsidR="00095E05" w:rsidRDefault="00095E05" w:rsidP="000100B8">
      <w:pPr>
        <w:ind w:firstLine="360"/>
        <w:rPr>
          <w:rFonts w:ascii="Times New Roman" w:hAnsi="Times New Roman" w:cs="Times New Roman"/>
          <w:b/>
          <w:bCs/>
          <w:sz w:val="29"/>
          <w:szCs w:val="29"/>
        </w:rPr>
      </w:pPr>
    </w:p>
    <w:p w14:paraId="4939D62E" w14:textId="77777777" w:rsidR="00095E05" w:rsidRDefault="00095E05" w:rsidP="000100B8">
      <w:pPr>
        <w:ind w:firstLine="360"/>
        <w:rPr>
          <w:rFonts w:ascii="Times New Roman" w:hAnsi="Times New Roman" w:cs="Times New Roman"/>
          <w:b/>
          <w:bCs/>
          <w:sz w:val="29"/>
          <w:szCs w:val="29"/>
        </w:rPr>
      </w:pPr>
    </w:p>
    <w:p w14:paraId="4ADA8205" w14:textId="77777777" w:rsidR="00095E05" w:rsidRDefault="00095E05" w:rsidP="000100B8">
      <w:pPr>
        <w:ind w:firstLine="360"/>
        <w:rPr>
          <w:rFonts w:ascii="Times New Roman" w:hAnsi="Times New Roman" w:cs="Times New Roman"/>
          <w:b/>
          <w:bCs/>
          <w:sz w:val="29"/>
          <w:szCs w:val="29"/>
        </w:rPr>
      </w:pPr>
    </w:p>
    <w:p w14:paraId="3BBAD574" w14:textId="77777777" w:rsidR="00095E05" w:rsidRDefault="00095E05" w:rsidP="000100B8">
      <w:pPr>
        <w:ind w:firstLine="360"/>
        <w:rPr>
          <w:rFonts w:ascii="Times New Roman" w:hAnsi="Times New Roman" w:cs="Times New Roman"/>
          <w:b/>
          <w:bCs/>
          <w:sz w:val="29"/>
          <w:szCs w:val="29"/>
        </w:rPr>
      </w:pPr>
    </w:p>
    <w:p w14:paraId="42D4B6B5" w14:textId="77777777" w:rsidR="00095E05" w:rsidRDefault="00095E05" w:rsidP="000100B8">
      <w:pPr>
        <w:ind w:firstLine="360"/>
        <w:rPr>
          <w:rFonts w:ascii="Times New Roman" w:hAnsi="Times New Roman" w:cs="Times New Roman"/>
          <w:b/>
          <w:bCs/>
          <w:sz w:val="29"/>
          <w:szCs w:val="29"/>
        </w:rPr>
      </w:pPr>
    </w:p>
    <w:p w14:paraId="757221EE" w14:textId="77777777" w:rsidR="00095E05" w:rsidRDefault="00095E05" w:rsidP="000100B8">
      <w:pPr>
        <w:ind w:firstLine="360"/>
        <w:rPr>
          <w:rFonts w:ascii="Times New Roman" w:hAnsi="Times New Roman" w:cs="Times New Roman"/>
          <w:b/>
          <w:bCs/>
          <w:sz w:val="29"/>
          <w:szCs w:val="29"/>
        </w:rPr>
      </w:pPr>
    </w:p>
    <w:p w14:paraId="368CA20B" w14:textId="77777777" w:rsidR="00095E05" w:rsidRDefault="00095E05" w:rsidP="000100B8">
      <w:pPr>
        <w:ind w:firstLine="360"/>
        <w:rPr>
          <w:rFonts w:ascii="Times New Roman" w:hAnsi="Times New Roman" w:cs="Times New Roman"/>
          <w:b/>
          <w:bCs/>
          <w:sz w:val="29"/>
          <w:szCs w:val="29"/>
        </w:rPr>
      </w:pPr>
    </w:p>
    <w:p w14:paraId="4C316021" w14:textId="77777777" w:rsidR="00095E05" w:rsidRDefault="00095E05" w:rsidP="000100B8">
      <w:pPr>
        <w:ind w:firstLine="360"/>
        <w:rPr>
          <w:rFonts w:ascii="Times New Roman" w:hAnsi="Times New Roman" w:cs="Times New Roman"/>
          <w:b/>
          <w:bCs/>
          <w:sz w:val="29"/>
          <w:szCs w:val="29"/>
        </w:rPr>
      </w:pPr>
    </w:p>
    <w:p w14:paraId="1D41AD8E" w14:textId="77777777" w:rsidR="00095E05" w:rsidRDefault="00095E05" w:rsidP="000100B8">
      <w:pPr>
        <w:ind w:firstLine="360"/>
        <w:rPr>
          <w:rFonts w:ascii="Times New Roman" w:hAnsi="Times New Roman" w:cs="Times New Roman"/>
          <w:b/>
          <w:bCs/>
          <w:sz w:val="29"/>
          <w:szCs w:val="29"/>
        </w:rPr>
      </w:pPr>
    </w:p>
    <w:p w14:paraId="7BABD2B6" w14:textId="77777777" w:rsidR="00095E05" w:rsidRDefault="00095E05" w:rsidP="000100B8">
      <w:pPr>
        <w:ind w:firstLine="360"/>
        <w:rPr>
          <w:rFonts w:ascii="Times New Roman" w:hAnsi="Times New Roman" w:cs="Times New Roman"/>
          <w:b/>
          <w:bCs/>
          <w:sz w:val="29"/>
          <w:szCs w:val="29"/>
        </w:rPr>
      </w:pPr>
    </w:p>
    <w:p w14:paraId="09BF7DD1" w14:textId="77777777" w:rsidR="00095E05" w:rsidRDefault="00095E05" w:rsidP="000100B8">
      <w:pPr>
        <w:ind w:firstLine="360"/>
        <w:rPr>
          <w:rFonts w:ascii="Times New Roman" w:hAnsi="Times New Roman" w:cs="Times New Roman"/>
          <w:b/>
          <w:bCs/>
          <w:sz w:val="29"/>
          <w:szCs w:val="29"/>
        </w:rPr>
      </w:pPr>
    </w:p>
    <w:p w14:paraId="124A6B68" w14:textId="77777777" w:rsidR="00095E05" w:rsidRDefault="00095E05" w:rsidP="000100B8">
      <w:pPr>
        <w:ind w:firstLine="360"/>
        <w:rPr>
          <w:rFonts w:ascii="Times New Roman" w:hAnsi="Times New Roman" w:cs="Times New Roman"/>
          <w:b/>
          <w:bCs/>
          <w:sz w:val="29"/>
          <w:szCs w:val="29"/>
        </w:rPr>
      </w:pPr>
    </w:p>
    <w:p w14:paraId="4C073C43" w14:textId="77777777" w:rsidR="00095E05" w:rsidRDefault="00095E05" w:rsidP="000100B8">
      <w:pPr>
        <w:ind w:firstLine="360"/>
        <w:rPr>
          <w:rFonts w:ascii="Times New Roman" w:hAnsi="Times New Roman" w:cs="Times New Roman"/>
          <w:b/>
          <w:bCs/>
          <w:sz w:val="29"/>
          <w:szCs w:val="29"/>
        </w:rPr>
      </w:pPr>
    </w:p>
    <w:p w14:paraId="4C9FBB1E" w14:textId="77777777" w:rsidR="00095E05" w:rsidRDefault="00095E05" w:rsidP="000100B8">
      <w:pPr>
        <w:ind w:firstLine="360"/>
        <w:rPr>
          <w:rFonts w:ascii="Times New Roman" w:hAnsi="Times New Roman" w:cs="Times New Roman"/>
          <w:b/>
          <w:bCs/>
          <w:sz w:val="29"/>
          <w:szCs w:val="29"/>
        </w:rPr>
      </w:pPr>
    </w:p>
    <w:p w14:paraId="26DA5381" w14:textId="77777777" w:rsidR="00095E05" w:rsidRDefault="00095E05" w:rsidP="000100B8">
      <w:pPr>
        <w:ind w:firstLine="360"/>
        <w:rPr>
          <w:rFonts w:ascii="Times New Roman" w:hAnsi="Times New Roman" w:cs="Times New Roman"/>
          <w:b/>
          <w:bCs/>
          <w:sz w:val="29"/>
          <w:szCs w:val="29"/>
        </w:rPr>
      </w:pPr>
    </w:p>
    <w:p w14:paraId="20C23B08" w14:textId="77777777" w:rsidR="00095E05" w:rsidRDefault="00095E05" w:rsidP="000100B8">
      <w:pPr>
        <w:ind w:firstLine="360"/>
        <w:rPr>
          <w:rFonts w:ascii="Times New Roman" w:hAnsi="Times New Roman" w:cs="Times New Roman"/>
          <w:b/>
          <w:bCs/>
          <w:sz w:val="29"/>
          <w:szCs w:val="29"/>
        </w:rPr>
      </w:pPr>
    </w:p>
    <w:p w14:paraId="565F5A1A" w14:textId="77777777" w:rsidR="00095E05" w:rsidRDefault="00095E05" w:rsidP="000100B8">
      <w:pPr>
        <w:ind w:firstLine="360"/>
        <w:rPr>
          <w:rFonts w:ascii="Times New Roman" w:hAnsi="Times New Roman" w:cs="Times New Roman"/>
          <w:b/>
          <w:bCs/>
          <w:sz w:val="29"/>
          <w:szCs w:val="29"/>
        </w:rPr>
      </w:pPr>
    </w:p>
    <w:p w14:paraId="23107A21" w14:textId="77777777" w:rsidR="00095E05" w:rsidRDefault="00095E05" w:rsidP="000100B8">
      <w:pPr>
        <w:ind w:firstLine="360"/>
        <w:rPr>
          <w:rFonts w:ascii="Times New Roman" w:hAnsi="Times New Roman" w:cs="Times New Roman"/>
          <w:b/>
          <w:bCs/>
          <w:sz w:val="29"/>
          <w:szCs w:val="29"/>
        </w:rPr>
      </w:pPr>
    </w:p>
    <w:p w14:paraId="4A29FFEE" w14:textId="77777777" w:rsidR="00095E05" w:rsidRDefault="00095E05" w:rsidP="000100B8">
      <w:pPr>
        <w:ind w:firstLine="360"/>
        <w:rPr>
          <w:rFonts w:ascii="Times New Roman" w:hAnsi="Times New Roman" w:cs="Times New Roman"/>
          <w:b/>
          <w:bCs/>
          <w:sz w:val="29"/>
          <w:szCs w:val="29"/>
        </w:rPr>
      </w:pPr>
    </w:p>
    <w:p w14:paraId="484C334A" w14:textId="77777777" w:rsidR="00095E05" w:rsidRDefault="00095E05" w:rsidP="000100B8">
      <w:pPr>
        <w:ind w:firstLine="360"/>
        <w:rPr>
          <w:rFonts w:ascii="Times New Roman" w:hAnsi="Times New Roman" w:cs="Times New Roman"/>
          <w:b/>
          <w:bCs/>
          <w:sz w:val="29"/>
          <w:szCs w:val="29"/>
        </w:rPr>
      </w:pPr>
    </w:p>
    <w:p w14:paraId="2E5871F4" w14:textId="77777777" w:rsidR="00095E05" w:rsidDel="009E3635" w:rsidRDefault="00095E05" w:rsidP="000100B8">
      <w:pPr>
        <w:ind w:firstLine="360"/>
        <w:rPr>
          <w:del w:id="139" w:author="KKD Windows Se7en V1" w:date="2014-07-25T00:29:00Z"/>
          <w:rFonts w:ascii="Times New Roman" w:hAnsi="Times New Roman" w:cs="Times New Roman"/>
          <w:b/>
          <w:bCs/>
          <w:sz w:val="29"/>
          <w:szCs w:val="29"/>
        </w:rPr>
      </w:pPr>
    </w:p>
    <w:p w14:paraId="12186FD7" w14:textId="77777777" w:rsidR="00095E05" w:rsidRDefault="00095E05">
      <w:pPr>
        <w:rPr>
          <w:rFonts w:ascii="Times New Roman" w:hAnsi="Times New Roman" w:cs="Times New Roman"/>
          <w:b/>
          <w:bCs/>
          <w:sz w:val="29"/>
          <w:szCs w:val="29"/>
        </w:rPr>
        <w:pPrChange w:id="140" w:author="KKD Windows Se7en V1" w:date="2014-07-25T00:29:00Z">
          <w:pPr>
            <w:ind w:firstLine="360"/>
          </w:pPr>
        </w:pPrChange>
      </w:pPr>
    </w:p>
    <w:p w14:paraId="218A428D" w14:textId="715F98EB" w:rsidR="000100B8" w:rsidRPr="00CE3566" w:rsidRDefault="000100B8" w:rsidP="000100B8">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Pr>
          <w:rFonts w:ascii="Times New Roman" w:hAnsi="Times New Roman" w:cs="Times New Roman"/>
          <w:b/>
          <w:bCs/>
          <w:sz w:val="29"/>
          <w:szCs w:val="29"/>
        </w:rPr>
        <w:t>quirement Specification of URS 6.1</w:t>
      </w:r>
    </w:p>
    <w:p w14:paraId="5027E10E" w14:textId="2D164A1C" w:rsidR="000100B8" w:rsidRPr="00E941D6" w:rsidRDefault="00775D3E" w:rsidP="002C298A">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SRS 1-2.1</w:t>
      </w:r>
      <w:r w:rsidR="000100B8" w:rsidRPr="0082231B">
        <w:rPr>
          <w:rFonts w:ascii="Times New Roman" w:hAnsi="Times New Roman" w:cs="Times New Roman"/>
          <w:b/>
          <w:bCs/>
          <w:sz w:val="24"/>
          <w:szCs w:val="24"/>
        </w:rPr>
        <w:t>:</w:t>
      </w:r>
      <w:r w:rsidR="000100B8" w:rsidRPr="005613F3">
        <w:rPr>
          <w:rFonts w:ascii="Times New Roman" w:hAnsi="Times New Roman" w:cs="Times New Roman"/>
          <w:sz w:val="24"/>
          <w:szCs w:val="24"/>
        </w:rPr>
        <w:t xml:space="preserve"> The system shall redirect to Lecture main page</w:t>
      </w:r>
      <w:r w:rsidR="000100B8">
        <w:rPr>
          <w:rFonts w:ascii="Times New Roman" w:hAnsi="Times New Roman" w:cs="Times New Roman"/>
          <w:sz w:val="24"/>
          <w:szCs w:val="24"/>
        </w:rPr>
        <w:t xml:space="preserve"> on the web application</w:t>
      </w:r>
      <w:r w:rsidR="000100B8" w:rsidRPr="005613F3">
        <w:rPr>
          <w:rFonts w:ascii="Times New Roman" w:hAnsi="Times New Roman" w:cs="Times New Roman"/>
          <w:sz w:val="24"/>
          <w:szCs w:val="24"/>
        </w:rPr>
        <w:t>.</w:t>
      </w:r>
    </w:p>
    <w:p w14:paraId="24F1BB04" w14:textId="37D66B3E" w:rsidR="000100B8" w:rsidRDefault="000100B8" w:rsidP="002C298A">
      <w:pPr>
        <w:spacing w:after="0" w:line="240" w:lineRule="auto"/>
        <w:ind w:left="1526" w:hanging="1166"/>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775D3E">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401CA3BB" w14:textId="25C2064A" w:rsidR="000100B8" w:rsidRDefault="000100B8" w:rsidP="002C298A">
      <w:pPr>
        <w:spacing w:after="0" w:line="240" w:lineRule="auto"/>
        <w:ind w:left="1526" w:hanging="1166"/>
        <w:rPr>
          <w:rFonts w:ascii="Times New Roman" w:hAnsi="Times New Roman" w:cs="Times New Roman"/>
          <w:sz w:val="24"/>
          <w:szCs w:val="24"/>
        </w:rPr>
      </w:pPr>
      <w:r w:rsidRPr="00722A1A">
        <w:rPr>
          <w:rFonts w:ascii="Times New Roman" w:hAnsi="Times New Roman" w:cs="Times New Roman"/>
          <w:b/>
          <w:bCs/>
          <w:sz w:val="24"/>
          <w:szCs w:val="24"/>
        </w:rPr>
        <w:t>SRS3-1.1: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68A055A1" w14:textId="762AD61A" w:rsidR="000100B8" w:rsidRPr="00B13768" w:rsidRDefault="000100B8" w:rsidP="002C298A">
      <w:pPr>
        <w:spacing w:after="0" w:line="240" w:lineRule="auto"/>
        <w:ind w:left="1526" w:hanging="1166"/>
        <w:rPr>
          <w:rFonts w:ascii="Times New Roman" w:hAnsi="Times New Roman" w:cs="Times New Roman"/>
          <w:sz w:val="24"/>
          <w:szCs w:val="24"/>
        </w:rPr>
      </w:pPr>
      <w:r>
        <w:rPr>
          <w:rFonts w:ascii="Times New Roman" w:hAnsi="Times New Roman" w:cs="Times New Roman"/>
          <w:b/>
          <w:bCs/>
          <w:sz w:val="24"/>
          <w:szCs w:val="24"/>
        </w:rPr>
        <w:t xml:space="preserve">SRS </w:t>
      </w:r>
      <w:r w:rsidR="00775D3E">
        <w:rPr>
          <w:rFonts w:ascii="Times New Roman" w:hAnsi="Times New Roman" w:cs="Times New Roman"/>
          <w:b/>
          <w:bCs/>
          <w:sz w:val="24"/>
          <w:szCs w:val="24"/>
        </w:rPr>
        <w:t>6</w:t>
      </w:r>
      <w:r w:rsidRPr="00B13768">
        <w:rPr>
          <w:rFonts w:ascii="Times New Roman" w:hAnsi="Times New Roman" w:cs="Times New Roman"/>
          <w:b/>
          <w:bCs/>
          <w:sz w:val="24"/>
          <w:szCs w:val="24"/>
        </w:rPr>
        <w:t>-1</w:t>
      </w:r>
      <w:r w:rsidR="00775D3E">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system shall redirect to Login page on the </w:t>
      </w:r>
      <w:r w:rsidR="00065F98">
        <w:rPr>
          <w:rFonts w:ascii="Times New Roman" w:hAnsi="Times New Roman" w:cs="Times New Roman"/>
          <w:sz w:val="24"/>
          <w:szCs w:val="24"/>
        </w:rPr>
        <w:t xml:space="preserve">web </w:t>
      </w:r>
      <w:r>
        <w:rPr>
          <w:rFonts w:ascii="Times New Roman" w:hAnsi="Times New Roman" w:cs="Times New Roman"/>
          <w:sz w:val="24"/>
          <w:szCs w:val="24"/>
        </w:rPr>
        <w:t>application.</w:t>
      </w:r>
    </w:p>
    <w:p w14:paraId="6A01DEC6" w14:textId="64649E53"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6-2.1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provide Login interface on the </w:t>
      </w:r>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r w:rsidR="000100B8" w:rsidRPr="00775D3E">
        <w:rPr>
          <w:rFonts w:ascii="Times New Roman" w:hAnsi="Times New Roman" w:cs="Times New Roman"/>
          <w:sz w:val="24"/>
          <w:szCs w:val="24"/>
        </w:rPr>
        <w:t>application, including username and password for Lecturer/Student login his/her account into the system.</w:t>
      </w:r>
    </w:p>
    <w:p w14:paraId="64CC313D" w14:textId="031AD22A"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6-3.1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w:t>
      </w:r>
      <w:r w:rsidR="000100B8" w:rsidRPr="00775D3E">
        <w:rPr>
          <w:rFonts w:ascii="Times New Roman" w:eastAsia="Pontano Sans" w:hAnsi="Times New Roman" w:cs="Times New Roman"/>
          <w:sz w:val="24"/>
          <w:szCs w:val="24"/>
        </w:rPr>
        <w:t>fetch</w:t>
      </w:r>
      <w:r w:rsidR="000100B8" w:rsidRPr="00775D3E">
        <w:rPr>
          <w:rFonts w:ascii="Times New Roman" w:hAnsi="Times New Roman" w:cs="Times New Roman"/>
          <w:sz w:val="24"/>
          <w:szCs w:val="24"/>
        </w:rPr>
        <w:t xml:space="preserve"> login information of Lecturer/Student from the system to validate the correctness of login information in Login interface on the </w:t>
      </w:r>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r w:rsidR="000100B8" w:rsidRPr="00775D3E">
        <w:rPr>
          <w:rFonts w:ascii="Times New Roman" w:hAnsi="Times New Roman" w:cs="Times New Roman"/>
          <w:sz w:val="24"/>
          <w:szCs w:val="24"/>
        </w:rPr>
        <w:t>application.</w:t>
      </w:r>
    </w:p>
    <w:p w14:paraId="0889CCCD" w14:textId="22036697" w:rsidR="000100B8" w:rsidRPr="00775D3E" w:rsidRDefault="00775D3E" w:rsidP="002C298A">
      <w:pPr>
        <w:spacing w:after="0" w:line="240" w:lineRule="auto"/>
        <w:ind w:left="1526" w:hanging="1166"/>
        <w:rPr>
          <w:rFonts w:ascii="Times New Roman" w:hAnsi="Times New Roman" w:cs="Times New Roman"/>
          <w:sz w:val="24"/>
          <w:szCs w:val="24"/>
        </w:rPr>
      </w:pPr>
      <w:r>
        <w:rPr>
          <w:rStyle w:val="Heading2Char"/>
          <w:rFonts w:ascii="Times New Roman" w:hAnsi="Times New Roman" w:cs="Times New Roman"/>
          <w:b/>
          <w:bCs/>
          <w:color w:val="000000"/>
          <w:sz w:val="24"/>
          <w:szCs w:val="24"/>
        </w:rPr>
        <w:t>SRS 6-4.1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display “Invalid Username and/or Password” when username and password are wrong to Lecturer/Student.</w:t>
      </w:r>
    </w:p>
    <w:p w14:paraId="4640E2CE" w14:textId="77777777" w:rsidR="000100B8" w:rsidRDefault="000100B8" w:rsidP="000100B8">
      <w:pPr>
        <w:pStyle w:val="ListParagraph"/>
        <w:ind w:left="1260"/>
      </w:pPr>
    </w:p>
    <w:p w14:paraId="78C52022" w14:textId="77777777" w:rsidR="00C77F60" w:rsidRDefault="00C77F60" w:rsidP="000100B8">
      <w:pPr>
        <w:pStyle w:val="ListParagraph"/>
        <w:ind w:left="1260"/>
      </w:pPr>
    </w:p>
    <w:p w14:paraId="3D6EC19F" w14:textId="77777777" w:rsidR="00C77F60" w:rsidRDefault="00C77F60" w:rsidP="000100B8">
      <w:pPr>
        <w:pStyle w:val="ListParagraph"/>
        <w:ind w:left="1260"/>
      </w:pPr>
    </w:p>
    <w:p w14:paraId="5D06C19C" w14:textId="77777777" w:rsidR="00C77F60" w:rsidRDefault="00C77F60" w:rsidP="000100B8">
      <w:pPr>
        <w:pStyle w:val="ListParagraph"/>
        <w:ind w:left="1260"/>
      </w:pPr>
    </w:p>
    <w:p w14:paraId="673E5722" w14:textId="77777777" w:rsidR="00C77F60" w:rsidRDefault="00C77F60" w:rsidP="000100B8">
      <w:pPr>
        <w:pStyle w:val="ListParagraph"/>
        <w:ind w:left="1260"/>
      </w:pPr>
    </w:p>
    <w:p w14:paraId="5DA1AEE8" w14:textId="77777777" w:rsidR="00C77F60" w:rsidRDefault="00C77F60" w:rsidP="000100B8">
      <w:pPr>
        <w:pStyle w:val="ListParagraph"/>
        <w:ind w:left="1260"/>
      </w:pPr>
    </w:p>
    <w:p w14:paraId="1EBFE847" w14:textId="77777777" w:rsidR="00C77F60" w:rsidRDefault="00C77F60" w:rsidP="000100B8">
      <w:pPr>
        <w:pStyle w:val="ListParagraph"/>
        <w:ind w:left="1260"/>
      </w:pPr>
    </w:p>
    <w:p w14:paraId="433EB825" w14:textId="77777777" w:rsidR="00C77F60" w:rsidRDefault="00C77F60" w:rsidP="000100B8">
      <w:pPr>
        <w:pStyle w:val="ListParagraph"/>
        <w:ind w:left="1260"/>
      </w:pPr>
    </w:p>
    <w:p w14:paraId="582B40CD" w14:textId="77777777" w:rsidR="00C77F60" w:rsidRDefault="00C77F60" w:rsidP="000100B8">
      <w:pPr>
        <w:pStyle w:val="ListParagraph"/>
        <w:ind w:left="1260"/>
      </w:pPr>
    </w:p>
    <w:p w14:paraId="1F853257" w14:textId="77777777" w:rsidR="00C665AA" w:rsidRDefault="00C665AA" w:rsidP="000100B8">
      <w:pPr>
        <w:pStyle w:val="ListParagraph"/>
        <w:ind w:left="1260"/>
      </w:pPr>
    </w:p>
    <w:p w14:paraId="53E8FDB5" w14:textId="77777777" w:rsidR="00C665AA" w:rsidRDefault="00C665AA" w:rsidP="000100B8">
      <w:pPr>
        <w:pStyle w:val="ListParagraph"/>
        <w:ind w:left="1260"/>
      </w:pPr>
    </w:p>
    <w:p w14:paraId="2C59FB3F" w14:textId="77777777" w:rsidR="00C665AA" w:rsidRDefault="00C665AA" w:rsidP="000100B8">
      <w:pPr>
        <w:pStyle w:val="ListParagraph"/>
        <w:ind w:left="1260"/>
      </w:pPr>
    </w:p>
    <w:p w14:paraId="13086858" w14:textId="77777777" w:rsidR="00C665AA" w:rsidRDefault="00C665AA" w:rsidP="000100B8">
      <w:pPr>
        <w:pStyle w:val="ListParagraph"/>
        <w:ind w:left="1260"/>
      </w:pPr>
    </w:p>
    <w:p w14:paraId="4497C43F" w14:textId="77777777" w:rsidR="00C665AA" w:rsidRDefault="00C665AA" w:rsidP="000100B8">
      <w:pPr>
        <w:pStyle w:val="ListParagraph"/>
        <w:ind w:left="1260"/>
      </w:pPr>
    </w:p>
    <w:p w14:paraId="0D507B48" w14:textId="77777777" w:rsidR="00C665AA" w:rsidRDefault="00C665AA" w:rsidP="000100B8">
      <w:pPr>
        <w:pStyle w:val="ListParagraph"/>
        <w:ind w:left="1260"/>
      </w:pPr>
    </w:p>
    <w:p w14:paraId="63963D30" w14:textId="77777777" w:rsidR="00C665AA" w:rsidRDefault="00C665AA" w:rsidP="000100B8">
      <w:pPr>
        <w:pStyle w:val="ListParagraph"/>
        <w:ind w:left="1260"/>
      </w:pPr>
    </w:p>
    <w:p w14:paraId="15B657F2" w14:textId="77777777" w:rsidR="00C665AA" w:rsidRDefault="00C665AA" w:rsidP="000100B8">
      <w:pPr>
        <w:pStyle w:val="ListParagraph"/>
        <w:ind w:left="1260"/>
      </w:pPr>
    </w:p>
    <w:p w14:paraId="0F589BE9" w14:textId="77777777" w:rsidR="00C665AA" w:rsidRDefault="00C665AA" w:rsidP="000100B8">
      <w:pPr>
        <w:pStyle w:val="ListParagraph"/>
        <w:ind w:left="1260"/>
      </w:pPr>
    </w:p>
    <w:p w14:paraId="5561E793" w14:textId="77777777" w:rsidR="00C665AA" w:rsidRDefault="00C665AA" w:rsidP="000100B8">
      <w:pPr>
        <w:pStyle w:val="ListParagraph"/>
        <w:ind w:left="1260"/>
      </w:pPr>
    </w:p>
    <w:p w14:paraId="27FDD981" w14:textId="77777777" w:rsidR="00C665AA" w:rsidRDefault="00C665AA" w:rsidP="000100B8">
      <w:pPr>
        <w:pStyle w:val="ListParagraph"/>
        <w:ind w:left="1260"/>
      </w:pPr>
    </w:p>
    <w:p w14:paraId="508E014E" w14:textId="77777777" w:rsidR="00C665AA" w:rsidRDefault="00C665AA" w:rsidP="000100B8">
      <w:pPr>
        <w:pStyle w:val="ListParagraph"/>
        <w:ind w:left="1260"/>
      </w:pPr>
    </w:p>
    <w:p w14:paraId="72D4E633" w14:textId="77777777" w:rsidR="00C665AA" w:rsidRDefault="00C665AA" w:rsidP="000100B8">
      <w:pPr>
        <w:pStyle w:val="ListParagraph"/>
        <w:ind w:left="1260"/>
      </w:pPr>
    </w:p>
    <w:p w14:paraId="6C901CB3" w14:textId="77777777" w:rsidR="00C665AA" w:rsidRDefault="00C665AA" w:rsidP="000100B8">
      <w:pPr>
        <w:pStyle w:val="ListParagraph"/>
        <w:ind w:left="1260"/>
      </w:pPr>
    </w:p>
    <w:p w14:paraId="6FA9E7B3" w14:textId="77777777" w:rsidR="00C665AA" w:rsidRDefault="00C665AA" w:rsidP="000100B8">
      <w:pPr>
        <w:pStyle w:val="ListParagraph"/>
        <w:ind w:left="1260"/>
      </w:pPr>
    </w:p>
    <w:p w14:paraId="642AB4C9" w14:textId="77777777" w:rsidR="00C665AA" w:rsidRDefault="00C665AA" w:rsidP="000100B8">
      <w:pPr>
        <w:pStyle w:val="ListParagraph"/>
        <w:ind w:left="1260"/>
      </w:pPr>
    </w:p>
    <w:p w14:paraId="55667F79" w14:textId="77777777" w:rsidR="00C665AA" w:rsidRDefault="00C665AA" w:rsidP="000100B8">
      <w:pPr>
        <w:pStyle w:val="ListParagraph"/>
        <w:ind w:left="1260"/>
      </w:pPr>
    </w:p>
    <w:p w14:paraId="01A8BCA9" w14:textId="77777777" w:rsidR="00095E05" w:rsidRDefault="00095E05" w:rsidP="000100B8">
      <w:pPr>
        <w:pStyle w:val="ListParagraph"/>
        <w:ind w:left="1260"/>
      </w:pPr>
    </w:p>
    <w:p w14:paraId="415A5FAF" w14:textId="77777777" w:rsidR="00095E05" w:rsidRDefault="00095E05" w:rsidP="000100B8">
      <w:pPr>
        <w:pStyle w:val="ListParagraph"/>
        <w:ind w:left="1260"/>
      </w:pPr>
    </w:p>
    <w:p w14:paraId="43159092" w14:textId="77777777" w:rsidR="00095E05" w:rsidRDefault="00095E05" w:rsidP="000100B8">
      <w:pPr>
        <w:pStyle w:val="ListParagraph"/>
        <w:ind w:left="1260"/>
      </w:pPr>
    </w:p>
    <w:p w14:paraId="2D5807BC" w14:textId="77777777" w:rsidR="00095E05" w:rsidRPr="00775D3E" w:rsidRDefault="00095E05" w:rsidP="000100B8">
      <w:pPr>
        <w:pStyle w:val="ListParagraph"/>
        <w:ind w:left="1260"/>
      </w:pPr>
    </w:p>
    <w:p w14:paraId="360882C9" w14:textId="452BF3AF" w:rsidR="0042396D" w:rsidRDefault="0042396D" w:rsidP="00F84BD4">
      <w:pPr>
        <w:pStyle w:val="Heading2"/>
        <w:numPr>
          <w:ilvl w:val="1"/>
          <w:numId w:val="16"/>
        </w:numPr>
        <w:ind w:left="567" w:hanging="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out to the system.</w:t>
      </w:r>
      <w:r w:rsidR="008E76FF">
        <w:rPr>
          <w:rFonts w:ascii="Times New Roman" w:hAnsi="Times New Roman" w:cs="Times New Roman"/>
          <w:b/>
          <w:bCs/>
          <w:color w:val="000000" w:themeColor="text1"/>
          <w:sz w:val="36"/>
          <w:szCs w:val="36"/>
        </w:rPr>
        <w:t xml:space="preserve"> (UC 7.1)</w:t>
      </w:r>
    </w:p>
    <w:p w14:paraId="406A32CF" w14:textId="5D8120AA" w:rsidR="00C77F60" w:rsidRDefault="00C77F60" w:rsidP="00C77F60">
      <w:pPr>
        <w:pStyle w:val="ListParagraph"/>
        <w:ind w:left="1260"/>
      </w:pPr>
    </w:p>
    <w:p w14:paraId="313D64C5" w14:textId="2F664D4C" w:rsidR="00C77F60" w:rsidRDefault="009E3635" w:rsidP="00C77F60">
      <w:pPr>
        <w:pStyle w:val="ListParagraph"/>
        <w:ind w:left="1260"/>
      </w:pPr>
      <w:ins w:id="141" w:author="KKD Windows Se7en V1" w:date="2014-07-25T00:29:00Z">
        <w:r>
          <w:rPr>
            <w:noProof/>
          </w:rPr>
          <w:drawing>
            <wp:anchor distT="0" distB="0" distL="114300" distR="114300" simplePos="0" relativeHeight="251716608" behindDoc="1" locked="0" layoutInCell="1" allowOverlap="1" wp14:anchorId="7B8D5C88" wp14:editId="5376CB7F">
              <wp:simplePos x="0" y="0"/>
              <wp:positionH relativeFrom="column">
                <wp:posOffset>1209674</wp:posOffset>
              </wp:positionH>
              <wp:positionV relativeFrom="paragraph">
                <wp:posOffset>93980</wp:posOffset>
              </wp:positionV>
              <wp:extent cx="3000375" cy="247826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6_Logout-Mobi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3594" cy="2480928"/>
                      </a:xfrm>
                      <a:prstGeom prst="rect">
                        <a:avLst/>
                      </a:prstGeom>
                    </pic:spPr>
                  </pic:pic>
                </a:graphicData>
              </a:graphic>
              <wp14:sizeRelH relativeFrom="page">
                <wp14:pctWidth>0</wp14:pctWidth>
              </wp14:sizeRelH>
              <wp14:sizeRelV relativeFrom="page">
                <wp14:pctHeight>0</wp14:pctHeight>
              </wp14:sizeRelV>
            </wp:anchor>
          </w:drawing>
        </w:r>
      </w:ins>
    </w:p>
    <w:p w14:paraId="1B4F9D3B" w14:textId="577E9D53" w:rsidR="00C77F60" w:rsidRDefault="00C77F60" w:rsidP="00C77F60">
      <w:pPr>
        <w:pStyle w:val="ListParagraph"/>
        <w:ind w:left="1260"/>
      </w:pPr>
    </w:p>
    <w:p w14:paraId="584F94BB" w14:textId="521B6C66" w:rsidR="00C77F60" w:rsidRDefault="00C77F60" w:rsidP="00C77F60">
      <w:pPr>
        <w:pStyle w:val="ListParagraph"/>
        <w:ind w:left="1260"/>
      </w:pPr>
    </w:p>
    <w:p w14:paraId="0009C1E6" w14:textId="77777777" w:rsidR="00C77F60" w:rsidRDefault="00C77F60" w:rsidP="00C77F60">
      <w:pPr>
        <w:pStyle w:val="ListParagraph"/>
        <w:ind w:left="1260"/>
      </w:pPr>
    </w:p>
    <w:p w14:paraId="1160409E" w14:textId="77777777" w:rsidR="00C77F60" w:rsidRDefault="00C77F60" w:rsidP="00C77F60">
      <w:pPr>
        <w:pStyle w:val="ListParagraph"/>
        <w:ind w:left="1260"/>
      </w:pPr>
    </w:p>
    <w:p w14:paraId="349B9962" w14:textId="77777777" w:rsidR="00C77F60" w:rsidRDefault="00C77F60" w:rsidP="00C77F60">
      <w:pPr>
        <w:pStyle w:val="ListParagraph"/>
        <w:ind w:left="1260"/>
      </w:pPr>
    </w:p>
    <w:p w14:paraId="50581DA2" w14:textId="77777777" w:rsidR="00C77F60" w:rsidRDefault="00C77F60" w:rsidP="00C77F60">
      <w:pPr>
        <w:pStyle w:val="ListParagraph"/>
        <w:ind w:left="1260"/>
      </w:pPr>
    </w:p>
    <w:p w14:paraId="4B259A88" w14:textId="77777777" w:rsidR="00C77F60" w:rsidRDefault="00C77F60" w:rsidP="00C77F60">
      <w:pPr>
        <w:pStyle w:val="ListParagraph"/>
        <w:ind w:left="1260"/>
      </w:pPr>
    </w:p>
    <w:p w14:paraId="519E9260" w14:textId="77777777" w:rsidR="00095E05" w:rsidRDefault="00095E05" w:rsidP="00C77F60">
      <w:pPr>
        <w:pStyle w:val="ListParagraph"/>
        <w:ind w:left="1260"/>
      </w:pPr>
    </w:p>
    <w:p w14:paraId="4B62527A" w14:textId="77777777" w:rsidR="00095E05" w:rsidRDefault="00095E05" w:rsidP="00C77F60">
      <w:pPr>
        <w:pStyle w:val="ListParagraph"/>
        <w:ind w:left="1260"/>
      </w:pPr>
    </w:p>
    <w:p w14:paraId="1602F7DA" w14:textId="77777777" w:rsidR="00095E05" w:rsidDel="009E3635" w:rsidRDefault="00095E05" w:rsidP="00C77F60">
      <w:pPr>
        <w:pStyle w:val="ListParagraph"/>
        <w:ind w:left="1260"/>
        <w:rPr>
          <w:del w:id="142" w:author="KKD Windows Se7en V1" w:date="2014-07-25T00:29:00Z"/>
        </w:rPr>
      </w:pPr>
    </w:p>
    <w:p w14:paraId="0AEB1E65" w14:textId="77777777" w:rsidR="00095E05" w:rsidDel="009E3635" w:rsidRDefault="00095E05" w:rsidP="00C77F60">
      <w:pPr>
        <w:pStyle w:val="ListParagraph"/>
        <w:ind w:left="1260"/>
        <w:rPr>
          <w:del w:id="143" w:author="KKD Windows Se7en V1" w:date="2014-07-25T00:29:00Z"/>
        </w:rPr>
      </w:pPr>
    </w:p>
    <w:p w14:paraId="78F9C501" w14:textId="77777777" w:rsidR="00095E05" w:rsidDel="009E3635" w:rsidRDefault="00095E05" w:rsidP="00C77F60">
      <w:pPr>
        <w:pStyle w:val="ListParagraph"/>
        <w:ind w:left="1260"/>
        <w:rPr>
          <w:del w:id="144" w:author="KKD Windows Se7en V1" w:date="2014-07-25T00:29:00Z"/>
        </w:rPr>
      </w:pPr>
    </w:p>
    <w:p w14:paraId="2107C009" w14:textId="77777777" w:rsidR="00095E05" w:rsidDel="009E3635" w:rsidRDefault="00095E05" w:rsidP="00C77F60">
      <w:pPr>
        <w:pStyle w:val="ListParagraph"/>
        <w:ind w:left="1260"/>
        <w:rPr>
          <w:del w:id="145" w:author="KKD Windows Se7en V1" w:date="2014-07-25T00:29:00Z"/>
        </w:rPr>
      </w:pPr>
    </w:p>
    <w:p w14:paraId="415ED8BC" w14:textId="77777777" w:rsidR="00095E05" w:rsidRDefault="00095E05">
      <w:pPr>
        <w:pPrChange w:id="146" w:author="KKD Windows Se7en V1" w:date="2014-07-25T00:29:00Z">
          <w:pPr>
            <w:pStyle w:val="ListParagraph"/>
            <w:ind w:left="1260"/>
          </w:pPr>
        </w:pPrChange>
      </w:pPr>
    </w:p>
    <w:p w14:paraId="6EAD785D" w14:textId="77777777" w:rsidR="00095E05" w:rsidRDefault="00095E05" w:rsidP="00C77F60">
      <w:pPr>
        <w:pStyle w:val="ListParagraph"/>
        <w:ind w:left="1260"/>
      </w:pPr>
    </w:p>
    <w:p w14:paraId="0FEF8059" w14:textId="77777777" w:rsidR="00095E05" w:rsidRDefault="00095E05" w:rsidP="00C77F60">
      <w:pPr>
        <w:pStyle w:val="ListParagraph"/>
        <w:ind w:left="1260"/>
      </w:pPr>
    </w:p>
    <w:p w14:paraId="0E61D8B7" w14:textId="77777777" w:rsidR="00C77F60" w:rsidRPr="00354B18" w:rsidRDefault="00C77F60" w:rsidP="00C77F60">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C77F60" w:rsidRPr="00A85EC0" w14:paraId="01661A41" w14:textId="77777777" w:rsidTr="004D1A41">
        <w:tc>
          <w:tcPr>
            <w:tcW w:w="1908" w:type="dxa"/>
            <w:tcBorders>
              <w:top w:val="single" w:sz="12" w:space="0" w:color="auto"/>
              <w:bottom w:val="single" w:sz="6" w:space="0" w:color="auto"/>
            </w:tcBorders>
            <w:shd w:val="clear" w:color="auto" w:fill="F2F2F2"/>
          </w:tcPr>
          <w:p w14:paraId="5AC3AFE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0413A4B" w14:textId="2F58A0EC"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UC 7.1</w:t>
            </w:r>
          </w:p>
        </w:tc>
      </w:tr>
      <w:tr w:rsidR="00C77F60" w:rsidRPr="00A85EC0" w14:paraId="05613C5A" w14:textId="77777777" w:rsidTr="004D1A41">
        <w:tc>
          <w:tcPr>
            <w:tcW w:w="1908" w:type="dxa"/>
            <w:tcBorders>
              <w:top w:val="single" w:sz="6" w:space="0" w:color="auto"/>
              <w:bottom w:val="single" w:sz="6" w:space="0" w:color="auto"/>
            </w:tcBorders>
            <w:shd w:val="clear" w:color="auto" w:fill="F2F2F2"/>
          </w:tcPr>
          <w:p w14:paraId="4509DC4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265426CD"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Logout system.</w:t>
            </w:r>
          </w:p>
        </w:tc>
      </w:tr>
      <w:tr w:rsidR="00C77F60" w:rsidRPr="00A85EC0" w14:paraId="5025D5DE" w14:textId="77777777" w:rsidTr="004D1A41">
        <w:tc>
          <w:tcPr>
            <w:tcW w:w="1908" w:type="dxa"/>
            <w:tcBorders>
              <w:top w:val="single" w:sz="6" w:space="0" w:color="auto"/>
              <w:bottom w:val="single" w:sz="6" w:space="0" w:color="auto"/>
            </w:tcBorders>
            <w:shd w:val="clear" w:color="auto" w:fill="F2F2F2"/>
          </w:tcPr>
          <w:p w14:paraId="7E54ECC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B0DB02C"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72C3BE8"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77032EC3" w14:textId="77777777" w:rsidR="00C77F60" w:rsidRPr="00A85EC0" w:rsidRDefault="00C77F60" w:rsidP="00C77F6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C77F60" w:rsidRPr="00A85EC0" w14:paraId="30E95CFF" w14:textId="77777777" w:rsidTr="004D1A41">
        <w:tc>
          <w:tcPr>
            <w:tcW w:w="1908" w:type="dxa"/>
            <w:tcBorders>
              <w:top w:val="single" w:sz="6" w:space="0" w:color="auto"/>
              <w:bottom w:val="single" w:sz="6" w:space="0" w:color="auto"/>
            </w:tcBorders>
            <w:shd w:val="clear" w:color="auto" w:fill="F2F2F2"/>
          </w:tcPr>
          <w:p w14:paraId="568A7632"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8E5401F"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DD9A49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18B87E7"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C77F60" w:rsidRPr="00A85EC0" w14:paraId="188C7333" w14:textId="77777777" w:rsidTr="004D1A41">
        <w:tc>
          <w:tcPr>
            <w:tcW w:w="2358" w:type="dxa"/>
            <w:gridSpan w:val="2"/>
            <w:tcBorders>
              <w:top w:val="single" w:sz="6" w:space="0" w:color="auto"/>
            </w:tcBorders>
          </w:tcPr>
          <w:p w14:paraId="03A15F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60D2F84C" w14:textId="58E5A0C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consists </w:t>
            </w:r>
            <w:r w:rsidRPr="00A85EC0">
              <w:rPr>
                <w:rFonts w:ascii="Times New Roman" w:hAnsi="Times New Roman"/>
                <w:color w:val="000000"/>
                <w:sz w:val="24"/>
                <w:szCs w:val="24"/>
              </w:rPr>
              <w:t>Lecturer, Student</w:t>
            </w:r>
            <w:r>
              <w:rPr>
                <w:rFonts w:ascii="Times New Roman" w:hAnsi="Times New Roman"/>
                <w:color w:val="000000"/>
                <w:sz w:val="24"/>
                <w:szCs w:val="24"/>
              </w:rPr>
              <w:t>, and Administrator</w:t>
            </w:r>
          </w:p>
        </w:tc>
      </w:tr>
      <w:tr w:rsidR="00C77F60" w:rsidRPr="00A85EC0" w14:paraId="62CE1F58" w14:textId="77777777" w:rsidTr="004D1A41">
        <w:tc>
          <w:tcPr>
            <w:tcW w:w="2358" w:type="dxa"/>
            <w:gridSpan w:val="2"/>
          </w:tcPr>
          <w:p w14:paraId="5F2C1B1B"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A18C1C3" w14:textId="116811D8"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out the system on the mobile application. </w:t>
            </w:r>
          </w:p>
        </w:tc>
      </w:tr>
      <w:tr w:rsidR="00C77F60" w:rsidRPr="00A85EC0" w14:paraId="7EE1CDCB" w14:textId="77777777" w:rsidTr="004D1A41">
        <w:tc>
          <w:tcPr>
            <w:tcW w:w="2358" w:type="dxa"/>
            <w:gridSpan w:val="2"/>
          </w:tcPr>
          <w:p w14:paraId="1895541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3C74654" w14:textId="684A698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w:t>
            </w:r>
            <w:r w:rsidRPr="00A85EC0">
              <w:rPr>
                <w:rFonts w:ascii="Times New Roman" w:hAnsi="Times New Roman"/>
                <w:color w:val="000000"/>
                <w:sz w:val="24"/>
                <w:szCs w:val="24"/>
              </w:rPr>
              <w:t>submits log out form.</w:t>
            </w:r>
          </w:p>
        </w:tc>
      </w:tr>
      <w:tr w:rsidR="00C77F60" w:rsidRPr="00A85EC0" w14:paraId="76704E6F" w14:textId="77777777" w:rsidTr="004D1A41">
        <w:trPr>
          <w:trHeight w:val="408"/>
        </w:trPr>
        <w:tc>
          <w:tcPr>
            <w:tcW w:w="2358" w:type="dxa"/>
            <w:gridSpan w:val="2"/>
          </w:tcPr>
          <w:p w14:paraId="37A0D75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3070E790" w14:textId="27840056" w:rsidR="00C77F60" w:rsidRPr="00A85EC0" w:rsidRDefault="00C77F60" w:rsidP="00C77F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must logged in to the system.</w:t>
            </w:r>
          </w:p>
        </w:tc>
      </w:tr>
      <w:tr w:rsidR="00C77F60" w:rsidRPr="00A85EC0" w14:paraId="638C843C" w14:textId="77777777" w:rsidTr="004D1A41">
        <w:tc>
          <w:tcPr>
            <w:tcW w:w="2358" w:type="dxa"/>
            <w:gridSpan w:val="2"/>
          </w:tcPr>
          <w:p w14:paraId="4D7DF1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73A03134" w14:textId="5E0FE9D9"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59ECCFC1" w14:textId="77777777" w:rsidTr="004D1A41">
        <w:tc>
          <w:tcPr>
            <w:tcW w:w="2358" w:type="dxa"/>
            <w:gridSpan w:val="2"/>
          </w:tcPr>
          <w:p w14:paraId="20B9E4D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168BD270" w14:textId="43996E61"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 out form in all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14C21F" w14:textId="7FEF2FBE"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 xml:space="preserve">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067D1E9" w14:textId="44E70099"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3E5E8EFB" w14:textId="77777777" w:rsidTr="004D1A41">
        <w:tc>
          <w:tcPr>
            <w:tcW w:w="2358" w:type="dxa"/>
            <w:gridSpan w:val="2"/>
          </w:tcPr>
          <w:p w14:paraId="6CEAFF8B" w14:textId="77777777" w:rsidR="00C77F60" w:rsidRPr="00A85EC0" w:rsidRDefault="00C77F60" w:rsidP="00C77F6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E5A6EEF" w14:textId="77777777"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N/A</w:t>
            </w:r>
          </w:p>
        </w:tc>
      </w:tr>
      <w:tr w:rsidR="00C77F60" w:rsidRPr="00A85EC0" w14:paraId="554F3F11" w14:textId="77777777" w:rsidTr="004D1A41">
        <w:tc>
          <w:tcPr>
            <w:tcW w:w="2358" w:type="dxa"/>
            <w:gridSpan w:val="2"/>
          </w:tcPr>
          <w:p w14:paraId="4CA009F3"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32AA962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1ECBB466" w14:textId="77777777" w:rsidTr="004D1A41">
        <w:tc>
          <w:tcPr>
            <w:tcW w:w="2358" w:type="dxa"/>
            <w:gridSpan w:val="2"/>
          </w:tcPr>
          <w:p w14:paraId="5C335467"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840" w:type="dxa"/>
            <w:gridSpan w:val="3"/>
          </w:tcPr>
          <w:p w14:paraId="3839DC7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03E5377E" w14:textId="77777777" w:rsidTr="004D1A41">
        <w:tc>
          <w:tcPr>
            <w:tcW w:w="2358" w:type="dxa"/>
            <w:gridSpan w:val="2"/>
          </w:tcPr>
          <w:p w14:paraId="07D46781"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7A93670C"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C77F60" w:rsidRPr="00A85EC0" w14:paraId="620054FD" w14:textId="77777777" w:rsidTr="004D1A41">
        <w:tc>
          <w:tcPr>
            <w:tcW w:w="2358" w:type="dxa"/>
            <w:gridSpan w:val="2"/>
          </w:tcPr>
          <w:p w14:paraId="0B8E814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7501D2C9"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C77F60" w:rsidRPr="00A85EC0" w14:paraId="6C28A4DB" w14:textId="77777777" w:rsidTr="004D1A41">
        <w:tc>
          <w:tcPr>
            <w:tcW w:w="2358" w:type="dxa"/>
            <w:gridSpan w:val="2"/>
          </w:tcPr>
          <w:p w14:paraId="41C9645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661C7104"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7F1A5F01" w14:textId="77777777" w:rsidR="00095E05" w:rsidRDefault="00095E05" w:rsidP="00C77F60">
      <w:pPr>
        <w:spacing w:before="240" w:after="0" w:line="240" w:lineRule="auto"/>
        <w:jc w:val="thaiDistribute"/>
        <w:rPr>
          <w:rFonts w:ascii="Times New Roman" w:hAnsi="Times New Roman" w:cs="Times New Roman"/>
          <w:b/>
          <w:bCs/>
          <w:sz w:val="24"/>
          <w:szCs w:val="24"/>
        </w:rPr>
      </w:pPr>
    </w:p>
    <w:p w14:paraId="0CF8FB19" w14:textId="77777777" w:rsidR="00C665AA" w:rsidRDefault="00C665AA" w:rsidP="00C77F60">
      <w:pPr>
        <w:spacing w:before="240" w:after="0" w:line="240" w:lineRule="auto"/>
        <w:jc w:val="thaiDistribute"/>
        <w:rPr>
          <w:ins w:id="147" w:author="KKD Windows Se7en V1" w:date="2014-07-25T00:29:00Z"/>
          <w:rFonts w:ascii="Times New Roman" w:hAnsi="Times New Roman" w:cs="Times New Roman"/>
          <w:b/>
          <w:bCs/>
          <w:sz w:val="24"/>
          <w:szCs w:val="24"/>
        </w:rPr>
      </w:pPr>
    </w:p>
    <w:p w14:paraId="0F69A2C7" w14:textId="77777777" w:rsidR="009E3635" w:rsidRDefault="009E3635" w:rsidP="00C77F60">
      <w:pPr>
        <w:spacing w:before="240" w:after="0" w:line="240" w:lineRule="auto"/>
        <w:jc w:val="thaiDistribute"/>
        <w:rPr>
          <w:ins w:id="148" w:author="KKD Windows Se7en V1" w:date="2014-07-25T00:29:00Z"/>
          <w:rFonts w:ascii="Times New Roman" w:hAnsi="Times New Roman" w:cs="Times New Roman"/>
          <w:b/>
          <w:bCs/>
          <w:sz w:val="24"/>
          <w:szCs w:val="24"/>
        </w:rPr>
      </w:pPr>
    </w:p>
    <w:p w14:paraId="61DFDA34" w14:textId="77777777" w:rsidR="009E3635" w:rsidRDefault="009E3635" w:rsidP="00C77F60">
      <w:pPr>
        <w:spacing w:before="240" w:after="0" w:line="240" w:lineRule="auto"/>
        <w:jc w:val="thaiDistribute"/>
        <w:rPr>
          <w:rFonts w:ascii="Times New Roman" w:hAnsi="Times New Roman" w:cs="Times New Roman"/>
          <w:b/>
          <w:bCs/>
          <w:sz w:val="24"/>
          <w:szCs w:val="24"/>
        </w:rPr>
      </w:pPr>
    </w:p>
    <w:p w14:paraId="3F17C9F6" w14:textId="5AC67380" w:rsidR="00C77F60" w:rsidRPr="004F0C87" w:rsidRDefault="00C77F60" w:rsidP="00C77F6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7.1</w:t>
      </w:r>
      <w:r w:rsidRPr="004F0C87">
        <w:rPr>
          <w:rFonts w:ascii="Times New Roman" w:hAnsi="Times New Roman" w:cs="Times New Roman"/>
          <w:b/>
          <w:bCs/>
          <w:sz w:val="29"/>
          <w:szCs w:val="29"/>
        </w:rPr>
        <w:t xml:space="preserve"> Lecturer/Student can log out from the system. </w:t>
      </w:r>
    </w:p>
    <w:p w14:paraId="0EABB82A" w14:textId="2E9360BD" w:rsidR="00C77F60" w:rsidRPr="00A85EC0" w:rsidRDefault="00C77F60" w:rsidP="00C77F60">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 out from the system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CC4D5E8" w14:textId="66F30262" w:rsidR="00C77F60" w:rsidRPr="00A85EC0" w:rsidRDefault="00C77F60" w:rsidP="00C77F6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Student</w:t>
      </w:r>
      <w:r>
        <w:rPr>
          <w:rFonts w:ascii="Times New Roman" w:hAnsi="Times New Roman" w:cs="Times New Roman"/>
          <w:sz w:val="24"/>
          <w:szCs w:val="24"/>
        </w:rPr>
        <w:t>, Administrator</w:t>
      </w:r>
      <w:r w:rsidRPr="00A85EC0">
        <w:rPr>
          <w:rFonts w:ascii="Times New Roman" w:hAnsi="Times New Roman" w:cs="Times New Roman"/>
          <w:sz w:val="24"/>
          <w:szCs w:val="24"/>
        </w:rPr>
        <w:t xml:space="preserve"> </w:t>
      </w:r>
    </w:p>
    <w:p w14:paraId="564F1D64" w14:textId="4AF22EBA"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Pr>
          <w:rFonts w:ascii="Times New Roman" w:hAnsi="Times New Roman" w:cs="Times New Roman"/>
          <w:sz w:val="24"/>
          <w:szCs w:val="24"/>
        </w:rPr>
        <w:t>User</w:t>
      </w:r>
      <w:r w:rsidRPr="00A85EC0">
        <w:rPr>
          <w:rFonts w:ascii="Times New Roman" w:hAnsi="Times New Roman" w:cs="Times New Roman"/>
          <w:sz w:val="24"/>
          <w:szCs w:val="24"/>
        </w:rPr>
        <w:t xml:space="preserve"> must have logged</w:t>
      </w:r>
      <w:r w:rsidRPr="00A85EC0">
        <w:rPr>
          <w:rFonts w:ascii="Times New Roman" w:hAnsi="Times New Roman" w:cs="Times New Roman"/>
          <w:b/>
          <w:bCs/>
          <w:sz w:val="24"/>
          <w:szCs w:val="24"/>
        </w:rPr>
        <w:t>.</w:t>
      </w:r>
    </w:p>
    <w:p w14:paraId="342765C3" w14:textId="77777777"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 None</w:t>
      </w:r>
    </w:p>
    <w:p w14:paraId="6677BAE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1A4A6B04" w14:textId="1F5B6EEE" w:rsidR="00C77F60" w:rsidRPr="00A85EC0" w:rsidRDefault="00C77F60" w:rsidP="00F84BD4">
      <w:pPr>
        <w:numPr>
          <w:ilvl w:val="0"/>
          <w:numId w:val="1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6CB22B" w14:textId="11BC292D" w:rsidR="00C77F60" w:rsidRDefault="00C77F60" w:rsidP="00146DFC">
      <w:pPr>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r w:rsidR="003775CA">
        <w:rPr>
          <w:rFonts w:ascii="Times New Roman" w:hAnsi="Times New Roman" w:cs="Times New Roman"/>
          <w:sz w:val="24"/>
          <w:szCs w:val="24"/>
        </w:rPr>
        <w:t>: None</w:t>
      </w:r>
    </w:p>
    <w:p w14:paraId="4A5C64B8" w14:textId="77777777" w:rsidR="00095E05" w:rsidRDefault="00095E05" w:rsidP="002C298A">
      <w:pPr>
        <w:spacing w:after="0" w:line="240" w:lineRule="auto"/>
        <w:jc w:val="thaiDistribute"/>
        <w:rPr>
          <w:rFonts w:ascii="Times New Roman" w:hAnsi="Times New Roman" w:cs="Times New Roman"/>
          <w:sz w:val="24"/>
          <w:szCs w:val="24"/>
        </w:rPr>
      </w:pPr>
    </w:p>
    <w:p w14:paraId="5590CBEC" w14:textId="77777777" w:rsidR="00095E05" w:rsidRDefault="00095E05" w:rsidP="002C298A">
      <w:pPr>
        <w:spacing w:after="0" w:line="240" w:lineRule="auto"/>
        <w:jc w:val="thaiDistribute"/>
        <w:rPr>
          <w:rFonts w:ascii="Times New Roman" w:hAnsi="Times New Roman" w:cs="Times New Roman"/>
          <w:sz w:val="24"/>
          <w:szCs w:val="24"/>
        </w:rPr>
      </w:pPr>
    </w:p>
    <w:p w14:paraId="57ADC7AB" w14:textId="77777777" w:rsidR="003775CA" w:rsidRDefault="003775CA" w:rsidP="002C298A">
      <w:pPr>
        <w:spacing w:after="0" w:line="240" w:lineRule="auto"/>
        <w:jc w:val="thaiDistribute"/>
        <w:rPr>
          <w:rFonts w:ascii="Times New Roman" w:hAnsi="Times New Roman" w:cs="Times New Roman"/>
          <w:sz w:val="24"/>
          <w:szCs w:val="24"/>
        </w:rPr>
      </w:pPr>
    </w:p>
    <w:p w14:paraId="2EEBF7D9" w14:textId="33BC0EFC" w:rsidR="00095E05" w:rsidRDefault="00095E05" w:rsidP="002C298A">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AC-07.1 </w:t>
      </w:r>
      <w:r w:rsidRPr="004F0C87">
        <w:rPr>
          <w:rFonts w:ascii="Times New Roman" w:hAnsi="Times New Roman" w:cs="Times New Roman"/>
          <w:b/>
          <w:bCs/>
          <w:sz w:val="29"/>
          <w:szCs w:val="29"/>
        </w:rPr>
        <w:t>Lecturer/Student can log out from the system.</w:t>
      </w:r>
    </w:p>
    <w:p w14:paraId="5097A081" w14:textId="77777777" w:rsidR="00095E05" w:rsidRDefault="00095E05" w:rsidP="002C298A">
      <w:pPr>
        <w:spacing w:after="0" w:line="240" w:lineRule="auto"/>
        <w:jc w:val="thaiDistribute"/>
        <w:rPr>
          <w:rFonts w:ascii="Times New Roman" w:hAnsi="Times New Roman" w:cs="Times New Roman"/>
          <w:b/>
          <w:bCs/>
          <w:sz w:val="29"/>
          <w:szCs w:val="29"/>
        </w:rPr>
      </w:pPr>
    </w:p>
    <w:p w14:paraId="63F54F3A" w14:textId="49E273A2" w:rsidR="00095E05" w:rsidRDefault="00095E05" w:rsidP="002C298A">
      <w:pPr>
        <w:spacing w:after="0" w:line="240" w:lineRule="auto"/>
        <w:jc w:val="thaiDistribute"/>
        <w:rPr>
          <w:rFonts w:ascii="Times New Roman" w:hAnsi="Times New Roman" w:cs="Times New Roman"/>
          <w:b/>
          <w:bCs/>
          <w:sz w:val="29"/>
          <w:szCs w:val="29"/>
        </w:rPr>
      </w:pPr>
      <w:del w:id="149" w:author="KKD Windows Se7en V1" w:date="2014-07-25T00:29:00Z">
        <w:r w:rsidRPr="002C298A" w:rsidDel="009E3635">
          <w:rPr>
            <w:rFonts w:ascii="Times New Roman" w:hAnsi="Times New Roman" w:cs="Times New Roman"/>
            <w:b/>
            <w:bCs/>
            <w:noProof/>
            <w:sz w:val="29"/>
            <w:szCs w:val="29"/>
            <w:rPrChange w:id="150" w:author="Unknown">
              <w:rPr>
                <w:noProof/>
              </w:rPr>
            </w:rPrChange>
          </w:rPr>
          <w:drawing>
            <wp:anchor distT="0" distB="0" distL="114300" distR="114300" simplePos="0" relativeHeight="251677696" behindDoc="1" locked="0" layoutInCell="1" allowOverlap="1" wp14:anchorId="44074C86" wp14:editId="778A94D1">
              <wp:simplePos x="0" y="0"/>
              <wp:positionH relativeFrom="column">
                <wp:posOffset>1228725</wp:posOffset>
              </wp:positionH>
              <wp:positionV relativeFrom="paragraph">
                <wp:posOffset>41275</wp:posOffset>
              </wp:positionV>
              <wp:extent cx="2390775" cy="26003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07.png"/>
                      <pic:cNvPicPr/>
                    </pic:nvPicPr>
                    <pic:blipFill>
                      <a:blip r:embed="rId35">
                        <a:extLst>
                          <a:ext uri="{28A0092B-C50C-407E-A947-70E740481C1C}">
                            <a14:useLocalDpi xmlns:a14="http://schemas.microsoft.com/office/drawing/2010/main" val="0"/>
                          </a:ext>
                        </a:extLst>
                      </a:blip>
                      <a:stretch>
                        <a:fillRect/>
                      </a:stretch>
                    </pic:blipFill>
                    <pic:spPr>
                      <a:xfrm>
                        <a:off x="0" y="0"/>
                        <a:ext cx="2390775" cy="2600325"/>
                      </a:xfrm>
                      <a:prstGeom prst="rect">
                        <a:avLst/>
                      </a:prstGeom>
                    </pic:spPr>
                  </pic:pic>
                </a:graphicData>
              </a:graphic>
              <wp14:sizeRelH relativeFrom="page">
                <wp14:pctWidth>0</wp14:pctWidth>
              </wp14:sizeRelH>
              <wp14:sizeRelV relativeFrom="page">
                <wp14:pctHeight>0</wp14:pctHeight>
              </wp14:sizeRelV>
            </wp:anchor>
          </w:drawing>
        </w:r>
      </w:del>
    </w:p>
    <w:p w14:paraId="54ED4028" w14:textId="0F7ADD5B" w:rsidR="00095E05" w:rsidRDefault="00273462" w:rsidP="002C298A">
      <w:pPr>
        <w:spacing w:after="0" w:line="240" w:lineRule="auto"/>
        <w:jc w:val="thaiDistribute"/>
        <w:rPr>
          <w:rFonts w:ascii="Times New Roman" w:hAnsi="Times New Roman" w:cs="Times New Roman"/>
          <w:b/>
          <w:bCs/>
          <w:sz w:val="29"/>
          <w:szCs w:val="29"/>
        </w:rPr>
      </w:pPr>
      <w:ins w:id="151" w:author="KKD Windows Se7en V1" w:date="2014-07-25T00:39:00Z">
        <w:r>
          <w:rPr>
            <w:rFonts w:ascii="Times New Roman" w:hAnsi="Times New Roman" w:cs="Times New Roman"/>
            <w:b/>
            <w:bCs/>
            <w:noProof/>
            <w:sz w:val="29"/>
            <w:szCs w:val="29"/>
            <w:rPrChange w:id="152" w:author="Unknown">
              <w:rPr>
                <w:noProof/>
              </w:rPr>
            </w:rPrChange>
          </w:rPr>
          <w:drawing>
            <wp:anchor distT="0" distB="0" distL="114300" distR="114300" simplePos="0" relativeHeight="251735040" behindDoc="1" locked="0" layoutInCell="1" allowOverlap="1" wp14:anchorId="4D46D31D" wp14:editId="27CD195B">
              <wp:simplePos x="0" y="0"/>
              <wp:positionH relativeFrom="column">
                <wp:posOffset>1790700</wp:posOffset>
              </wp:positionH>
              <wp:positionV relativeFrom="paragraph">
                <wp:posOffset>95885</wp:posOffset>
              </wp:positionV>
              <wp:extent cx="2400300" cy="22764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7.png"/>
                      <pic:cNvPicPr/>
                    </pic:nvPicPr>
                    <pic:blipFill>
                      <a:blip r:embed="rId36">
                        <a:extLst>
                          <a:ext uri="{28A0092B-C50C-407E-A947-70E740481C1C}">
                            <a14:useLocalDpi xmlns:a14="http://schemas.microsoft.com/office/drawing/2010/main" val="0"/>
                          </a:ext>
                        </a:extLst>
                      </a:blip>
                      <a:stretch>
                        <a:fillRect/>
                      </a:stretch>
                    </pic:blipFill>
                    <pic:spPr>
                      <a:xfrm>
                        <a:off x="0" y="0"/>
                        <a:ext cx="2400300" cy="2276475"/>
                      </a:xfrm>
                      <a:prstGeom prst="rect">
                        <a:avLst/>
                      </a:prstGeom>
                    </pic:spPr>
                  </pic:pic>
                </a:graphicData>
              </a:graphic>
              <wp14:sizeRelH relativeFrom="page">
                <wp14:pctWidth>0</wp14:pctWidth>
              </wp14:sizeRelH>
              <wp14:sizeRelV relativeFrom="page">
                <wp14:pctHeight>0</wp14:pctHeight>
              </wp14:sizeRelV>
            </wp:anchor>
          </w:drawing>
        </w:r>
      </w:ins>
    </w:p>
    <w:p w14:paraId="2CC32170" w14:textId="77777777" w:rsidR="00095E05" w:rsidRDefault="00095E05" w:rsidP="002C298A">
      <w:pPr>
        <w:spacing w:after="0" w:line="240" w:lineRule="auto"/>
        <w:jc w:val="thaiDistribute"/>
        <w:rPr>
          <w:rFonts w:ascii="Times New Roman" w:hAnsi="Times New Roman" w:cs="Times New Roman"/>
          <w:b/>
          <w:bCs/>
          <w:sz w:val="29"/>
          <w:szCs w:val="29"/>
        </w:rPr>
      </w:pPr>
    </w:p>
    <w:p w14:paraId="54E69689" w14:textId="77777777" w:rsidR="00095E05" w:rsidRDefault="00095E05" w:rsidP="002C298A">
      <w:pPr>
        <w:spacing w:after="0" w:line="240" w:lineRule="auto"/>
        <w:jc w:val="thaiDistribute"/>
        <w:rPr>
          <w:rFonts w:ascii="Times New Roman" w:hAnsi="Times New Roman" w:cs="Times New Roman"/>
          <w:b/>
          <w:bCs/>
          <w:sz w:val="29"/>
          <w:szCs w:val="29"/>
        </w:rPr>
      </w:pPr>
    </w:p>
    <w:p w14:paraId="2D29DF3C" w14:textId="77777777" w:rsidR="00095E05" w:rsidRDefault="00095E05" w:rsidP="002C298A">
      <w:pPr>
        <w:spacing w:after="0" w:line="240" w:lineRule="auto"/>
        <w:jc w:val="thaiDistribute"/>
        <w:rPr>
          <w:rFonts w:ascii="Times New Roman" w:hAnsi="Times New Roman" w:cs="Times New Roman"/>
          <w:b/>
          <w:bCs/>
          <w:sz w:val="29"/>
          <w:szCs w:val="29"/>
        </w:rPr>
      </w:pPr>
    </w:p>
    <w:p w14:paraId="3A65D5FE" w14:textId="77777777" w:rsidR="00095E05" w:rsidRDefault="00095E05" w:rsidP="002C298A">
      <w:pPr>
        <w:spacing w:after="0" w:line="240" w:lineRule="auto"/>
        <w:jc w:val="thaiDistribute"/>
        <w:rPr>
          <w:rFonts w:ascii="Times New Roman" w:hAnsi="Times New Roman" w:cs="Times New Roman"/>
          <w:b/>
          <w:bCs/>
          <w:sz w:val="29"/>
          <w:szCs w:val="29"/>
        </w:rPr>
      </w:pPr>
    </w:p>
    <w:p w14:paraId="6FCF38E7" w14:textId="77777777" w:rsidR="00095E05" w:rsidRDefault="00095E05" w:rsidP="002C298A">
      <w:pPr>
        <w:spacing w:after="0" w:line="240" w:lineRule="auto"/>
        <w:jc w:val="thaiDistribute"/>
        <w:rPr>
          <w:rFonts w:ascii="Times New Roman" w:hAnsi="Times New Roman" w:cs="Times New Roman"/>
          <w:b/>
          <w:bCs/>
          <w:sz w:val="29"/>
          <w:szCs w:val="29"/>
        </w:rPr>
      </w:pPr>
    </w:p>
    <w:p w14:paraId="7BC6E8A1" w14:textId="77777777" w:rsidR="00095E05" w:rsidRDefault="00095E05" w:rsidP="002C298A">
      <w:pPr>
        <w:spacing w:after="0" w:line="240" w:lineRule="auto"/>
        <w:jc w:val="thaiDistribute"/>
        <w:rPr>
          <w:rFonts w:ascii="Times New Roman" w:hAnsi="Times New Roman" w:cs="Times New Roman"/>
          <w:b/>
          <w:bCs/>
          <w:sz w:val="29"/>
          <w:szCs w:val="29"/>
        </w:rPr>
      </w:pPr>
    </w:p>
    <w:p w14:paraId="18D76C4A" w14:textId="77777777" w:rsidR="00095E05" w:rsidRDefault="00095E05" w:rsidP="002C298A">
      <w:pPr>
        <w:spacing w:after="0" w:line="240" w:lineRule="auto"/>
        <w:jc w:val="thaiDistribute"/>
        <w:rPr>
          <w:rFonts w:ascii="Times New Roman" w:hAnsi="Times New Roman" w:cs="Times New Roman"/>
          <w:b/>
          <w:bCs/>
          <w:sz w:val="29"/>
          <w:szCs w:val="29"/>
        </w:rPr>
      </w:pPr>
    </w:p>
    <w:p w14:paraId="1B6219D8" w14:textId="77777777" w:rsidR="00095E05" w:rsidRDefault="00095E05" w:rsidP="002C298A">
      <w:pPr>
        <w:spacing w:after="0" w:line="240" w:lineRule="auto"/>
        <w:jc w:val="thaiDistribute"/>
        <w:rPr>
          <w:rFonts w:ascii="Times New Roman" w:hAnsi="Times New Roman" w:cs="Times New Roman"/>
          <w:b/>
          <w:bCs/>
          <w:sz w:val="29"/>
          <w:szCs w:val="29"/>
        </w:rPr>
      </w:pPr>
    </w:p>
    <w:p w14:paraId="1D862779" w14:textId="77777777" w:rsidR="00095E05" w:rsidRDefault="00095E05" w:rsidP="002C298A">
      <w:pPr>
        <w:spacing w:after="0" w:line="240" w:lineRule="auto"/>
        <w:jc w:val="thaiDistribute"/>
        <w:rPr>
          <w:rFonts w:ascii="Times New Roman" w:hAnsi="Times New Roman" w:cs="Times New Roman"/>
          <w:b/>
          <w:bCs/>
          <w:sz w:val="29"/>
          <w:szCs w:val="29"/>
        </w:rPr>
      </w:pPr>
    </w:p>
    <w:p w14:paraId="07DDE266" w14:textId="77777777" w:rsidR="00095E05" w:rsidRDefault="00095E05" w:rsidP="002C298A">
      <w:pPr>
        <w:spacing w:after="0" w:line="240" w:lineRule="auto"/>
        <w:jc w:val="thaiDistribute"/>
        <w:rPr>
          <w:rFonts w:ascii="Times New Roman" w:hAnsi="Times New Roman" w:cs="Times New Roman"/>
          <w:b/>
          <w:bCs/>
          <w:sz w:val="29"/>
          <w:szCs w:val="29"/>
        </w:rPr>
      </w:pPr>
    </w:p>
    <w:p w14:paraId="7B9E7870" w14:textId="77777777" w:rsidR="00095E05" w:rsidRDefault="00095E05" w:rsidP="002C298A">
      <w:pPr>
        <w:spacing w:after="0" w:line="240" w:lineRule="auto"/>
        <w:jc w:val="thaiDistribute"/>
        <w:rPr>
          <w:rFonts w:ascii="Times New Roman" w:hAnsi="Times New Roman" w:cs="Times New Roman"/>
          <w:b/>
          <w:bCs/>
          <w:sz w:val="29"/>
          <w:szCs w:val="29"/>
        </w:rPr>
      </w:pPr>
    </w:p>
    <w:p w14:paraId="097F5C19" w14:textId="77777777" w:rsidR="00095E05" w:rsidRPr="002C298A" w:rsidRDefault="00095E05" w:rsidP="002C298A">
      <w:pPr>
        <w:spacing w:after="0" w:line="240" w:lineRule="auto"/>
        <w:jc w:val="thaiDistribute"/>
        <w:rPr>
          <w:rFonts w:ascii="Times New Roman" w:hAnsi="Times New Roman" w:cs="Times New Roman"/>
          <w:b/>
          <w:bCs/>
          <w:sz w:val="29"/>
          <w:szCs w:val="29"/>
        </w:rPr>
      </w:pPr>
    </w:p>
    <w:p w14:paraId="63809E82" w14:textId="4E2AFCB0" w:rsidR="00C77F60" w:rsidRPr="00A85EC0" w:rsidRDefault="00C77F60" w:rsidP="00C77F60">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t>System Requ</w:t>
      </w:r>
      <w:r>
        <w:rPr>
          <w:rFonts w:ascii="Times New Roman" w:hAnsi="Times New Roman" w:cs="Times New Roman"/>
          <w:b/>
          <w:bCs/>
          <w:sz w:val="29"/>
          <w:szCs w:val="29"/>
        </w:rPr>
        <w:t>irement Specification of URS 7.1</w:t>
      </w:r>
    </w:p>
    <w:p w14:paraId="2F2989E3" w14:textId="30DD0CBC" w:rsidR="00130738" w:rsidRPr="00E74F27" w:rsidRDefault="00E74F27" w:rsidP="00130738">
      <w:pPr>
        <w:spacing w:after="0" w:line="240" w:lineRule="auto"/>
        <w:ind w:left="720" w:hanging="360"/>
        <w:jc w:val="thaiDistribute"/>
        <w:rPr>
          <w:rFonts w:ascii="Times New Roman" w:hAnsi="Times New Roman" w:cs="Times New Roman"/>
          <w:sz w:val="24"/>
          <w:szCs w:val="24"/>
        </w:rPr>
      </w:pPr>
      <w:r w:rsidRPr="00E74F27">
        <w:rPr>
          <w:rFonts w:ascii="Times New Roman" w:hAnsi="Times New Roman" w:cs="Times New Roman"/>
          <w:b/>
          <w:bCs/>
          <w:sz w:val="24"/>
          <w:szCs w:val="24"/>
        </w:rPr>
        <w:t>SRS 6-1.1</w:t>
      </w:r>
      <w:r w:rsidR="00C77F60" w:rsidRPr="00E74F27">
        <w:rPr>
          <w:rFonts w:ascii="Times New Roman" w:hAnsi="Times New Roman" w:cs="Times New Roman"/>
          <w:b/>
          <w:bCs/>
          <w:sz w:val="24"/>
          <w:szCs w:val="24"/>
        </w:rPr>
        <w:t xml:space="preserve">: </w:t>
      </w:r>
      <w:r w:rsidR="00C77F60" w:rsidRPr="00E74F27">
        <w:rPr>
          <w:rFonts w:ascii="Times New Roman" w:hAnsi="Times New Roman" w:cs="Times New Roman"/>
          <w:sz w:val="24"/>
          <w:szCs w:val="24"/>
        </w:rPr>
        <w:t xml:space="preserve">The system shall redirect to Login page on the </w:t>
      </w:r>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r w:rsidR="00C77F60" w:rsidRPr="00E74F27">
        <w:rPr>
          <w:rFonts w:ascii="Times New Roman" w:hAnsi="Times New Roman" w:cs="Times New Roman"/>
          <w:sz w:val="24"/>
          <w:szCs w:val="24"/>
        </w:rPr>
        <w:t>application.</w:t>
      </w:r>
    </w:p>
    <w:p w14:paraId="3959097C" w14:textId="2B3E4A76" w:rsidR="00C77F60" w:rsidRPr="00E74F27" w:rsidRDefault="00E74F27" w:rsidP="002C298A">
      <w:pPr>
        <w:spacing w:after="0" w:line="240" w:lineRule="auto"/>
        <w:ind w:left="720" w:hanging="360"/>
        <w:jc w:val="thaiDistribute"/>
        <w:rPr>
          <w:rFonts w:ascii="Times New Roman" w:hAnsi="Times New Roman" w:cs="Times New Roman"/>
          <w:sz w:val="24"/>
          <w:szCs w:val="24"/>
        </w:rPr>
      </w:pPr>
      <w:r w:rsidRPr="00E74F27">
        <w:rPr>
          <w:rStyle w:val="Heading2Char"/>
          <w:rFonts w:ascii="Times New Roman" w:hAnsi="Times New Roman" w:cs="Times New Roman"/>
          <w:b/>
          <w:bCs/>
          <w:color w:val="000000"/>
          <w:sz w:val="24"/>
          <w:szCs w:val="24"/>
        </w:rPr>
        <w:t>SRS 7</w:t>
      </w:r>
      <w:r w:rsidR="00C77F60" w:rsidRPr="00E74F27">
        <w:rPr>
          <w:rStyle w:val="Heading2Char"/>
          <w:rFonts w:ascii="Times New Roman" w:hAnsi="Times New Roman" w:cs="Times New Roman"/>
          <w:b/>
          <w:bCs/>
          <w:color w:val="000000"/>
          <w:sz w:val="24"/>
          <w:szCs w:val="24"/>
        </w:rPr>
        <w:t>-</w:t>
      </w:r>
      <w:r w:rsidRPr="00E74F27">
        <w:rPr>
          <w:rFonts w:ascii="Times New Roman" w:hAnsi="Times New Roman" w:cs="Times New Roman"/>
          <w:b/>
          <w:bCs/>
          <w:sz w:val="24"/>
          <w:szCs w:val="24"/>
        </w:rPr>
        <w:t>1.1</w:t>
      </w:r>
      <w:r w:rsidR="00C77F60" w:rsidRPr="00E74F27">
        <w:rPr>
          <w:rFonts w:ascii="Times New Roman" w:hAnsi="Times New Roman" w:cs="Times New Roman"/>
          <w:b/>
          <w:bCs/>
          <w:sz w:val="24"/>
          <w:szCs w:val="24"/>
        </w:rPr>
        <w:t>:</w:t>
      </w:r>
      <w:r w:rsidR="00C77F60" w:rsidRPr="00E74F27">
        <w:rPr>
          <w:rFonts w:ascii="Times New Roman" w:hAnsi="Times New Roman" w:cs="Times New Roman"/>
          <w:sz w:val="24"/>
          <w:szCs w:val="24"/>
        </w:rPr>
        <w:t xml:space="preserve"> The system provides Log out form in all page on the </w:t>
      </w:r>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r w:rsidR="00C77F60" w:rsidRPr="00E74F27">
        <w:rPr>
          <w:rFonts w:ascii="Times New Roman" w:hAnsi="Times New Roman" w:cs="Times New Roman"/>
          <w:sz w:val="24"/>
          <w:szCs w:val="24"/>
        </w:rPr>
        <w:t>application.</w:t>
      </w:r>
    </w:p>
    <w:p w14:paraId="27CDBB61" w14:textId="77777777" w:rsidR="00C77F60" w:rsidRPr="00E74F27" w:rsidRDefault="00C77F60" w:rsidP="00C77F60">
      <w:pPr>
        <w:spacing w:after="0" w:line="240" w:lineRule="auto"/>
        <w:ind w:left="720"/>
        <w:jc w:val="thaiDistribute"/>
        <w:rPr>
          <w:rFonts w:ascii="Times New Roman" w:hAnsi="Times New Roman" w:cs="Times New Roman"/>
          <w:sz w:val="24"/>
          <w:szCs w:val="24"/>
        </w:rPr>
      </w:pPr>
    </w:p>
    <w:p w14:paraId="7CA62EE4" w14:textId="77777777" w:rsidR="00C77F60" w:rsidRDefault="00C77F60" w:rsidP="00C77F60">
      <w:pPr>
        <w:pStyle w:val="ListParagraph"/>
        <w:ind w:left="1260"/>
      </w:pPr>
    </w:p>
    <w:p w14:paraId="46C5A993" w14:textId="77777777" w:rsidR="00C665AA" w:rsidRDefault="00C665AA" w:rsidP="00C77F60">
      <w:pPr>
        <w:pStyle w:val="ListParagraph"/>
        <w:ind w:left="1260"/>
      </w:pPr>
    </w:p>
    <w:p w14:paraId="28074EC9" w14:textId="77777777" w:rsidR="00C665AA" w:rsidRDefault="00C665AA" w:rsidP="00C77F60">
      <w:pPr>
        <w:pStyle w:val="ListParagraph"/>
        <w:ind w:left="1260"/>
      </w:pPr>
    </w:p>
    <w:p w14:paraId="3B663B74" w14:textId="77777777" w:rsidR="00C665AA" w:rsidRDefault="00C665AA" w:rsidP="00C77F60">
      <w:pPr>
        <w:pStyle w:val="ListParagraph"/>
        <w:ind w:left="1260"/>
      </w:pPr>
    </w:p>
    <w:p w14:paraId="5C03A116" w14:textId="77777777" w:rsidR="00C665AA" w:rsidRDefault="00C665AA" w:rsidP="00C77F60">
      <w:pPr>
        <w:pStyle w:val="ListParagraph"/>
        <w:ind w:left="1260"/>
      </w:pPr>
    </w:p>
    <w:p w14:paraId="1247C1EE" w14:textId="77777777" w:rsidR="00C665AA" w:rsidRDefault="00C665AA" w:rsidP="00C77F60">
      <w:pPr>
        <w:pStyle w:val="ListParagraph"/>
        <w:ind w:left="1260"/>
      </w:pPr>
    </w:p>
    <w:p w14:paraId="65E78161" w14:textId="77777777" w:rsidR="00C665AA" w:rsidRDefault="00C665AA" w:rsidP="00C77F60">
      <w:pPr>
        <w:pStyle w:val="ListParagraph"/>
        <w:ind w:left="1260"/>
      </w:pPr>
    </w:p>
    <w:p w14:paraId="7D5B4FBC" w14:textId="77777777" w:rsidR="00C665AA" w:rsidRDefault="00C665AA" w:rsidP="00C77F60">
      <w:pPr>
        <w:pStyle w:val="ListParagraph"/>
        <w:ind w:left="1260"/>
      </w:pPr>
    </w:p>
    <w:p w14:paraId="330ED5E9" w14:textId="77777777" w:rsidR="00C665AA" w:rsidRDefault="00C665AA" w:rsidP="00C77F60">
      <w:pPr>
        <w:pStyle w:val="ListParagraph"/>
        <w:ind w:left="1260"/>
      </w:pPr>
    </w:p>
    <w:p w14:paraId="75194BFC" w14:textId="77777777" w:rsidR="00C665AA" w:rsidRPr="00C77F60" w:rsidRDefault="00C665AA" w:rsidP="00C77F60">
      <w:pPr>
        <w:pStyle w:val="ListParagraph"/>
        <w:ind w:left="1260"/>
      </w:pPr>
    </w:p>
    <w:p w14:paraId="5A11ACB7" w14:textId="427BB206" w:rsidR="001D0092" w:rsidRDefault="0042396D" w:rsidP="00F84BD4">
      <w:pPr>
        <w:pStyle w:val="Heading2"/>
        <w:numPr>
          <w:ilvl w:val="1"/>
          <w:numId w:val="16"/>
        </w:numPr>
        <w:ind w:left="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Administrator can create a semester.</w:t>
      </w:r>
      <w:r w:rsidR="008E76FF">
        <w:rPr>
          <w:rFonts w:ascii="Times New Roman" w:hAnsi="Times New Roman" w:cs="Times New Roman"/>
          <w:b/>
          <w:bCs/>
          <w:color w:val="000000" w:themeColor="text1"/>
          <w:sz w:val="36"/>
          <w:szCs w:val="36"/>
        </w:rPr>
        <w:t xml:space="preserve"> (UC 8.1)</w:t>
      </w:r>
    </w:p>
    <w:p w14:paraId="450826EB" w14:textId="21BA8B8A" w:rsidR="00E74F27" w:rsidRDefault="009E3635" w:rsidP="00E74F27">
      <w:pPr>
        <w:pStyle w:val="ListParagraph"/>
        <w:ind w:left="1260"/>
      </w:pPr>
      <w:ins w:id="153" w:author="KKD Windows Se7en V1" w:date="2014-07-25T00:29:00Z">
        <w:r>
          <w:rPr>
            <w:noProof/>
          </w:rPr>
          <w:drawing>
            <wp:anchor distT="0" distB="0" distL="114300" distR="114300" simplePos="0" relativeHeight="251717632" behindDoc="1" locked="0" layoutInCell="1" allowOverlap="1" wp14:anchorId="08B35D33" wp14:editId="1BC59623">
              <wp:simplePos x="0" y="0"/>
              <wp:positionH relativeFrom="column">
                <wp:posOffset>1276350</wp:posOffset>
              </wp:positionH>
              <wp:positionV relativeFrom="paragraph">
                <wp:posOffset>154305</wp:posOffset>
              </wp:positionV>
              <wp:extent cx="2882922" cy="18338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2922" cy="1833880"/>
                      </a:xfrm>
                      <a:prstGeom prst="rect">
                        <a:avLst/>
                      </a:prstGeom>
                    </pic:spPr>
                  </pic:pic>
                </a:graphicData>
              </a:graphic>
              <wp14:sizeRelH relativeFrom="page">
                <wp14:pctWidth>0</wp14:pctWidth>
              </wp14:sizeRelH>
              <wp14:sizeRelV relativeFrom="page">
                <wp14:pctHeight>0</wp14:pctHeight>
              </wp14:sizeRelV>
            </wp:anchor>
          </w:drawing>
        </w:r>
      </w:ins>
    </w:p>
    <w:p w14:paraId="25E9EA76" w14:textId="0B283D0B" w:rsidR="00E74F27" w:rsidRDefault="00E74F27" w:rsidP="00E74F27">
      <w:pPr>
        <w:pStyle w:val="ListParagraph"/>
        <w:ind w:left="1260"/>
      </w:pPr>
    </w:p>
    <w:p w14:paraId="19D4779A" w14:textId="0BAE3ACD" w:rsidR="00E74F27" w:rsidRDefault="00E74F27" w:rsidP="00E74F27">
      <w:pPr>
        <w:pStyle w:val="ListParagraph"/>
        <w:ind w:left="1260"/>
      </w:pPr>
    </w:p>
    <w:p w14:paraId="06FD1468" w14:textId="34747C67" w:rsidR="00E74F27" w:rsidRDefault="00E74F27" w:rsidP="00E74F27">
      <w:pPr>
        <w:pStyle w:val="ListParagraph"/>
        <w:ind w:left="1260"/>
      </w:pPr>
    </w:p>
    <w:p w14:paraId="36049BDE" w14:textId="373D0565" w:rsidR="00E74F27" w:rsidRDefault="00E74F27" w:rsidP="00E74F27">
      <w:pPr>
        <w:pStyle w:val="ListParagraph"/>
        <w:ind w:left="1260"/>
      </w:pPr>
    </w:p>
    <w:p w14:paraId="69DC756D" w14:textId="613F51D6" w:rsidR="00E74F27" w:rsidRDefault="00E74F27" w:rsidP="00E74F27">
      <w:pPr>
        <w:pStyle w:val="ListParagraph"/>
        <w:ind w:left="1260"/>
      </w:pPr>
    </w:p>
    <w:p w14:paraId="4991D860" w14:textId="77777777" w:rsidR="00E74F27" w:rsidRDefault="00E74F27" w:rsidP="00E74F27">
      <w:pPr>
        <w:pStyle w:val="ListParagraph"/>
        <w:ind w:left="1260"/>
      </w:pPr>
    </w:p>
    <w:p w14:paraId="6128918D" w14:textId="77777777" w:rsidR="00E74F27" w:rsidRDefault="00E74F27" w:rsidP="00E74F27">
      <w:pPr>
        <w:pStyle w:val="ListParagraph"/>
        <w:ind w:left="1260"/>
      </w:pPr>
    </w:p>
    <w:p w14:paraId="07E9025D" w14:textId="77777777" w:rsidR="00095E05" w:rsidRDefault="00095E05" w:rsidP="00146DFC"/>
    <w:p w14:paraId="6D64F5E9" w14:textId="49C1477F" w:rsidR="00E74F27" w:rsidRPr="00354B18" w:rsidRDefault="00E74F27" w:rsidP="00E74F27"/>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340"/>
        <w:gridCol w:w="2430"/>
      </w:tblGrid>
      <w:tr w:rsidR="00E74F27" w:rsidRPr="00354B18" w14:paraId="12A114F1" w14:textId="77777777" w:rsidTr="004D1A41">
        <w:tc>
          <w:tcPr>
            <w:tcW w:w="1998" w:type="dxa"/>
            <w:tcBorders>
              <w:top w:val="single" w:sz="12" w:space="0" w:color="auto"/>
              <w:bottom w:val="single" w:sz="6" w:space="0" w:color="auto"/>
            </w:tcBorders>
            <w:shd w:val="clear" w:color="auto" w:fill="F2F2F2"/>
          </w:tcPr>
          <w:p w14:paraId="553AED5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0B032FE" w14:textId="6A905F46" w:rsidR="00E74F27" w:rsidRPr="0059120E" w:rsidRDefault="00E74F27" w:rsidP="00407F4C">
            <w:pPr>
              <w:pStyle w:val="Hints"/>
              <w:rPr>
                <w:rFonts w:ascii="Times New Roman" w:hAnsi="Times New Roman"/>
                <w:color w:val="auto"/>
                <w:sz w:val="24"/>
                <w:szCs w:val="24"/>
              </w:rPr>
            </w:pPr>
            <w:r>
              <w:rPr>
                <w:rFonts w:ascii="Times New Roman" w:hAnsi="Times New Roman"/>
                <w:color w:val="auto"/>
                <w:sz w:val="24"/>
                <w:szCs w:val="24"/>
              </w:rPr>
              <w:t>UC 8.1</w:t>
            </w:r>
          </w:p>
        </w:tc>
      </w:tr>
      <w:tr w:rsidR="00E74F27" w:rsidRPr="00354B18" w14:paraId="1F37BA66" w14:textId="77777777" w:rsidTr="004D1A41">
        <w:tc>
          <w:tcPr>
            <w:tcW w:w="1998" w:type="dxa"/>
            <w:tcBorders>
              <w:top w:val="single" w:sz="6" w:space="0" w:color="auto"/>
              <w:bottom w:val="single" w:sz="6" w:space="0" w:color="auto"/>
            </w:tcBorders>
            <w:shd w:val="clear" w:color="auto" w:fill="F2F2F2"/>
          </w:tcPr>
          <w:p w14:paraId="48AD0CC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1D04D71"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 can create a semester.</w:t>
            </w:r>
          </w:p>
        </w:tc>
      </w:tr>
      <w:tr w:rsidR="00E74F27" w:rsidRPr="00354B18" w14:paraId="1B63C271" w14:textId="77777777" w:rsidTr="004D1A41">
        <w:tc>
          <w:tcPr>
            <w:tcW w:w="1998" w:type="dxa"/>
            <w:tcBorders>
              <w:top w:val="single" w:sz="6" w:space="0" w:color="auto"/>
              <w:bottom w:val="single" w:sz="6" w:space="0" w:color="auto"/>
            </w:tcBorders>
            <w:shd w:val="clear" w:color="auto" w:fill="F2F2F2"/>
          </w:tcPr>
          <w:p w14:paraId="37F6A66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0C5BBFD4" w14:textId="7CD17F6F"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DAD0C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038834F1" w14:textId="691377D8" w:rsidR="00E74F27" w:rsidRPr="0059120E" w:rsidRDefault="00E74F27" w:rsidP="00407F4C">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E74F27" w:rsidRPr="00354B18" w14:paraId="62DE78BC" w14:textId="77777777" w:rsidTr="004D1A41">
        <w:tc>
          <w:tcPr>
            <w:tcW w:w="1998" w:type="dxa"/>
            <w:tcBorders>
              <w:top w:val="single" w:sz="6" w:space="0" w:color="auto"/>
              <w:bottom w:val="single" w:sz="6" w:space="0" w:color="auto"/>
            </w:tcBorders>
            <w:shd w:val="clear" w:color="auto" w:fill="F2F2F2"/>
          </w:tcPr>
          <w:p w14:paraId="5D272810"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4238E4CC"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BAE510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09678177"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E74F27" w:rsidRPr="00354B18" w14:paraId="19E133A4" w14:textId="77777777" w:rsidTr="004D1A41">
        <w:tc>
          <w:tcPr>
            <w:tcW w:w="2448" w:type="dxa"/>
            <w:gridSpan w:val="2"/>
            <w:tcBorders>
              <w:top w:val="single" w:sz="6" w:space="0" w:color="auto"/>
            </w:tcBorders>
          </w:tcPr>
          <w:p w14:paraId="0BCAC19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7C711936"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E74F27" w:rsidRPr="00354B18" w14:paraId="145A8216" w14:textId="77777777" w:rsidTr="004D1A41">
        <w:tc>
          <w:tcPr>
            <w:tcW w:w="2448" w:type="dxa"/>
            <w:gridSpan w:val="2"/>
          </w:tcPr>
          <w:p w14:paraId="6F86DA5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3732B8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This use case is provided for Administrator to create a semester.</w:t>
            </w:r>
          </w:p>
        </w:tc>
      </w:tr>
      <w:tr w:rsidR="00E74F27" w:rsidRPr="00354B18" w14:paraId="201A7D1B" w14:textId="77777777" w:rsidTr="004D1A41">
        <w:tc>
          <w:tcPr>
            <w:tcW w:w="2448" w:type="dxa"/>
            <w:gridSpan w:val="2"/>
          </w:tcPr>
          <w:p w14:paraId="6F3D52D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1EA0F66D" w14:textId="0ED85D04" w:rsidR="00E74F27" w:rsidRPr="00E74F27" w:rsidRDefault="00E74F27" w:rsidP="00407F4C">
            <w:p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Administrator enters the Semester main page.</w:t>
            </w:r>
          </w:p>
        </w:tc>
      </w:tr>
      <w:tr w:rsidR="00E74F27" w:rsidRPr="00354B18" w14:paraId="39853296" w14:textId="77777777" w:rsidTr="004D1A41">
        <w:trPr>
          <w:trHeight w:val="228"/>
        </w:trPr>
        <w:tc>
          <w:tcPr>
            <w:tcW w:w="2448" w:type="dxa"/>
            <w:gridSpan w:val="2"/>
          </w:tcPr>
          <w:p w14:paraId="333E2F8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73B31DA5" w14:textId="0956A230" w:rsidR="00E74F27" w:rsidRPr="0059120E" w:rsidRDefault="00E74F27" w:rsidP="00407F4C">
            <w:pPr>
              <w:pStyle w:val="Hints"/>
              <w:rPr>
                <w:rFonts w:ascii="Times New Roman" w:hAnsi="Times New Roman"/>
                <w:b/>
                <w:color w:val="auto"/>
                <w:sz w:val="24"/>
                <w:szCs w:val="24"/>
              </w:rPr>
            </w:pPr>
            <w:r>
              <w:rPr>
                <w:rFonts w:ascii="Times New Roman" w:hAnsi="Times New Roman"/>
                <w:color w:val="000000" w:themeColor="text1"/>
                <w:sz w:val="24"/>
                <w:szCs w:val="24"/>
              </w:rPr>
              <w:t>-</w:t>
            </w:r>
          </w:p>
        </w:tc>
      </w:tr>
      <w:tr w:rsidR="00E74F27" w:rsidRPr="00354B18" w14:paraId="29670A4B" w14:textId="77777777" w:rsidTr="004D1A41">
        <w:tc>
          <w:tcPr>
            <w:tcW w:w="2448" w:type="dxa"/>
            <w:gridSpan w:val="2"/>
          </w:tcPr>
          <w:p w14:paraId="45F270D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00DFEBD5"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“Addition Semester Successful” message.</w:t>
            </w:r>
          </w:p>
        </w:tc>
      </w:tr>
      <w:tr w:rsidR="00E74F27" w:rsidRPr="00354B18" w14:paraId="20182667" w14:textId="77777777" w:rsidTr="004D1A41">
        <w:tc>
          <w:tcPr>
            <w:tcW w:w="2448" w:type="dxa"/>
            <w:gridSpan w:val="2"/>
          </w:tcPr>
          <w:p w14:paraId="7102B6C3"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403986CC" w14:textId="515598D2" w:rsid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2071044" w14:textId="4407DC44" w:rsidR="00E74F27" w:rsidRP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59C2F7CA"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27A8F7AC"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18323B8E" w14:textId="1501C7A4"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validate</w:t>
            </w:r>
            <w:r w:rsidR="009E367A">
              <w:rPr>
                <w:rFonts w:ascii="Times New Roman" w:hAnsi="Times New Roman" w:cs="Times New Roman"/>
                <w:sz w:val="24"/>
                <w:szCs w:val="24"/>
              </w:rPr>
              <w:t>s</w:t>
            </w:r>
            <w:r w:rsidRPr="0059120E">
              <w:rPr>
                <w:rFonts w:ascii="Times New Roman" w:hAnsi="Times New Roman" w:cs="Times New Roman"/>
                <w:sz w:val="24"/>
                <w:szCs w:val="24"/>
              </w:rPr>
              <w:t xml:space="preserve"> semester academic year information from Administrator.</w:t>
            </w:r>
          </w:p>
          <w:p w14:paraId="5A2387A8" w14:textId="0F3951FA"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p>
        </w:tc>
      </w:tr>
      <w:tr w:rsidR="00E74F27" w:rsidRPr="00354B18" w14:paraId="54FAF485" w14:textId="77777777" w:rsidTr="00146DFC">
        <w:trPr>
          <w:trHeight w:val="97"/>
        </w:trPr>
        <w:tc>
          <w:tcPr>
            <w:tcW w:w="2448" w:type="dxa"/>
            <w:gridSpan w:val="2"/>
          </w:tcPr>
          <w:p w14:paraId="05AA8E02" w14:textId="0054AD55"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840" w:type="dxa"/>
            <w:gridSpan w:val="3"/>
          </w:tcPr>
          <w:p w14:paraId="15C58138" w14:textId="6C102C71" w:rsidR="008B4685" w:rsidRPr="00D07BF8" w:rsidRDefault="003775CA" w:rsidP="00146DFC">
            <w:r>
              <w:rPr>
                <w:rFonts w:ascii="Times New Roman" w:hAnsi="Times New Roman" w:cs="Times New Roman"/>
                <w:sz w:val="24"/>
                <w:szCs w:val="24"/>
              </w:rPr>
              <w:t>N/A</w:t>
            </w:r>
          </w:p>
        </w:tc>
      </w:tr>
      <w:tr w:rsidR="00E74F27" w:rsidRPr="00354B18" w14:paraId="60ADCF53" w14:textId="77777777" w:rsidTr="004D1A41">
        <w:tc>
          <w:tcPr>
            <w:tcW w:w="2448" w:type="dxa"/>
            <w:gridSpan w:val="2"/>
          </w:tcPr>
          <w:p w14:paraId="3A83857B" w14:textId="4C02244C"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840" w:type="dxa"/>
            <w:gridSpan w:val="3"/>
          </w:tcPr>
          <w:p w14:paraId="6520C1DA" w14:textId="77777777" w:rsidR="003775CA" w:rsidRPr="0059120E" w:rsidRDefault="003775CA" w:rsidP="003775CA">
            <w:pPr>
              <w:spacing w:after="0" w:line="240" w:lineRule="auto"/>
              <w:ind w:left="39"/>
              <w:rPr>
                <w:rFonts w:ascii="Times New Roman" w:hAnsi="Times New Roman" w:cs="Times New Roman"/>
                <w:sz w:val="24"/>
                <w:szCs w:val="24"/>
              </w:rPr>
            </w:pPr>
            <w:r w:rsidRPr="0059120E">
              <w:rPr>
                <w:rFonts w:ascii="Times New Roman" w:hAnsi="Times New Roman" w:cs="Times New Roman"/>
                <w:sz w:val="24"/>
                <w:szCs w:val="24"/>
              </w:rPr>
              <w:t>5A. If Administrator input semester academic year in the wrong format, the system should provide the error message as followed:</w:t>
            </w:r>
          </w:p>
          <w:p w14:paraId="34B9BBBC" w14:textId="77777777" w:rsidR="003775CA" w:rsidRPr="00D07BF8" w:rsidRDefault="003775CA" w:rsidP="003775CA">
            <w:pPr>
              <w:pStyle w:val="ListParagraph"/>
              <w:numPr>
                <w:ilvl w:val="1"/>
                <w:numId w:val="60"/>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wrong semester academic year format: The error message is “Semester academic year must be S/YYYY form, where S is a semester and YYYY is an academic year”</w:t>
            </w:r>
          </w:p>
          <w:p w14:paraId="5463F895" w14:textId="77777777" w:rsidR="003775CA" w:rsidRPr="00D07BF8" w:rsidRDefault="003775CA" w:rsidP="003775CA">
            <w:pPr>
              <w:pStyle w:val="ListParagraph"/>
              <w:numPr>
                <w:ilvl w:val="1"/>
                <w:numId w:val="60"/>
              </w:numPr>
              <w:spacing w:after="0" w:line="240" w:lineRule="auto"/>
              <w:ind w:left="831" w:hanging="425"/>
              <w:rPr>
                <w:rFonts w:ascii="Times New Roman" w:hAnsi="Times New Roman" w:cs="Times New Roman"/>
                <w:sz w:val="24"/>
                <w:szCs w:val="24"/>
              </w:rPr>
            </w:pPr>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p>
          <w:p w14:paraId="1A444B71" w14:textId="77777777" w:rsidR="003775CA" w:rsidRDefault="003775CA" w:rsidP="003775CA">
            <w:pPr>
              <w:pStyle w:val="ListParagraph"/>
              <w:spacing w:after="0" w:line="240" w:lineRule="auto"/>
              <w:ind w:left="309"/>
              <w:rPr>
                <w:rFonts w:ascii="Times New Roman" w:hAnsi="Times New Roman" w:cs="Times New Roman"/>
                <w:sz w:val="24"/>
                <w:szCs w:val="24"/>
              </w:rPr>
            </w:pPr>
          </w:p>
          <w:p w14:paraId="490EE353" w14:textId="77777777" w:rsidR="003775CA" w:rsidRPr="0059120E" w:rsidRDefault="003775CA" w:rsidP="003775CA">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5B</w:t>
            </w:r>
            <w:r w:rsidRPr="0059120E">
              <w:rPr>
                <w:rFonts w:ascii="Times New Roman" w:hAnsi="Times New Roman" w:cs="Times New Roman"/>
                <w:sz w:val="24"/>
                <w:szCs w:val="24"/>
              </w:rPr>
              <w:t xml:space="preserve">. If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5B33C69C" w14:textId="77777777" w:rsidR="003775CA" w:rsidRDefault="003775CA" w:rsidP="003775CA">
            <w:pPr>
              <w:pStyle w:val="ListParagraph"/>
              <w:numPr>
                <w:ilvl w:val="1"/>
                <w:numId w:val="62"/>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semester and academic year that already exist format: The error message is” The semester and academic year that already exist please type the another semester or academic year”</w:t>
            </w:r>
          </w:p>
          <w:p w14:paraId="62A4A07D" w14:textId="4385D1A1" w:rsidR="00E74F27" w:rsidRPr="00146DFC" w:rsidRDefault="003775CA" w:rsidP="00146DFC">
            <w:pPr>
              <w:pStyle w:val="ListParagraph"/>
              <w:numPr>
                <w:ilvl w:val="1"/>
                <w:numId w:val="62"/>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color w:val="000000"/>
                <w:sz w:val="24"/>
                <w:szCs w:val="24"/>
              </w:rPr>
              <w:t>Use Case resumes on step 3 of normal flow.</w:t>
            </w:r>
          </w:p>
        </w:tc>
      </w:tr>
      <w:tr w:rsidR="00E74F27" w:rsidRPr="00354B18" w14:paraId="4EA8CC6A" w14:textId="77777777" w:rsidTr="004D1A41">
        <w:tc>
          <w:tcPr>
            <w:tcW w:w="2448" w:type="dxa"/>
            <w:gridSpan w:val="2"/>
          </w:tcPr>
          <w:p w14:paraId="06F77CE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Includes:</w:t>
            </w:r>
          </w:p>
        </w:tc>
        <w:tc>
          <w:tcPr>
            <w:tcW w:w="6840" w:type="dxa"/>
            <w:gridSpan w:val="3"/>
          </w:tcPr>
          <w:p w14:paraId="5F800E13"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3A82F13F" w14:textId="77777777" w:rsidTr="004D1A41">
        <w:tc>
          <w:tcPr>
            <w:tcW w:w="2448" w:type="dxa"/>
            <w:gridSpan w:val="2"/>
          </w:tcPr>
          <w:p w14:paraId="3CB6CC5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4BCAB4B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E74F27" w:rsidRPr="00354B18" w14:paraId="3F17CA5E" w14:textId="77777777" w:rsidTr="004D1A41">
        <w:tc>
          <w:tcPr>
            <w:tcW w:w="2448" w:type="dxa"/>
            <w:gridSpan w:val="2"/>
          </w:tcPr>
          <w:p w14:paraId="4C6DDCE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2DC0235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E74F27" w:rsidRPr="00354B18" w14:paraId="27754CBF" w14:textId="77777777" w:rsidTr="004D1A41">
        <w:tc>
          <w:tcPr>
            <w:tcW w:w="2448" w:type="dxa"/>
            <w:gridSpan w:val="2"/>
          </w:tcPr>
          <w:p w14:paraId="0EBB603A"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45675003"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5FE810FD" w14:textId="6A2F641F" w:rsidR="00130738" w:rsidRDefault="00130738" w:rsidP="00E74F27">
      <w:pPr>
        <w:rPr>
          <w:rFonts w:ascii="Times New Roman" w:hAnsi="Times New Roman" w:cs="Times New Roman"/>
          <w:b/>
          <w:bCs/>
          <w:sz w:val="29"/>
          <w:szCs w:val="29"/>
        </w:rPr>
      </w:pPr>
    </w:p>
    <w:p w14:paraId="43D85073" w14:textId="4E45E866" w:rsidR="00E74F27" w:rsidRPr="001B0CD8" w:rsidRDefault="009B2F3A" w:rsidP="00E74F27">
      <w:pPr>
        <w:rPr>
          <w:rFonts w:ascii="Times New Roman" w:hAnsi="Times New Roman" w:cs="Times New Roman"/>
          <w:b/>
          <w:bCs/>
          <w:sz w:val="29"/>
          <w:szCs w:val="29"/>
        </w:rPr>
      </w:pPr>
      <w:r>
        <w:rPr>
          <w:rFonts w:ascii="Times New Roman" w:hAnsi="Times New Roman" w:cs="Times New Roman"/>
          <w:b/>
          <w:bCs/>
          <w:sz w:val="29"/>
          <w:szCs w:val="29"/>
        </w:rPr>
        <w:t>URS8</w:t>
      </w:r>
      <w:r w:rsidR="00E74F27">
        <w:rPr>
          <w:rFonts w:ascii="Times New Roman" w:hAnsi="Times New Roman" w:cs="Times New Roman"/>
          <w:b/>
          <w:bCs/>
          <w:sz w:val="29"/>
          <w:szCs w:val="29"/>
        </w:rPr>
        <w:t>.1</w:t>
      </w:r>
      <w:r>
        <w:rPr>
          <w:rFonts w:ascii="Times New Roman" w:hAnsi="Times New Roman" w:cs="Times New Roman"/>
          <w:b/>
          <w:bCs/>
          <w:sz w:val="29"/>
          <w:szCs w:val="29"/>
        </w:rPr>
        <w:t>.</w:t>
      </w:r>
      <w:r w:rsidR="00E74F27" w:rsidRPr="001B0CD8">
        <w:rPr>
          <w:rFonts w:ascii="Times New Roman" w:hAnsi="Times New Roman" w:cs="Times New Roman"/>
          <w:b/>
          <w:bCs/>
          <w:sz w:val="29"/>
          <w:szCs w:val="29"/>
        </w:rPr>
        <w:t xml:space="preserve"> Administrator can create a semester. </w:t>
      </w:r>
    </w:p>
    <w:p w14:paraId="5C93374C" w14:textId="77777777" w:rsidR="00E74F27" w:rsidRPr="0059120E" w:rsidRDefault="00E74F27" w:rsidP="00E74F27">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create a semester by providing semester academic year information.</w:t>
      </w:r>
    </w:p>
    <w:p w14:paraId="16BD518D" w14:textId="77777777" w:rsidR="00E74F27" w:rsidRPr="0059120E" w:rsidRDefault="00E74F27" w:rsidP="00E74F27">
      <w:pPr>
        <w:spacing w:after="0" w:line="240" w:lineRule="auto"/>
        <w:jc w:val="thaiDistribute"/>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77EE5A1F" w14:textId="77777777" w:rsidR="00E74F27" w:rsidRPr="0059120E" w:rsidRDefault="00E74F27" w:rsidP="00E74F27">
      <w:pPr>
        <w:spacing w:after="0" w:line="240" w:lineRule="auto"/>
        <w:jc w:val="thaiDistribute"/>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0E04578B"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E74F27" w:rsidRPr="00354B18" w14:paraId="79E49513" w14:textId="77777777" w:rsidTr="004D1A41">
        <w:tc>
          <w:tcPr>
            <w:tcW w:w="2254" w:type="dxa"/>
            <w:shd w:val="clear" w:color="auto" w:fill="auto"/>
          </w:tcPr>
          <w:p w14:paraId="579F21C6"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0EDF7E34"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2EF93921"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A116F39"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E74F27" w:rsidRPr="00354B18" w14:paraId="57979D39" w14:textId="77777777" w:rsidTr="004D1A41">
        <w:tc>
          <w:tcPr>
            <w:tcW w:w="2254" w:type="dxa"/>
            <w:shd w:val="clear" w:color="auto" w:fill="auto"/>
          </w:tcPr>
          <w:p w14:paraId="51380305"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6CD8C03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5253D3C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74F1522F"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68EAD8CC"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“1/2557”</w:t>
            </w:r>
          </w:p>
        </w:tc>
        <w:tc>
          <w:tcPr>
            <w:tcW w:w="2248" w:type="dxa"/>
            <w:shd w:val="clear" w:color="auto" w:fill="auto"/>
          </w:tcPr>
          <w:p w14:paraId="148BF08A" w14:textId="77777777" w:rsidR="00E74F27" w:rsidRPr="00354B18" w:rsidRDefault="00E74F27" w:rsidP="004D1A41">
            <w:pPr>
              <w:spacing w:after="0" w:line="240" w:lineRule="auto"/>
              <w:rPr>
                <w:rFonts w:ascii="Times New Roman" w:hAnsi="Times New Roman" w:cs="Times New Roman"/>
                <w:sz w:val="24"/>
                <w:szCs w:val="24"/>
              </w:rPr>
            </w:pPr>
          </w:p>
        </w:tc>
      </w:tr>
    </w:tbl>
    <w:p w14:paraId="6E776B4C"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49375507" w14:textId="77777777"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0F970B5" w14:textId="19207F5A"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r>
        <w:rPr>
          <w:rFonts w:ascii="Times New Roman" w:hAnsi="Times New Roman" w:cs="Times New Roman"/>
          <w:sz w:val="24"/>
          <w:szCs w:val="24"/>
        </w:rPr>
        <w:t>.</w:t>
      </w:r>
    </w:p>
    <w:p w14:paraId="579AE122" w14:textId="43AFFB1C" w:rsidR="009B2F3A" w:rsidRP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0D3ACE74" w14:textId="27445720" w:rsidR="00095E05" w:rsidRDefault="00E74F27" w:rsidP="00146DFC">
      <w:pPr>
        <w:spacing w:before="240"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Alternative Flow</w:t>
      </w:r>
      <w:r w:rsidR="003775CA">
        <w:rPr>
          <w:rFonts w:ascii="Times New Roman" w:hAnsi="Times New Roman" w:cs="Times New Roman"/>
          <w:sz w:val="24"/>
          <w:szCs w:val="24"/>
        </w:rPr>
        <w:t>: None</w:t>
      </w:r>
    </w:p>
    <w:p w14:paraId="1B443B31" w14:textId="77777777" w:rsidR="00095E05" w:rsidRDefault="00095E05" w:rsidP="00D07BF8">
      <w:pPr>
        <w:spacing w:after="0" w:line="240" w:lineRule="auto"/>
        <w:jc w:val="thaiDistribute"/>
        <w:rPr>
          <w:rFonts w:ascii="Times New Roman" w:hAnsi="Times New Roman" w:cs="Times New Roman"/>
          <w:sz w:val="24"/>
          <w:szCs w:val="24"/>
        </w:rPr>
      </w:pPr>
    </w:p>
    <w:p w14:paraId="239F7496" w14:textId="77777777" w:rsidR="00095E05" w:rsidRDefault="00095E05" w:rsidP="00D07BF8">
      <w:pPr>
        <w:spacing w:after="0" w:line="240" w:lineRule="auto"/>
        <w:jc w:val="thaiDistribute"/>
        <w:rPr>
          <w:rFonts w:ascii="Times New Roman" w:hAnsi="Times New Roman" w:cs="Times New Roman"/>
          <w:sz w:val="24"/>
          <w:szCs w:val="24"/>
        </w:rPr>
      </w:pPr>
    </w:p>
    <w:p w14:paraId="3748514B" w14:textId="77777777" w:rsidR="00095E05" w:rsidRDefault="00095E05" w:rsidP="00D07BF8">
      <w:pPr>
        <w:spacing w:after="0" w:line="240" w:lineRule="auto"/>
        <w:jc w:val="thaiDistribute"/>
        <w:rPr>
          <w:rFonts w:ascii="Times New Roman" w:hAnsi="Times New Roman" w:cs="Times New Roman"/>
          <w:sz w:val="24"/>
          <w:szCs w:val="24"/>
        </w:rPr>
      </w:pPr>
    </w:p>
    <w:p w14:paraId="6C6389ED" w14:textId="77777777" w:rsidR="00095E05" w:rsidRDefault="00095E05" w:rsidP="00D07BF8">
      <w:pPr>
        <w:spacing w:after="0" w:line="240" w:lineRule="auto"/>
        <w:jc w:val="thaiDistribute"/>
        <w:rPr>
          <w:rFonts w:ascii="Times New Roman" w:hAnsi="Times New Roman" w:cs="Times New Roman"/>
          <w:sz w:val="24"/>
          <w:szCs w:val="24"/>
        </w:rPr>
      </w:pPr>
    </w:p>
    <w:p w14:paraId="41AF4794" w14:textId="77777777" w:rsidR="00095E05" w:rsidRDefault="00095E05" w:rsidP="00D07BF8">
      <w:pPr>
        <w:spacing w:after="0" w:line="240" w:lineRule="auto"/>
        <w:jc w:val="thaiDistribute"/>
        <w:rPr>
          <w:rFonts w:ascii="Times New Roman" w:hAnsi="Times New Roman" w:cs="Times New Roman"/>
          <w:sz w:val="24"/>
          <w:szCs w:val="24"/>
        </w:rPr>
      </w:pPr>
    </w:p>
    <w:p w14:paraId="7C59C39E" w14:textId="77777777" w:rsidR="00095E05" w:rsidRDefault="00095E05" w:rsidP="00D07BF8">
      <w:pPr>
        <w:spacing w:after="0" w:line="240" w:lineRule="auto"/>
        <w:jc w:val="thaiDistribute"/>
        <w:rPr>
          <w:rFonts w:ascii="Times New Roman" w:hAnsi="Times New Roman" w:cs="Times New Roman"/>
          <w:sz w:val="24"/>
          <w:szCs w:val="24"/>
        </w:rPr>
      </w:pPr>
    </w:p>
    <w:p w14:paraId="1AB26FD9" w14:textId="77777777" w:rsidR="00095E05" w:rsidRDefault="00095E05" w:rsidP="00D07BF8">
      <w:pPr>
        <w:spacing w:after="0" w:line="240" w:lineRule="auto"/>
        <w:jc w:val="thaiDistribute"/>
        <w:rPr>
          <w:rFonts w:ascii="Times New Roman" w:hAnsi="Times New Roman" w:cs="Times New Roman"/>
          <w:sz w:val="24"/>
          <w:szCs w:val="24"/>
        </w:rPr>
      </w:pPr>
    </w:p>
    <w:p w14:paraId="4A799D97" w14:textId="77777777" w:rsidR="00095E05" w:rsidRDefault="00095E05" w:rsidP="00D07BF8">
      <w:pPr>
        <w:spacing w:after="0" w:line="240" w:lineRule="auto"/>
        <w:jc w:val="thaiDistribute"/>
        <w:rPr>
          <w:rFonts w:ascii="Times New Roman" w:hAnsi="Times New Roman" w:cs="Times New Roman"/>
          <w:sz w:val="24"/>
          <w:szCs w:val="24"/>
        </w:rPr>
      </w:pPr>
    </w:p>
    <w:p w14:paraId="369F87D1" w14:textId="77777777" w:rsidR="00095E05" w:rsidRDefault="00095E05" w:rsidP="00D07BF8">
      <w:pPr>
        <w:spacing w:after="0" w:line="240" w:lineRule="auto"/>
        <w:jc w:val="thaiDistribute"/>
        <w:rPr>
          <w:rFonts w:ascii="Times New Roman" w:hAnsi="Times New Roman" w:cs="Times New Roman"/>
          <w:sz w:val="24"/>
          <w:szCs w:val="24"/>
        </w:rPr>
      </w:pPr>
    </w:p>
    <w:p w14:paraId="5DFE01A9" w14:textId="77777777" w:rsidR="003775CA" w:rsidRDefault="003775CA" w:rsidP="00D07BF8">
      <w:pPr>
        <w:spacing w:after="0" w:line="240" w:lineRule="auto"/>
        <w:jc w:val="thaiDistribute"/>
        <w:rPr>
          <w:rFonts w:ascii="Times New Roman" w:hAnsi="Times New Roman" w:cs="Times New Roman"/>
          <w:sz w:val="24"/>
          <w:szCs w:val="24"/>
        </w:rPr>
      </w:pPr>
    </w:p>
    <w:p w14:paraId="74929073" w14:textId="77777777" w:rsidR="003775CA" w:rsidRDefault="003775CA" w:rsidP="00D07BF8">
      <w:pPr>
        <w:spacing w:after="0" w:line="240" w:lineRule="auto"/>
        <w:jc w:val="thaiDistribute"/>
        <w:rPr>
          <w:rFonts w:ascii="Times New Roman" w:hAnsi="Times New Roman" w:cs="Times New Roman"/>
          <w:sz w:val="24"/>
          <w:szCs w:val="24"/>
        </w:rPr>
      </w:pPr>
    </w:p>
    <w:p w14:paraId="35BC86BC" w14:textId="77777777" w:rsidR="003775CA" w:rsidRDefault="003775CA" w:rsidP="00D07BF8">
      <w:pPr>
        <w:spacing w:after="0" w:line="240" w:lineRule="auto"/>
        <w:jc w:val="thaiDistribute"/>
        <w:rPr>
          <w:rFonts w:ascii="Times New Roman" w:hAnsi="Times New Roman" w:cs="Times New Roman"/>
          <w:sz w:val="24"/>
          <w:szCs w:val="24"/>
        </w:rPr>
      </w:pPr>
    </w:p>
    <w:p w14:paraId="1C89B6FC" w14:textId="77777777" w:rsidR="003775CA" w:rsidRDefault="003775CA" w:rsidP="00D07BF8">
      <w:pPr>
        <w:spacing w:after="0" w:line="240" w:lineRule="auto"/>
        <w:jc w:val="thaiDistribute"/>
        <w:rPr>
          <w:rFonts w:ascii="Times New Roman" w:hAnsi="Times New Roman" w:cs="Times New Roman"/>
          <w:sz w:val="24"/>
          <w:szCs w:val="24"/>
        </w:rPr>
      </w:pPr>
    </w:p>
    <w:p w14:paraId="6A3DAF78" w14:textId="77777777" w:rsidR="003775CA" w:rsidRDefault="003775CA" w:rsidP="00D07BF8">
      <w:pPr>
        <w:spacing w:after="0" w:line="240" w:lineRule="auto"/>
        <w:jc w:val="thaiDistribute"/>
        <w:rPr>
          <w:rFonts w:ascii="Times New Roman" w:hAnsi="Times New Roman" w:cs="Times New Roman"/>
          <w:sz w:val="24"/>
          <w:szCs w:val="24"/>
        </w:rPr>
      </w:pPr>
    </w:p>
    <w:p w14:paraId="5B818B33" w14:textId="77777777" w:rsidR="003775CA" w:rsidRDefault="003775CA" w:rsidP="00D07BF8">
      <w:pPr>
        <w:spacing w:after="0" w:line="240" w:lineRule="auto"/>
        <w:jc w:val="thaiDistribute"/>
        <w:rPr>
          <w:rFonts w:ascii="Times New Roman" w:hAnsi="Times New Roman" w:cs="Times New Roman"/>
          <w:sz w:val="24"/>
          <w:szCs w:val="24"/>
        </w:rPr>
      </w:pPr>
    </w:p>
    <w:p w14:paraId="13C5FFFE" w14:textId="77777777" w:rsidR="003775CA" w:rsidRDefault="003775CA" w:rsidP="00D07BF8">
      <w:pPr>
        <w:spacing w:after="0" w:line="240" w:lineRule="auto"/>
        <w:jc w:val="thaiDistribute"/>
        <w:rPr>
          <w:rFonts w:ascii="Times New Roman" w:hAnsi="Times New Roman" w:cs="Times New Roman"/>
          <w:sz w:val="24"/>
          <w:szCs w:val="24"/>
        </w:rPr>
      </w:pPr>
    </w:p>
    <w:p w14:paraId="2DFA6C4C" w14:textId="77777777" w:rsidR="003775CA" w:rsidRDefault="003775CA" w:rsidP="00D07BF8">
      <w:pPr>
        <w:spacing w:after="0" w:line="240" w:lineRule="auto"/>
        <w:jc w:val="thaiDistribute"/>
        <w:rPr>
          <w:rFonts w:ascii="Times New Roman" w:hAnsi="Times New Roman" w:cs="Times New Roman"/>
          <w:sz w:val="24"/>
          <w:szCs w:val="24"/>
        </w:rPr>
      </w:pPr>
    </w:p>
    <w:p w14:paraId="7B195BD9" w14:textId="77777777" w:rsidR="003775CA" w:rsidRDefault="003775CA" w:rsidP="00D07BF8">
      <w:pPr>
        <w:spacing w:after="0" w:line="240" w:lineRule="auto"/>
        <w:jc w:val="thaiDistribute"/>
        <w:rPr>
          <w:rFonts w:ascii="Times New Roman" w:hAnsi="Times New Roman" w:cs="Times New Roman"/>
          <w:sz w:val="24"/>
          <w:szCs w:val="24"/>
        </w:rPr>
      </w:pPr>
    </w:p>
    <w:p w14:paraId="16E59589" w14:textId="77777777" w:rsidR="003775CA" w:rsidRDefault="003775CA" w:rsidP="00D07BF8">
      <w:pPr>
        <w:spacing w:after="0" w:line="240" w:lineRule="auto"/>
        <w:jc w:val="thaiDistribute"/>
        <w:rPr>
          <w:rFonts w:ascii="Times New Roman" w:hAnsi="Times New Roman" w:cs="Times New Roman"/>
          <w:sz w:val="24"/>
          <w:szCs w:val="24"/>
        </w:rPr>
      </w:pPr>
    </w:p>
    <w:p w14:paraId="00A66C6F" w14:textId="77777777" w:rsidR="003775CA" w:rsidRDefault="003775CA" w:rsidP="00D07BF8">
      <w:pPr>
        <w:spacing w:after="0" w:line="240" w:lineRule="auto"/>
        <w:jc w:val="thaiDistribute"/>
        <w:rPr>
          <w:rFonts w:ascii="Times New Roman" w:hAnsi="Times New Roman" w:cs="Times New Roman"/>
          <w:sz w:val="24"/>
          <w:szCs w:val="24"/>
        </w:rPr>
      </w:pPr>
    </w:p>
    <w:p w14:paraId="212A2E3A" w14:textId="77777777" w:rsidR="00095E05" w:rsidRDefault="00095E05" w:rsidP="00D07BF8">
      <w:pPr>
        <w:spacing w:after="0" w:line="240" w:lineRule="auto"/>
        <w:jc w:val="thaiDistribute"/>
        <w:rPr>
          <w:rFonts w:ascii="Times New Roman" w:hAnsi="Times New Roman" w:cs="Times New Roman"/>
          <w:sz w:val="24"/>
          <w:szCs w:val="24"/>
        </w:rPr>
      </w:pPr>
    </w:p>
    <w:p w14:paraId="6A3C1D9E" w14:textId="5156CD1F" w:rsidR="00095E05" w:rsidRDefault="00095E05" w:rsidP="00D07BF8">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AC-08.1 </w:t>
      </w:r>
      <w:r w:rsidRPr="001B0CD8">
        <w:rPr>
          <w:rFonts w:ascii="Times New Roman" w:hAnsi="Times New Roman" w:cs="Times New Roman"/>
          <w:b/>
          <w:bCs/>
          <w:sz w:val="29"/>
          <w:szCs w:val="29"/>
        </w:rPr>
        <w:t>Administrator can create a semester.</w:t>
      </w:r>
    </w:p>
    <w:p w14:paraId="0A080FC8" w14:textId="77777777" w:rsidR="00095E05" w:rsidRDefault="00095E05" w:rsidP="00D07BF8">
      <w:pPr>
        <w:spacing w:after="0" w:line="240" w:lineRule="auto"/>
        <w:jc w:val="thaiDistribute"/>
        <w:rPr>
          <w:rFonts w:ascii="Times New Roman" w:hAnsi="Times New Roman" w:cs="Times New Roman"/>
          <w:b/>
          <w:bCs/>
          <w:sz w:val="29"/>
          <w:szCs w:val="29"/>
        </w:rPr>
      </w:pPr>
    </w:p>
    <w:p w14:paraId="7252263F" w14:textId="061D7AE9" w:rsidR="00095E05" w:rsidRDefault="00095E05" w:rsidP="00D07BF8">
      <w:pPr>
        <w:spacing w:after="0" w:line="240" w:lineRule="auto"/>
        <w:jc w:val="thaiDistribute"/>
        <w:rPr>
          <w:rFonts w:ascii="Times New Roman" w:hAnsi="Times New Roman" w:cs="Times New Roman"/>
          <w:b/>
          <w:bCs/>
          <w:sz w:val="29"/>
          <w:szCs w:val="29"/>
        </w:rPr>
      </w:pPr>
      <w:del w:id="154" w:author="KKD Windows Se7en V1" w:date="2014-07-25T00:30:00Z">
        <w:r w:rsidRPr="00D07BF8" w:rsidDel="009E3635">
          <w:rPr>
            <w:rFonts w:ascii="Times New Roman" w:hAnsi="Times New Roman" w:cs="Times New Roman"/>
            <w:b/>
            <w:bCs/>
            <w:noProof/>
            <w:sz w:val="29"/>
            <w:szCs w:val="29"/>
            <w:rPrChange w:id="155" w:author="Unknown">
              <w:rPr>
                <w:noProof/>
              </w:rPr>
            </w:rPrChange>
          </w:rPr>
          <w:drawing>
            <wp:anchor distT="0" distB="0" distL="114300" distR="114300" simplePos="0" relativeHeight="251679744" behindDoc="1" locked="0" layoutInCell="1" allowOverlap="1" wp14:anchorId="265AE26A" wp14:editId="3400E6FB">
              <wp:simplePos x="0" y="0"/>
              <wp:positionH relativeFrom="column">
                <wp:posOffset>0</wp:posOffset>
              </wp:positionH>
              <wp:positionV relativeFrom="paragraph">
                <wp:posOffset>-4445</wp:posOffset>
              </wp:positionV>
              <wp:extent cx="5731510" cy="4764405"/>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0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764405"/>
                      </a:xfrm>
                      <a:prstGeom prst="rect">
                        <a:avLst/>
                      </a:prstGeom>
                    </pic:spPr>
                  </pic:pic>
                </a:graphicData>
              </a:graphic>
              <wp14:sizeRelH relativeFrom="page">
                <wp14:pctWidth>0</wp14:pctWidth>
              </wp14:sizeRelH>
              <wp14:sizeRelV relativeFrom="page">
                <wp14:pctHeight>0</wp14:pctHeight>
              </wp14:sizeRelV>
            </wp:anchor>
          </w:drawing>
        </w:r>
      </w:del>
    </w:p>
    <w:p w14:paraId="549240BD" w14:textId="319A99EC" w:rsidR="00095E05" w:rsidRDefault="00273462" w:rsidP="00D07BF8">
      <w:pPr>
        <w:spacing w:after="0" w:line="240" w:lineRule="auto"/>
        <w:jc w:val="thaiDistribute"/>
        <w:rPr>
          <w:rFonts w:ascii="Times New Roman" w:hAnsi="Times New Roman" w:cs="Times New Roman"/>
          <w:b/>
          <w:bCs/>
          <w:sz w:val="29"/>
          <w:szCs w:val="29"/>
        </w:rPr>
      </w:pPr>
      <w:ins w:id="156" w:author="KKD Windows Se7en V1" w:date="2014-07-25T00:39:00Z">
        <w:r>
          <w:rPr>
            <w:rFonts w:ascii="Times New Roman" w:hAnsi="Times New Roman" w:cs="Times New Roman"/>
            <w:b/>
            <w:bCs/>
            <w:noProof/>
            <w:sz w:val="29"/>
            <w:szCs w:val="29"/>
            <w:rPrChange w:id="157" w:author="Unknown">
              <w:rPr>
                <w:noProof/>
              </w:rPr>
            </w:rPrChange>
          </w:rPr>
          <w:drawing>
            <wp:anchor distT="0" distB="0" distL="114300" distR="114300" simplePos="0" relativeHeight="251736064" behindDoc="1" locked="0" layoutInCell="1" allowOverlap="1" wp14:anchorId="49FA256A" wp14:editId="7E7E227D">
              <wp:simplePos x="0" y="0"/>
              <wp:positionH relativeFrom="column">
                <wp:posOffset>1685925</wp:posOffset>
              </wp:positionH>
              <wp:positionV relativeFrom="paragraph">
                <wp:posOffset>12700</wp:posOffset>
              </wp:positionV>
              <wp:extent cx="2476500" cy="431482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8.png"/>
                      <pic:cNvPicPr/>
                    </pic:nvPicPr>
                    <pic:blipFill>
                      <a:blip r:embed="rId39">
                        <a:extLst>
                          <a:ext uri="{28A0092B-C50C-407E-A947-70E740481C1C}">
                            <a14:useLocalDpi xmlns:a14="http://schemas.microsoft.com/office/drawing/2010/main" val="0"/>
                          </a:ext>
                        </a:extLst>
                      </a:blip>
                      <a:stretch>
                        <a:fillRect/>
                      </a:stretch>
                    </pic:blipFill>
                    <pic:spPr>
                      <a:xfrm>
                        <a:off x="0" y="0"/>
                        <a:ext cx="2476500" cy="4314825"/>
                      </a:xfrm>
                      <a:prstGeom prst="rect">
                        <a:avLst/>
                      </a:prstGeom>
                    </pic:spPr>
                  </pic:pic>
                </a:graphicData>
              </a:graphic>
              <wp14:sizeRelH relativeFrom="page">
                <wp14:pctWidth>0</wp14:pctWidth>
              </wp14:sizeRelH>
              <wp14:sizeRelV relativeFrom="page">
                <wp14:pctHeight>0</wp14:pctHeight>
              </wp14:sizeRelV>
            </wp:anchor>
          </w:drawing>
        </w:r>
      </w:ins>
    </w:p>
    <w:p w14:paraId="09CA6443" w14:textId="77777777" w:rsidR="00095E05" w:rsidRDefault="00095E05" w:rsidP="00D07BF8">
      <w:pPr>
        <w:spacing w:after="0" w:line="240" w:lineRule="auto"/>
        <w:jc w:val="thaiDistribute"/>
        <w:rPr>
          <w:rFonts w:ascii="Times New Roman" w:hAnsi="Times New Roman" w:cs="Times New Roman"/>
          <w:b/>
          <w:bCs/>
          <w:sz w:val="29"/>
          <w:szCs w:val="29"/>
        </w:rPr>
      </w:pPr>
    </w:p>
    <w:p w14:paraId="34750A66" w14:textId="77777777" w:rsidR="00095E05" w:rsidRDefault="00095E05" w:rsidP="00D07BF8">
      <w:pPr>
        <w:spacing w:after="0" w:line="240" w:lineRule="auto"/>
        <w:jc w:val="thaiDistribute"/>
        <w:rPr>
          <w:rFonts w:ascii="Times New Roman" w:hAnsi="Times New Roman" w:cs="Times New Roman"/>
          <w:b/>
          <w:bCs/>
          <w:sz w:val="29"/>
          <w:szCs w:val="29"/>
        </w:rPr>
      </w:pPr>
    </w:p>
    <w:p w14:paraId="091CBD68" w14:textId="77777777" w:rsidR="00095E05" w:rsidRDefault="00095E05" w:rsidP="00D07BF8">
      <w:pPr>
        <w:spacing w:after="0" w:line="240" w:lineRule="auto"/>
        <w:jc w:val="thaiDistribute"/>
        <w:rPr>
          <w:rFonts w:ascii="Times New Roman" w:hAnsi="Times New Roman" w:cs="Times New Roman"/>
          <w:b/>
          <w:bCs/>
          <w:sz w:val="29"/>
          <w:szCs w:val="29"/>
        </w:rPr>
      </w:pPr>
    </w:p>
    <w:p w14:paraId="2E9AE3CC" w14:textId="77777777" w:rsidR="00095E05" w:rsidRDefault="00095E05" w:rsidP="00D07BF8">
      <w:pPr>
        <w:spacing w:after="0" w:line="240" w:lineRule="auto"/>
        <w:jc w:val="thaiDistribute"/>
        <w:rPr>
          <w:rFonts w:ascii="Times New Roman" w:hAnsi="Times New Roman" w:cs="Times New Roman"/>
          <w:b/>
          <w:bCs/>
          <w:sz w:val="29"/>
          <w:szCs w:val="29"/>
        </w:rPr>
      </w:pPr>
    </w:p>
    <w:p w14:paraId="0721D89D" w14:textId="77777777" w:rsidR="00095E05" w:rsidRDefault="00095E05" w:rsidP="00D07BF8">
      <w:pPr>
        <w:spacing w:after="0" w:line="240" w:lineRule="auto"/>
        <w:jc w:val="thaiDistribute"/>
        <w:rPr>
          <w:rFonts w:ascii="Times New Roman" w:hAnsi="Times New Roman" w:cs="Times New Roman"/>
          <w:b/>
          <w:bCs/>
          <w:sz w:val="29"/>
          <w:szCs w:val="29"/>
        </w:rPr>
      </w:pPr>
    </w:p>
    <w:p w14:paraId="387FA7CC" w14:textId="77777777" w:rsidR="00095E05" w:rsidRDefault="00095E05" w:rsidP="00D07BF8">
      <w:pPr>
        <w:spacing w:after="0" w:line="240" w:lineRule="auto"/>
        <w:jc w:val="thaiDistribute"/>
        <w:rPr>
          <w:rFonts w:ascii="Times New Roman" w:hAnsi="Times New Roman" w:cs="Times New Roman"/>
          <w:b/>
          <w:bCs/>
          <w:sz w:val="29"/>
          <w:szCs w:val="29"/>
        </w:rPr>
      </w:pPr>
    </w:p>
    <w:p w14:paraId="14550FC2" w14:textId="77777777" w:rsidR="00095E05" w:rsidRDefault="00095E05" w:rsidP="00D07BF8">
      <w:pPr>
        <w:spacing w:after="0" w:line="240" w:lineRule="auto"/>
        <w:jc w:val="thaiDistribute"/>
        <w:rPr>
          <w:rFonts w:ascii="Times New Roman" w:hAnsi="Times New Roman" w:cs="Times New Roman"/>
          <w:b/>
          <w:bCs/>
          <w:sz w:val="29"/>
          <w:szCs w:val="29"/>
        </w:rPr>
      </w:pPr>
    </w:p>
    <w:p w14:paraId="1E4A465E" w14:textId="77777777" w:rsidR="00095E05" w:rsidRPr="00D07BF8" w:rsidRDefault="00095E05" w:rsidP="00D07BF8">
      <w:pPr>
        <w:spacing w:after="0" w:line="240" w:lineRule="auto"/>
        <w:jc w:val="thaiDistribute"/>
        <w:rPr>
          <w:rFonts w:ascii="Times New Roman" w:hAnsi="Times New Roman" w:cs="Times New Roman"/>
          <w:b/>
          <w:bCs/>
          <w:sz w:val="29"/>
          <w:szCs w:val="29"/>
        </w:rPr>
      </w:pPr>
    </w:p>
    <w:p w14:paraId="48E3350B" w14:textId="77777777" w:rsidR="00E74F27" w:rsidRPr="002B19FA" w:rsidRDefault="00E74F27" w:rsidP="00E74F27">
      <w:pPr>
        <w:pStyle w:val="ListParagraph"/>
        <w:spacing w:after="0" w:line="240" w:lineRule="auto"/>
        <w:ind w:left="1440"/>
        <w:jc w:val="thaiDistribute"/>
        <w:rPr>
          <w:rFonts w:ascii="Times New Roman" w:hAnsi="Times New Roman" w:cs="Times New Roman"/>
          <w:sz w:val="24"/>
          <w:szCs w:val="24"/>
        </w:rPr>
      </w:pPr>
    </w:p>
    <w:p w14:paraId="1EE43B3A" w14:textId="77777777" w:rsidR="00095E05" w:rsidRDefault="00095E05" w:rsidP="00E74F27">
      <w:pPr>
        <w:spacing w:before="240" w:after="0" w:line="240" w:lineRule="auto"/>
        <w:rPr>
          <w:rFonts w:ascii="Times New Roman" w:hAnsi="Times New Roman" w:cs="Times New Roman"/>
          <w:b/>
          <w:sz w:val="29"/>
          <w:szCs w:val="29"/>
        </w:rPr>
      </w:pPr>
    </w:p>
    <w:p w14:paraId="34C0DA24" w14:textId="77777777" w:rsidR="00095E05" w:rsidRDefault="00095E05" w:rsidP="00E74F27">
      <w:pPr>
        <w:spacing w:before="240" w:after="0" w:line="240" w:lineRule="auto"/>
        <w:rPr>
          <w:rFonts w:ascii="Times New Roman" w:hAnsi="Times New Roman" w:cs="Times New Roman"/>
          <w:b/>
          <w:sz w:val="29"/>
          <w:szCs w:val="29"/>
        </w:rPr>
      </w:pPr>
    </w:p>
    <w:p w14:paraId="657D6826" w14:textId="77777777" w:rsidR="00095E05" w:rsidRDefault="00095E05" w:rsidP="00E74F27">
      <w:pPr>
        <w:spacing w:before="240" w:after="0" w:line="240" w:lineRule="auto"/>
        <w:rPr>
          <w:rFonts w:ascii="Times New Roman" w:hAnsi="Times New Roman" w:cs="Times New Roman"/>
          <w:b/>
          <w:sz w:val="29"/>
          <w:szCs w:val="29"/>
        </w:rPr>
      </w:pPr>
    </w:p>
    <w:p w14:paraId="1711682D" w14:textId="77777777" w:rsidR="00095E05" w:rsidRDefault="00095E05" w:rsidP="00E74F27">
      <w:pPr>
        <w:spacing w:before="240" w:after="0" w:line="240" w:lineRule="auto"/>
        <w:rPr>
          <w:rFonts w:ascii="Times New Roman" w:hAnsi="Times New Roman" w:cs="Times New Roman"/>
          <w:b/>
          <w:sz w:val="29"/>
          <w:szCs w:val="29"/>
        </w:rPr>
      </w:pPr>
    </w:p>
    <w:p w14:paraId="11D64F2E" w14:textId="77777777" w:rsidR="00095E05" w:rsidRDefault="00095E05" w:rsidP="00E74F27">
      <w:pPr>
        <w:spacing w:before="240" w:after="0" w:line="240" w:lineRule="auto"/>
        <w:rPr>
          <w:rFonts w:ascii="Times New Roman" w:hAnsi="Times New Roman" w:cs="Times New Roman"/>
          <w:b/>
          <w:sz w:val="29"/>
          <w:szCs w:val="29"/>
        </w:rPr>
      </w:pPr>
    </w:p>
    <w:p w14:paraId="65A86077" w14:textId="77777777" w:rsidR="00095E05" w:rsidRDefault="00095E05" w:rsidP="00E74F27">
      <w:pPr>
        <w:spacing w:before="240" w:after="0" w:line="240" w:lineRule="auto"/>
        <w:rPr>
          <w:rFonts w:ascii="Times New Roman" w:hAnsi="Times New Roman" w:cs="Times New Roman"/>
          <w:b/>
          <w:sz w:val="29"/>
          <w:szCs w:val="29"/>
        </w:rPr>
      </w:pPr>
    </w:p>
    <w:p w14:paraId="07899D62" w14:textId="77777777" w:rsidR="00095E05" w:rsidRDefault="00095E05" w:rsidP="00E74F27">
      <w:pPr>
        <w:spacing w:before="240" w:after="0" w:line="240" w:lineRule="auto"/>
        <w:rPr>
          <w:rFonts w:ascii="Times New Roman" w:hAnsi="Times New Roman" w:cs="Times New Roman"/>
          <w:b/>
          <w:sz w:val="29"/>
          <w:szCs w:val="29"/>
        </w:rPr>
      </w:pPr>
    </w:p>
    <w:p w14:paraId="0B9A92A1" w14:textId="77777777" w:rsidR="003775CA" w:rsidRDefault="003775CA" w:rsidP="00E74F27">
      <w:pPr>
        <w:spacing w:before="240" w:after="0" w:line="240" w:lineRule="auto"/>
        <w:rPr>
          <w:rFonts w:ascii="Times New Roman" w:hAnsi="Times New Roman" w:cs="Times New Roman"/>
          <w:b/>
          <w:sz w:val="29"/>
          <w:szCs w:val="29"/>
        </w:rPr>
      </w:pPr>
    </w:p>
    <w:p w14:paraId="4F76C7CE" w14:textId="043EBA39" w:rsidR="00E74F27" w:rsidRPr="0059120E" w:rsidRDefault="00E74F27" w:rsidP="00E74F27">
      <w:pPr>
        <w:spacing w:before="240" w:after="0" w:line="240" w:lineRule="auto"/>
        <w:rPr>
          <w:rFonts w:ascii="Times New Roman" w:hAnsi="Times New Roman" w:cs="Times New Roman"/>
          <w:b/>
          <w:sz w:val="29"/>
          <w:szCs w:val="29"/>
        </w:rPr>
      </w:pPr>
      <w:r w:rsidRPr="0059120E">
        <w:rPr>
          <w:rFonts w:ascii="Times New Roman" w:hAnsi="Times New Roman" w:cs="Times New Roman"/>
          <w:b/>
          <w:sz w:val="29"/>
          <w:szCs w:val="29"/>
        </w:rPr>
        <w:t xml:space="preserve">System Requirement </w:t>
      </w:r>
      <w:r w:rsidR="007D2B58">
        <w:rPr>
          <w:rFonts w:ascii="Times New Roman" w:hAnsi="Times New Roman" w:cs="Times New Roman"/>
          <w:b/>
          <w:sz w:val="29"/>
          <w:szCs w:val="29"/>
        </w:rPr>
        <w:t>Specification of URS8</w:t>
      </w:r>
      <w:r>
        <w:rPr>
          <w:rFonts w:ascii="Times New Roman" w:hAnsi="Times New Roman" w:cs="Times New Roman"/>
          <w:b/>
          <w:sz w:val="29"/>
          <w:szCs w:val="29"/>
        </w:rPr>
        <w:t>.1</w:t>
      </w:r>
    </w:p>
    <w:p w14:paraId="1AAE80DA" w14:textId="3E9EBCF0" w:rsidR="0016066B" w:rsidRPr="00E74F27" w:rsidRDefault="0016066B" w:rsidP="0016066B">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00F1735E">
        <w:rPr>
          <w:rFonts w:ascii="Times New Roman" w:hAnsi="Times New Roman" w:cs="Times New Roman"/>
          <w:sz w:val="24"/>
          <w:szCs w:val="24"/>
        </w:rPr>
        <w:t>redirect to</w:t>
      </w:r>
      <w:r>
        <w:rPr>
          <w:rFonts w:ascii="Times New Roman" w:hAnsi="Times New Roman" w:cs="Times New Roman"/>
          <w:sz w:val="24"/>
          <w:szCs w:val="24"/>
        </w:rPr>
        <w:t xml:space="preserve"> the Semester main page interface</w:t>
      </w:r>
      <w:r w:rsidRPr="00E74F27">
        <w:rPr>
          <w:rFonts w:ascii="Times New Roman" w:hAnsi="Times New Roman" w:cs="Times New Roman"/>
          <w:sz w:val="24"/>
          <w:szCs w:val="24"/>
        </w:rPr>
        <w:t>.</w:t>
      </w:r>
    </w:p>
    <w:p w14:paraId="3391F813" w14:textId="03CF2F3C" w:rsidR="0016066B" w:rsidRPr="00E74F27" w:rsidRDefault="0016066B" w:rsidP="0016066B">
      <w:pPr>
        <w:spacing w:after="0" w:line="240" w:lineRule="auto"/>
        <w:ind w:left="1530" w:hanging="1170"/>
        <w:rPr>
          <w:rFonts w:ascii="Times New Roman" w:hAnsi="Times New Roman" w:cs="Times New Roman"/>
          <w:color w:val="000000" w:themeColor="text1"/>
          <w:sz w:val="24"/>
          <w:szCs w:val="24"/>
        </w:rPr>
      </w:pPr>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color w:val="000000" w:themeColor="text1"/>
          <w:sz w:val="24"/>
          <w:szCs w:val="24"/>
        </w:rPr>
        <w:t>.</w:t>
      </w:r>
    </w:p>
    <w:p w14:paraId="01E6B252" w14:textId="77777777" w:rsidR="0016066B" w:rsidRPr="00E74F27"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p>
    <w:p w14:paraId="0A5396DC" w14:textId="14AB6BAC" w:rsidR="0016066B"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p>
    <w:p w14:paraId="43CF29B3" w14:textId="0F4E5943" w:rsidR="0016066B"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p>
    <w:p w14:paraId="7D7F9633" w14:textId="4BC32685" w:rsidR="0016066B" w:rsidRPr="00E74F27" w:rsidRDefault="0016066B" w:rsidP="0016066B">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p>
    <w:p w14:paraId="6D441AC1" w14:textId="77777777" w:rsidR="009B2F3A" w:rsidRPr="00E74F27" w:rsidRDefault="009B2F3A" w:rsidP="009B2F3A">
      <w:pPr>
        <w:spacing w:after="0" w:line="240" w:lineRule="auto"/>
        <w:ind w:left="720"/>
        <w:rPr>
          <w:rFonts w:ascii="Times New Roman" w:hAnsi="Times New Roman" w:cs="Times New Roman"/>
          <w:sz w:val="24"/>
          <w:szCs w:val="24"/>
        </w:rPr>
      </w:pPr>
    </w:p>
    <w:p w14:paraId="6C64AD9B" w14:textId="77777777" w:rsidR="00E74F27" w:rsidRDefault="00E74F27" w:rsidP="00E74F27">
      <w:pPr>
        <w:pStyle w:val="ListParagraph"/>
        <w:ind w:left="1260"/>
      </w:pPr>
    </w:p>
    <w:p w14:paraId="22DD228D" w14:textId="77777777" w:rsidR="00095E05" w:rsidRDefault="00095E05" w:rsidP="00E74F27">
      <w:pPr>
        <w:pStyle w:val="ListParagraph"/>
        <w:ind w:left="1260"/>
      </w:pPr>
    </w:p>
    <w:p w14:paraId="1883524B" w14:textId="77777777" w:rsidR="00095E05" w:rsidRDefault="00095E05" w:rsidP="00E74F27">
      <w:pPr>
        <w:pStyle w:val="ListParagraph"/>
        <w:ind w:left="1260"/>
      </w:pPr>
    </w:p>
    <w:p w14:paraId="00F8BD46" w14:textId="77777777" w:rsidR="00095E05" w:rsidRDefault="00095E05" w:rsidP="00E74F27">
      <w:pPr>
        <w:pStyle w:val="ListParagraph"/>
        <w:ind w:left="1260"/>
      </w:pPr>
    </w:p>
    <w:p w14:paraId="09D81AEA" w14:textId="1612504D"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4.9</w:t>
      </w:r>
      <w:r w:rsidR="0042396D" w:rsidRPr="008E76FF">
        <w:rPr>
          <w:rFonts w:ascii="Times New Roman" w:hAnsi="Times New Roman" w:cs="Times New Roman"/>
          <w:b/>
          <w:bCs/>
          <w:color w:val="000000" w:themeColor="text1"/>
          <w:sz w:val="36"/>
          <w:szCs w:val="36"/>
        </w:rPr>
        <w:t xml:space="preserve"> Administrator can edit a semester.</w:t>
      </w:r>
      <w:r w:rsidR="008E76FF" w:rsidRPr="008E76FF">
        <w:rPr>
          <w:rFonts w:ascii="Times New Roman" w:hAnsi="Times New Roman" w:cs="Times New Roman"/>
          <w:b/>
          <w:bCs/>
          <w:color w:val="000000" w:themeColor="text1"/>
          <w:sz w:val="36"/>
          <w:szCs w:val="36"/>
        </w:rPr>
        <w:t xml:space="preserve"> </w:t>
      </w:r>
      <w:r w:rsidR="008E76FF">
        <w:rPr>
          <w:rFonts w:ascii="Times New Roman" w:hAnsi="Times New Roman" w:cs="Times New Roman"/>
          <w:b/>
          <w:bCs/>
          <w:color w:val="000000" w:themeColor="text1"/>
          <w:sz w:val="36"/>
          <w:szCs w:val="36"/>
        </w:rPr>
        <w:t>(UC 9.1)</w:t>
      </w:r>
    </w:p>
    <w:p w14:paraId="69A4967A" w14:textId="6A58FA45" w:rsidR="007D2B58" w:rsidRDefault="007D2B58" w:rsidP="007D2B58"/>
    <w:p w14:paraId="4721B082" w14:textId="7286236C" w:rsidR="007D2B58" w:rsidRDefault="009E3635" w:rsidP="007D2B58">
      <w:ins w:id="158" w:author="KKD Windows Se7en V1" w:date="2014-07-25T00:30:00Z">
        <w:r>
          <w:rPr>
            <w:noProof/>
          </w:rPr>
          <w:drawing>
            <wp:anchor distT="0" distB="0" distL="114300" distR="114300" simplePos="0" relativeHeight="251718656" behindDoc="1" locked="0" layoutInCell="1" allowOverlap="1" wp14:anchorId="3EC4E31C" wp14:editId="3411517E">
              <wp:simplePos x="0" y="0"/>
              <wp:positionH relativeFrom="margin">
                <wp:posOffset>1295400</wp:posOffset>
              </wp:positionH>
              <wp:positionV relativeFrom="paragraph">
                <wp:posOffset>11430</wp:posOffset>
              </wp:positionV>
              <wp:extent cx="3353542" cy="1913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3542" cy="1913890"/>
                      </a:xfrm>
                      <a:prstGeom prst="rect">
                        <a:avLst/>
                      </a:prstGeom>
                    </pic:spPr>
                  </pic:pic>
                </a:graphicData>
              </a:graphic>
              <wp14:sizeRelH relativeFrom="page">
                <wp14:pctWidth>0</wp14:pctWidth>
              </wp14:sizeRelH>
              <wp14:sizeRelV relativeFrom="page">
                <wp14:pctHeight>0</wp14:pctHeight>
              </wp14:sizeRelV>
            </wp:anchor>
          </w:drawing>
        </w:r>
      </w:ins>
    </w:p>
    <w:p w14:paraId="727D45F6" w14:textId="19F4E2C4" w:rsidR="007D2B58" w:rsidRDefault="007D2B58" w:rsidP="007D2B58"/>
    <w:p w14:paraId="4AF1ED4C" w14:textId="77777777" w:rsidR="007D2B58" w:rsidRDefault="007D2B58" w:rsidP="007D2B58"/>
    <w:p w14:paraId="6E1A74C9" w14:textId="77777777" w:rsidR="007D2B58" w:rsidRDefault="007D2B58" w:rsidP="007D2B58"/>
    <w:p w14:paraId="07FF2508" w14:textId="77777777" w:rsidR="007D2B58" w:rsidRDefault="007D2B58" w:rsidP="007D2B58"/>
    <w:p w14:paraId="1BA98BD5" w14:textId="77777777" w:rsidR="00095E05" w:rsidRDefault="00095E05" w:rsidP="007D2B58">
      <w:pPr>
        <w:rPr>
          <w:ins w:id="159" w:author="KKD Windows Se7en V1" w:date="2014-07-25T00:30:00Z"/>
        </w:rPr>
      </w:pPr>
    </w:p>
    <w:p w14:paraId="0119379A" w14:textId="77777777" w:rsidR="009E3635" w:rsidRDefault="009E3635" w:rsidP="007D2B58"/>
    <w:p w14:paraId="616D0E21" w14:textId="77777777" w:rsidR="007D2B58" w:rsidRPr="00354B18" w:rsidRDefault="007D2B58" w:rsidP="007D2B58">
      <w:pPr>
        <w:spacing w:after="0" w:line="240" w:lineRule="auto"/>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360"/>
        <w:gridCol w:w="2070"/>
        <w:gridCol w:w="2520"/>
        <w:gridCol w:w="2340"/>
      </w:tblGrid>
      <w:tr w:rsidR="007D2B58" w:rsidRPr="00354B18" w14:paraId="7B38511B" w14:textId="77777777" w:rsidTr="004D1A41">
        <w:tc>
          <w:tcPr>
            <w:tcW w:w="2088" w:type="dxa"/>
            <w:tcBorders>
              <w:top w:val="single" w:sz="12" w:space="0" w:color="auto"/>
              <w:bottom w:val="single" w:sz="6" w:space="0" w:color="auto"/>
            </w:tcBorders>
            <w:shd w:val="clear" w:color="auto" w:fill="F2F2F2"/>
          </w:tcPr>
          <w:p w14:paraId="2FC3FE14"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0CF702EF" w14:textId="56C64BEA" w:rsidR="007D2B58" w:rsidRPr="0059120E" w:rsidRDefault="007D2B58" w:rsidP="006D601A">
            <w:pPr>
              <w:pStyle w:val="Hints"/>
              <w:jc w:val="thaiDistribute"/>
              <w:rPr>
                <w:rFonts w:ascii="Times New Roman" w:hAnsi="Times New Roman"/>
                <w:color w:val="auto"/>
                <w:sz w:val="24"/>
                <w:szCs w:val="24"/>
              </w:rPr>
            </w:pPr>
            <w:r>
              <w:rPr>
                <w:rFonts w:ascii="Times New Roman" w:hAnsi="Times New Roman"/>
                <w:color w:val="auto"/>
                <w:sz w:val="24"/>
                <w:szCs w:val="24"/>
              </w:rPr>
              <w:t>UC 9.1</w:t>
            </w:r>
          </w:p>
        </w:tc>
      </w:tr>
      <w:tr w:rsidR="007D2B58" w:rsidRPr="00354B18" w14:paraId="603F1DDE" w14:textId="77777777" w:rsidTr="004D1A41">
        <w:tc>
          <w:tcPr>
            <w:tcW w:w="2088" w:type="dxa"/>
            <w:tcBorders>
              <w:top w:val="single" w:sz="6" w:space="0" w:color="auto"/>
              <w:bottom w:val="single" w:sz="6" w:space="0" w:color="auto"/>
            </w:tcBorders>
            <w:shd w:val="clear" w:color="auto" w:fill="F2F2F2"/>
          </w:tcPr>
          <w:p w14:paraId="3A8C612F"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67922F7"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bCs/>
                <w:color w:val="auto"/>
                <w:sz w:val="24"/>
                <w:szCs w:val="24"/>
              </w:rPr>
              <w:t>Administrator can edit a semester</w:t>
            </w:r>
          </w:p>
        </w:tc>
      </w:tr>
      <w:tr w:rsidR="007D2B58" w:rsidRPr="00354B18" w14:paraId="1776CE0B" w14:textId="77777777" w:rsidTr="004D1A41">
        <w:tc>
          <w:tcPr>
            <w:tcW w:w="2088" w:type="dxa"/>
            <w:tcBorders>
              <w:top w:val="single" w:sz="6" w:space="0" w:color="auto"/>
              <w:bottom w:val="single" w:sz="6" w:space="0" w:color="auto"/>
            </w:tcBorders>
            <w:shd w:val="clear" w:color="auto" w:fill="F2F2F2"/>
          </w:tcPr>
          <w:p w14:paraId="7069BA1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23141803" w14:textId="49965196"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520" w:type="dxa"/>
            <w:tcBorders>
              <w:top w:val="single" w:sz="6" w:space="0" w:color="auto"/>
              <w:bottom w:val="single" w:sz="6" w:space="0" w:color="auto"/>
            </w:tcBorders>
            <w:shd w:val="clear" w:color="auto" w:fill="F2F2F2"/>
          </w:tcPr>
          <w:p w14:paraId="54E9EC0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2D119B12" w14:textId="58E9BA34" w:rsidR="007D2B58" w:rsidRPr="0059120E" w:rsidRDefault="007D2B58" w:rsidP="006D601A">
            <w:pPr>
              <w:spacing w:after="0" w:line="240" w:lineRule="auto"/>
              <w:jc w:val="thaiDistribute"/>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D2B58" w:rsidRPr="00354B18" w14:paraId="4553C475" w14:textId="77777777" w:rsidTr="004D1A41">
        <w:tc>
          <w:tcPr>
            <w:tcW w:w="2088" w:type="dxa"/>
            <w:tcBorders>
              <w:top w:val="single" w:sz="6" w:space="0" w:color="auto"/>
              <w:bottom w:val="single" w:sz="6" w:space="0" w:color="auto"/>
            </w:tcBorders>
            <w:shd w:val="clear" w:color="auto" w:fill="F2F2F2"/>
          </w:tcPr>
          <w:p w14:paraId="43CB40EE"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6786C87E"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c>
          <w:tcPr>
            <w:tcW w:w="2520" w:type="dxa"/>
            <w:tcBorders>
              <w:top w:val="single" w:sz="6" w:space="0" w:color="auto"/>
              <w:bottom w:val="single" w:sz="6" w:space="0" w:color="auto"/>
            </w:tcBorders>
            <w:shd w:val="clear" w:color="auto" w:fill="F2F2F2"/>
          </w:tcPr>
          <w:p w14:paraId="38C68867"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336BB036"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r>
      <w:tr w:rsidR="007D2B58" w:rsidRPr="00354B18" w14:paraId="0C05CC6B" w14:textId="77777777" w:rsidTr="004D1A41">
        <w:tc>
          <w:tcPr>
            <w:tcW w:w="2448" w:type="dxa"/>
            <w:gridSpan w:val="2"/>
            <w:tcBorders>
              <w:top w:val="single" w:sz="6" w:space="0" w:color="auto"/>
            </w:tcBorders>
          </w:tcPr>
          <w:p w14:paraId="39A4A93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930" w:type="dxa"/>
            <w:gridSpan w:val="3"/>
            <w:tcBorders>
              <w:top w:val="single" w:sz="6" w:space="0" w:color="auto"/>
            </w:tcBorders>
          </w:tcPr>
          <w:p w14:paraId="7CFCDF0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Administrator</w:t>
            </w:r>
          </w:p>
        </w:tc>
      </w:tr>
      <w:tr w:rsidR="007D2B58" w:rsidRPr="00354B18" w14:paraId="53E40AC9" w14:textId="77777777" w:rsidTr="004D1A41">
        <w:tc>
          <w:tcPr>
            <w:tcW w:w="2448" w:type="dxa"/>
            <w:gridSpan w:val="2"/>
          </w:tcPr>
          <w:p w14:paraId="557FDE7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930" w:type="dxa"/>
            <w:gridSpan w:val="3"/>
          </w:tcPr>
          <w:p w14:paraId="25875567"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edit a semester on the web application. </w:t>
            </w:r>
          </w:p>
        </w:tc>
      </w:tr>
      <w:tr w:rsidR="007D2B58" w:rsidRPr="00354B18" w14:paraId="3DD809CD" w14:textId="77777777" w:rsidTr="004D1A41">
        <w:tc>
          <w:tcPr>
            <w:tcW w:w="2448" w:type="dxa"/>
            <w:gridSpan w:val="2"/>
          </w:tcPr>
          <w:p w14:paraId="6E7EADF6"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930" w:type="dxa"/>
            <w:gridSpan w:val="3"/>
          </w:tcPr>
          <w:p w14:paraId="0CE4BA9E" w14:textId="7D4B1358" w:rsidR="007D2B58" w:rsidRPr="0059120E" w:rsidRDefault="006D601A" w:rsidP="00D07BF8">
            <w:pPr>
              <w:spacing w:after="0" w:line="240" w:lineRule="auto"/>
              <w:jc w:val="thaiDistribute"/>
            </w:pPr>
            <w:r w:rsidRPr="006D601A">
              <w:rPr>
                <w:rFonts w:ascii="Times New Roman" w:hAnsi="Times New Roman" w:cs="Times New Roman"/>
                <w:sz w:val="24"/>
                <w:szCs w:val="24"/>
              </w:rPr>
              <w:t xml:space="preserve">Administrator </w:t>
            </w:r>
            <w:r>
              <w:rPr>
                <w:rFonts w:ascii="Times New Roman" w:hAnsi="Times New Roman" w:cs="Times New Roman"/>
                <w:sz w:val="24"/>
                <w:szCs w:val="24"/>
              </w:rPr>
              <w:t>enters</w:t>
            </w:r>
            <w:r w:rsidRPr="006D601A">
              <w:rPr>
                <w:rFonts w:ascii="Times New Roman" w:hAnsi="Times New Roman" w:cs="Times New Roman"/>
                <w:sz w:val="24"/>
                <w:szCs w:val="24"/>
              </w:rPr>
              <w:t xml:space="preserve"> edition semester academic year form.</w:t>
            </w:r>
          </w:p>
        </w:tc>
      </w:tr>
      <w:tr w:rsidR="007D2B58" w:rsidRPr="00354B18" w14:paraId="60FBD805" w14:textId="77777777" w:rsidTr="004D1A41">
        <w:trPr>
          <w:trHeight w:val="408"/>
        </w:trPr>
        <w:tc>
          <w:tcPr>
            <w:tcW w:w="2448" w:type="dxa"/>
            <w:gridSpan w:val="2"/>
          </w:tcPr>
          <w:p w14:paraId="23FCE57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930" w:type="dxa"/>
            <w:gridSpan w:val="3"/>
          </w:tcPr>
          <w:p w14:paraId="37FC314B" w14:textId="0CC771A4" w:rsidR="007D2B58" w:rsidRPr="0059120E" w:rsidRDefault="006D601A" w:rsidP="006D601A">
            <w:pPr>
              <w:pStyle w:val="Hints"/>
              <w:jc w:val="thaiDistribute"/>
              <w:rPr>
                <w:rFonts w:ascii="Times New Roman" w:hAnsi="Times New Roman"/>
                <w:b/>
                <w:color w:val="auto"/>
                <w:sz w:val="24"/>
                <w:szCs w:val="24"/>
              </w:rPr>
            </w:pPr>
            <w:r>
              <w:rPr>
                <w:rFonts w:ascii="Times New Roman" w:hAnsi="Times New Roman"/>
                <w:color w:val="auto"/>
                <w:sz w:val="24"/>
                <w:szCs w:val="24"/>
              </w:rPr>
              <w:t>Semester information should be in the system.</w:t>
            </w:r>
          </w:p>
        </w:tc>
      </w:tr>
      <w:tr w:rsidR="007D2B58" w:rsidRPr="00354B18" w14:paraId="786D6F62" w14:textId="77777777" w:rsidTr="004D1A41">
        <w:tc>
          <w:tcPr>
            <w:tcW w:w="2448" w:type="dxa"/>
            <w:gridSpan w:val="2"/>
          </w:tcPr>
          <w:p w14:paraId="389B267C"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930" w:type="dxa"/>
            <w:gridSpan w:val="3"/>
          </w:tcPr>
          <w:p w14:paraId="332047C0"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70B9AD95" w14:textId="77777777" w:rsidTr="004D1A41">
        <w:tc>
          <w:tcPr>
            <w:tcW w:w="2448" w:type="dxa"/>
            <w:gridSpan w:val="2"/>
          </w:tcPr>
          <w:p w14:paraId="1956EC4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930" w:type="dxa"/>
            <w:gridSpan w:val="3"/>
          </w:tcPr>
          <w:p w14:paraId="470FEA9B" w14:textId="73A89E80" w:rsidR="006D601A" w:rsidRPr="006D601A" w:rsidRDefault="006D601A"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1EB9E14B" w14:textId="78DE3E1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w:t>
            </w:r>
            <w:r w:rsidR="006D601A">
              <w:rPr>
                <w:rFonts w:ascii="Times New Roman" w:hAnsi="Times New Roman" w:cs="Times New Roman"/>
                <w:sz w:val="24"/>
                <w:szCs w:val="24"/>
              </w:rPr>
              <w:t>displays</w:t>
            </w:r>
            <w:r w:rsidRPr="0059120E">
              <w:rPr>
                <w:rFonts w:ascii="Times New Roman" w:hAnsi="Times New Roman" w:cs="Times New Roman"/>
                <w:sz w:val="24"/>
                <w:szCs w:val="24"/>
              </w:rPr>
              <w:t xml:space="preserve"> to the Edition semester page.</w:t>
            </w:r>
          </w:p>
          <w:p w14:paraId="5C04B97C"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C4CAF93"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64F878F6" w14:textId="2C9F6058"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validate</w:t>
            </w:r>
            <w:r w:rsidR="009E367A">
              <w:rPr>
                <w:rFonts w:ascii="Times New Roman" w:hAnsi="Times New Roman" w:cs="Times New Roman"/>
                <w:sz w:val="24"/>
                <w:szCs w:val="24"/>
              </w:rPr>
              <w:t>s</w:t>
            </w:r>
            <w:r w:rsidRPr="0059120E">
              <w:rPr>
                <w:rFonts w:ascii="Times New Roman" w:hAnsi="Times New Roman" w:cs="Times New Roman"/>
                <w:sz w:val="24"/>
                <w:szCs w:val="24"/>
              </w:rPr>
              <w:t xml:space="preserve"> semester academic year information from Administrator.</w:t>
            </w:r>
          </w:p>
          <w:p w14:paraId="1E4FA6AB" w14:textId="5D54A735" w:rsidR="006D601A" w:rsidRPr="006D601A"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01635D2A" w14:textId="77777777" w:rsidTr="004D1A41">
        <w:tc>
          <w:tcPr>
            <w:tcW w:w="2448" w:type="dxa"/>
            <w:gridSpan w:val="2"/>
          </w:tcPr>
          <w:p w14:paraId="5E0B91A8" w14:textId="793FD3DA"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930" w:type="dxa"/>
            <w:gridSpan w:val="3"/>
          </w:tcPr>
          <w:p w14:paraId="30993A6E" w14:textId="0F3C3500" w:rsidR="007D2B58" w:rsidRPr="00D07BF8" w:rsidRDefault="003775CA" w:rsidP="00146DFC">
            <w:r>
              <w:rPr>
                <w:rFonts w:ascii="Times New Roman" w:hAnsi="Times New Roman" w:cs="Times New Roman"/>
                <w:sz w:val="24"/>
                <w:szCs w:val="24"/>
              </w:rPr>
              <w:t>N/A</w:t>
            </w:r>
          </w:p>
        </w:tc>
      </w:tr>
      <w:tr w:rsidR="007D2B58" w:rsidRPr="00354B18" w14:paraId="5BD8F946" w14:textId="77777777" w:rsidTr="004D1A41">
        <w:tc>
          <w:tcPr>
            <w:tcW w:w="2448" w:type="dxa"/>
            <w:gridSpan w:val="2"/>
          </w:tcPr>
          <w:p w14:paraId="5BF9C782"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930" w:type="dxa"/>
            <w:gridSpan w:val="3"/>
          </w:tcPr>
          <w:p w14:paraId="7B532068" w14:textId="77777777" w:rsidR="003775CA" w:rsidRPr="0059120E" w:rsidRDefault="003775CA" w:rsidP="003775CA">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Pr="0059120E">
              <w:rPr>
                <w:rFonts w:ascii="Times New Roman" w:hAnsi="Times New Roman" w:cs="Times New Roman"/>
                <w:sz w:val="24"/>
                <w:szCs w:val="24"/>
              </w:rPr>
              <w:t>A. If Administrator input semester academic year in the wrong format, the system should provide the error message as followed:</w:t>
            </w:r>
          </w:p>
          <w:p w14:paraId="3F0F268C" w14:textId="77777777" w:rsidR="003775CA" w:rsidRPr="00D07BF8" w:rsidRDefault="003775CA" w:rsidP="003775CA">
            <w:pPr>
              <w:pStyle w:val="ListParagraph"/>
              <w:numPr>
                <w:ilvl w:val="1"/>
                <w:numId w:val="63"/>
              </w:numPr>
              <w:spacing w:after="0" w:line="240" w:lineRule="auto"/>
              <w:ind w:left="831" w:hanging="425"/>
              <w:rPr>
                <w:rFonts w:ascii="Times New Roman" w:hAnsi="Times New Roman" w:cs="Times New Roman"/>
                <w:sz w:val="24"/>
                <w:szCs w:val="24"/>
              </w:rPr>
            </w:pPr>
            <w:r w:rsidRPr="00D07BF8">
              <w:rPr>
                <w:rFonts w:ascii="Times New Roman" w:hAnsi="Times New Roman" w:cs="Times New Roman"/>
                <w:sz w:val="24"/>
                <w:szCs w:val="24"/>
              </w:rPr>
              <w:t>The wrong semester academic year format: The error message is “Semester academic year must be S/YYYY form, where S is a semester and YYYY is an academic year”</w:t>
            </w:r>
          </w:p>
          <w:p w14:paraId="1867A95C" w14:textId="13CA0C75" w:rsidR="007D2B58" w:rsidRPr="0059120E" w:rsidRDefault="003775CA" w:rsidP="003775CA">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p>
        </w:tc>
      </w:tr>
      <w:tr w:rsidR="007D2B58" w:rsidRPr="00354B18" w14:paraId="0F79145C" w14:textId="77777777" w:rsidTr="004D1A41">
        <w:tc>
          <w:tcPr>
            <w:tcW w:w="2448" w:type="dxa"/>
            <w:gridSpan w:val="2"/>
          </w:tcPr>
          <w:p w14:paraId="2DDFDDE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930" w:type="dxa"/>
            <w:gridSpan w:val="3"/>
          </w:tcPr>
          <w:p w14:paraId="004FC65A"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37B571F" w14:textId="77777777" w:rsidTr="004D1A41">
        <w:tc>
          <w:tcPr>
            <w:tcW w:w="2448" w:type="dxa"/>
            <w:gridSpan w:val="2"/>
          </w:tcPr>
          <w:p w14:paraId="330EC09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930" w:type="dxa"/>
            <w:gridSpan w:val="3"/>
          </w:tcPr>
          <w:p w14:paraId="57FF981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Often</w:t>
            </w:r>
          </w:p>
        </w:tc>
      </w:tr>
      <w:tr w:rsidR="007D2B58" w:rsidRPr="00354B18" w14:paraId="3034CB5E" w14:textId="77777777" w:rsidTr="004D1A41">
        <w:tc>
          <w:tcPr>
            <w:tcW w:w="2448" w:type="dxa"/>
            <w:gridSpan w:val="2"/>
          </w:tcPr>
          <w:p w14:paraId="2DC9F7C9"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930" w:type="dxa"/>
            <w:gridSpan w:val="3"/>
          </w:tcPr>
          <w:p w14:paraId="3833A459"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r w:rsidR="007D2B58" w:rsidRPr="00354B18" w14:paraId="7D5983FF" w14:textId="77777777" w:rsidTr="004D1A41">
        <w:tc>
          <w:tcPr>
            <w:tcW w:w="2448" w:type="dxa"/>
            <w:gridSpan w:val="2"/>
          </w:tcPr>
          <w:p w14:paraId="746A913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930" w:type="dxa"/>
            <w:gridSpan w:val="3"/>
          </w:tcPr>
          <w:p w14:paraId="3752C4ED"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bl>
    <w:p w14:paraId="09FEA622" w14:textId="77777777" w:rsidR="003775CA" w:rsidDel="009E3635" w:rsidRDefault="003775CA" w:rsidP="007D2B58">
      <w:pPr>
        <w:rPr>
          <w:del w:id="160" w:author="KKD Windows Se7en V1" w:date="2014-07-25T00:30:00Z"/>
          <w:rFonts w:ascii="Times New Roman" w:hAnsi="Times New Roman" w:cs="Times New Roman"/>
          <w:b/>
          <w:bCs/>
          <w:sz w:val="29"/>
          <w:szCs w:val="29"/>
        </w:rPr>
      </w:pPr>
    </w:p>
    <w:p w14:paraId="6E29CDE9" w14:textId="2721190D" w:rsidR="007D2B58" w:rsidRPr="001B0CD8" w:rsidRDefault="006D601A" w:rsidP="007D2B58">
      <w:pPr>
        <w:rPr>
          <w:rFonts w:ascii="Times New Roman" w:hAnsi="Times New Roman" w:cs="Times New Roman"/>
          <w:b/>
          <w:bCs/>
          <w:sz w:val="29"/>
          <w:szCs w:val="29"/>
        </w:rPr>
      </w:pPr>
      <w:r>
        <w:rPr>
          <w:rFonts w:ascii="Times New Roman" w:hAnsi="Times New Roman" w:cs="Times New Roman"/>
          <w:b/>
          <w:bCs/>
          <w:sz w:val="29"/>
          <w:szCs w:val="29"/>
        </w:rPr>
        <w:t>URS9</w:t>
      </w:r>
      <w:r w:rsidR="007D2B58">
        <w:rPr>
          <w:rFonts w:ascii="Times New Roman" w:hAnsi="Times New Roman" w:cs="Times New Roman"/>
          <w:b/>
          <w:bCs/>
          <w:sz w:val="29"/>
          <w:szCs w:val="29"/>
        </w:rPr>
        <w:t>.1</w:t>
      </w:r>
      <w:r w:rsidR="007D2B58" w:rsidRPr="001B0CD8">
        <w:rPr>
          <w:rFonts w:ascii="Times New Roman" w:hAnsi="Times New Roman" w:cs="Times New Roman"/>
          <w:b/>
          <w:bCs/>
          <w:sz w:val="29"/>
          <w:szCs w:val="29"/>
        </w:rPr>
        <w:t xml:space="preserve">. Administrator can edit a semester. </w:t>
      </w:r>
    </w:p>
    <w:p w14:paraId="54CD62A6" w14:textId="77777777" w:rsidR="007D2B58" w:rsidRPr="0059120E" w:rsidRDefault="007D2B58" w:rsidP="007D2B58">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edit a semester by providing semester academic year information.</w:t>
      </w:r>
    </w:p>
    <w:p w14:paraId="664E4FA5" w14:textId="77777777" w:rsidR="007D2B58" w:rsidRPr="0059120E" w:rsidRDefault="007D2B58" w:rsidP="007D2B58">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655268DF" w14:textId="77777777" w:rsidR="007D2B58" w:rsidRPr="0059120E" w:rsidRDefault="007D2B58" w:rsidP="007D2B58">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258E1D7D"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7D2B58" w:rsidRPr="00354B18" w14:paraId="5227F80E" w14:textId="77777777" w:rsidTr="004D1A41">
        <w:tc>
          <w:tcPr>
            <w:tcW w:w="2254" w:type="dxa"/>
            <w:shd w:val="clear" w:color="auto" w:fill="auto"/>
          </w:tcPr>
          <w:p w14:paraId="580DFC2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2B8F69C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37D958DF"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833469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7D2B58" w:rsidRPr="00354B18" w14:paraId="5E92AB3E" w14:textId="77777777" w:rsidTr="004D1A41">
        <w:tc>
          <w:tcPr>
            <w:tcW w:w="2254" w:type="dxa"/>
            <w:shd w:val="clear" w:color="auto" w:fill="auto"/>
          </w:tcPr>
          <w:p w14:paraId="62640BD3"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3326763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659210A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2F955CAA"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1010AD9E"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“2/2557”</w:t>
            </w:r>
          </w:p>
        </w:tc>
        <w:tc>
          <w:tcPr>
            <w:tcW w:w="2248" w:type="dxa"/>
            <w:shd w:val="clear" w:color="auto" w:fill="auto"/>
          </w:tcPr>
          <w:p w14:paraId="6AE1414A" w14:textId="77777777" w:rsidR="007D2B58" w:rsidRPr="00354B18" w:rsidRDefault="007D2B58" w:rsidP="004D1A41">
            <w:pPr>
              <w:spacing w:after="0" w:line="240" w:lineRule="auto"/>
              <w:rPr>
                <w:rFonts w:ascii="Times New Roman" w:hAnsi="Times New Roman" w:cs="Times New Roman"/>
                <w:sz w:val="24"/>
                <w:szCs w:val="24"/>
              </w:rPr>
            </w:pPr>
          </w:p>
        </w:tc>
      </w:tr>
    </w:tbl>
    <w:p w14:paraId="3BC05100"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5A5F6702" w14:textId="03CE3A58" w:rsidR="006D601A" w:rsidRDefault="006D601A" w:rsidP="00F84BD4">
      <w:pPr>
        <w:pStyle w:val="ListParagraph"/>
        <w:numPr>
          <w:ilvl w:val="0"/>
          <w:numId w:val="24"/>
        </w:numPr>
        <w:spacing w:before="240"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04D86B1B" w14:textId="77777777" w:rsidR="006D601A" w:rsidRPr="0059120E"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7F9CA73" w14:textId="40999382" w:rsidR="006D601A" w:rsidRPr="006D601A"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3A694361" w14:textId="728D20A7" w:rsidR="003775CA" w:rsidRDefault="007D2B58" w:rsidP="00146DFC">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Alternative Flow</w:t>
      </w:r>
      <w:r w:rsidR="003775CA">
        <w:rPr>
          <w:rFonts w:ascii="Times New Roman" w:hAnsi="Times New Roman" w:cs="Times New Roman"/>
          <w:b/>
          <w:bCs/>
          <w:sz w:val="24"/>
          <w:szCs w:val="24"/>
        </w:rPr>
        <w:t xml:space="preserve">: </w:t>
      </w:r>
      <w:r w:rsidR="003775CA" w:rsidRPr="00146DFC">
        <w:rPr>
          <w:rFonts w:ascii="Times New Roman" w:hAnsi="Times New Roman" w:cs="Times New Roman"/>
          <w:sz w:val="24"/>
          <w:szCs w:val="24"/>
        </w:rPr>
        <w:t>None</w:t>
      </w:r>
    </w:p>
    <w:p w14:paraId="0BCD1255" w14:textId="77777777" w:rsidR="003775CA" w:rsidRDefault="003775CA" w:rsidP="00146DFC">
      <w:pPr>
        <w:spacing w:after="0" w:line="240" w:lineRule="auto"/>
        <w:jc w:val="thaiDistribute"/>
        <w:rPr>
          <w:rFonts w:ascii="Times New Roman" w:hAnsi="Times New Roman" w:cs="Times New Roman"/>
          <w:sz w:val="24"/>
          <w:szCs w:val="24"/>
        </w:rPr>
      </w:pPr>
    </w:p>
    <w:p w14:paraId="5544EF90" w14:textId="77777777" w:rsidR="003775CA" w:rsidRDefault="003775CA" w:rsidP="00146DFC">
      <w:pPr>
        <w:spacing w:after="0" w:line="240" w:lineRule="auto"/>
        <w:jc w:val="thaiDistribute"/>
        <w:rPr>
          <w:rFonts w:ascii="Times New Roman" w:hAnsi="Times New Roman" w:cs="Times New Roman"/>
          <w:sz w:val="24"/>
          <w:szCs w:val="24"/>
        </w:rPr>
      </w:pPr>
    </w:p>
    <w:p w14:paraId="50A7595A" w14:textId="77777777" w:rsidR="003775CA" w:rsidRDefault="003775CA" w:rsidP="00146DFC">
      <w:pPr>
        <w:spacing w:after="0" w:line="240" w:lineRule="auto"/>
        <w:jc w:val="thaiDistribute"/>
        <w:rPr>
          <w:rFonts w:ascii="Times New Roman" w:hAnsi="Times New Roman" w:cs="Times New Roman"/>
          <w:sz w:val="24"/>
          <w:szCs w:val="24"/>
        </w:rPr>
      </w:pPr>
    </w:p>
    <w:p w14:paraId="3F1BBD11" w14:textId="77777777" w:rsidR="003775CA" w:rsidRDefault="003775CA" w:rsidP="00146DFC">
      <w:pPr>
        <w:spacing w:after="0" w:line="240" w:lineRule="auto"/>
        <w:jc w:val="thaiDistribute"/>
        <w:rPr>
          <w:rFonts w:ascii="Times New Roman" w:hAnsi="Times New Roman" w:cs="Times New Roman"/>
          <w:sz w:val="24"/>
          <w:szCs w:val="24"/>
        </w:rPr>
      </w:pPr>
    </w:p>
    <w:p w14:paraId="26311A2E" w14:textId="77777777" w:rsidR="003775CA" w:rsidRDefault="003775CA" w:rsidP="00146DFC">
      <w:pPr>
        <w:spacing w:after="0" w:line="240" w:lineRule="auto"/>
        <w:jc w:val="thaiDistribute"/>
        <w:rPr>
          <w:rFonts w:ascii="Times New Roman" w:hAnsi="Times New Roman" w:cs="Times New Roman"/>
          <w:sz w:val="24"/>
          <w:szCs w:val="24"/>
        </w:rPr>
      </w:pPr>
    </w:p>
    <w:p w14:paraId="44C62ADB" w14:textId="77777777" w:rsidR="003775CA" w:rsidRDefault="003775CA" w:rsidP="00146DFC">
      <w:pPr>
        <w:spacing w:after="0" w:line="240" w:lineRule="auto"/>
        <w:jc w:val="thaiDistribute"/>
        <w:rPr>
          <w:rFonts w:ascii="Times New Roman" w:hAnsi="Times New Roman" w:cs="Times New Roman"/>
          <w:sz w:val="24"/>
          <w:szCs w:val="24"/>
        </w:rPr>
      </w:pPr>
    </w:p>
    <w:p w14:paraId="0166ECBA" w14:textId="77777777" w:rsidR="003775CA" w:rsidRDefault="003775CA" w:rsidP="00146DFC">
      <w:pPr>
        <w:spacing w:after="0" w:line="240" w:lineRule="auto"/>
        <w:jc w:val="thaiDistribute"/>
        <w:rPr>
          <w:rFonts w:ascii="Times New Roman" w:hAnsi="Times New Roman" w:cs="Times New Roman"/>
          <w:sz w:val="24"/>
          <w:szCs w:val="24"/>
        </w:rPr>
      </w:pPr>
    </w:p>
    <w:p w14:paraId="649454E3" w14:textId="77777777" w:rsidR="003775CA" w:rsidRDefault="003775CA" w:rsidP="00146DFC">
      <w:pPr>
        <w:spacing w:after="0" w:line="240" w:lineRule="auto"/>
        <w:jc w:val="thaiDistribute"/>
        <w:rPr>
          <w:rFonts w:ascii="Times New Roman" w:hAnsi="Times New Roman" w:cs="Times New Roman"/>
          <w:sz w:val="24"/>
          <w:szCs w:val="24"/>
        </w:rPr>
      </w:pPr>
    </w:p>
    <w:p w14:paraId="298986F2" w14:textId="77777777" w:rsidR="003775CA" w:rsidRDefault="003775CA" w:rsidP="00146DFC">
      <w:pPr>
        <w:spacing w:after="0" w:line="240" w:lineRule="auto"/>
        <w:jc w:val="thaiDistribute"/>
        <w:rPr>
          <w:rFonts w:ascii="Times New Roman" w:hAnsi="Times New Roman" w:cs="Times New Roman"/>
          <w:sz w:val="24"/>
          <w:szCs w:val="24"/>
        </w:rPr>
      </w:pPr>
    </w:p>
    <w:p w14:paraId="1C0AC83C" w14:textId="77777777" w:rsidR="003775CA" w:rsidRDefault="003775CA" w:rsidP="00146DFC">
      <w:pPr>
        <w:spacing w:after="0" w:line="240" w:lineRule="auto"/>
        <w:jc w:val="thaiDistribute"/>
        <w:rPr>
          <w:rFonts w:ascii="Times New Roman" w:hAnsi="Times New Roman" w:cs="Times New Roman"/>
          <w:sz w:val="24"/>
          <w:szCs w:val="24"/>
        </w:rPr>
      </w:pPr>
    </w:p>
    <w:p w14:paraId="64B062DD" w14:textId="77777777" w:rsidR="003775CA" w:rsidRDefault="003775CA" w:rsidP="00146DFC">
      <w:pPr>
        <w:spacing w:after="0" w:line="240" w:lineRule="auto"/>
        <w:jc w:val="thaiDistribute"/>
        <w:rPr>
          <w:rFonts w:ascii="Times New Roman" w:hAnsi="Times New Roman" w:cs="Times New Roman"/>
          <w:sz w:val="24"/>
          <w:szCs w:val="24"/>
        </w:rPr>
      </w:pPr>
    </w:p>
    <w:p w14:paraId="5DCD938C" w14:textId="77777777" w:rsidR="003775CA" w:rsidRDefault="003775CA" w:rsidP="00146DFC">
      <w:pPr>
        <w:spacing w:after="0" w:line="240" w:lineRule="auto"/>
        <w:jc w:val="thaiDistribute"/>
        <w:rPr>
          <w:rFonts w:ascii="Times New Roman" w:hAnsi="Times New Roman" w:cs="Times New Roman"/>
          <w:sz w:val="24"/>
          <w:szCs w:val="24"/>
        </w:rPr>
      </w:pPr>
    </w:p>
    <w:p w14:paraId="32A244D7" w14:textId="77777777" w:rsidR="003775CA" w:rsidRDefault="003775CA" w:rsidP="00146DFC">
      <w:pPr>
        <w:spacing w:after="0" w:line="240" w:lineRule="auto"/>
        <w:jc w:val="thaiDistribute"/>
        <w:rPr>
          <w:rFonts w:ascii="Times New Roman" w:hAnsi="Times New Roman" w:cs="Times New Roman"/>
          <w:sz w:val="24"/>
          <w:szCs w:val="24"/>
        </w:rPr>
      </w:pPr>
    </w:p>
    <w:p w14:paraId="1637C3ED" w14:textId="77777777" w:rsidR="003775CA" w:rsidRDefault="003775CA" w:rsidP="00146DFC">
      <w:pPr>
        <w:spacing w:after="0" w:line="240" w:lineRule="auto"/>
        <w:jc w:val="thaiDistribute"/>
        <w:rPr>
          <w:rFonts w:ascii="Times New Roman" w:hAnsi="Times New Roman" w:cs="Times New Roman"/>
          <w:sz w:val="24"/>
          <w:szCs w:val="24"/>
        </w:rPr>
      </w:pPr>
    </w:p>
    <w:p w14:paraId="74640A13" w14:textId="77777777" w:rsidR="003775CA" w:rsidRDefault="003775CA" w:rsidP="00146DFC">
      <w:pPr>
        <w:spacing w:after="0" w:line="240" w:lineRule="auto"/>
        <w:jc w:val="thaiDistribute"/>
        <w:rPr>
          <w:rFonts w:ascii="Times New Roman" w:hAnsi="Times New Roman" w:cs="Times New Roman"/>
          <w:sz w:val="24"/>
          <w:szCs w:val="24"/>
        </w:rPr>
      </w:pPr>
    </w:p>
    <w:p w14:paraId="3CE376D6" w14:textId="77777777" w:rsidR="003775CA" w:rsidRDefault="003775CA" w:rsidP="00146DFC">
      <w:pPr>
        <w:spacing w:after="0" w:line="240" w:lineRule="auto"/>
        <w:jc w:val="thaiDistribute"/>
        <w:rPr>
          <w:rFonts w:ascii="Times New Roman" w:hAnsi="Times New Roman" w:cs="Times New Roman"/>
          <w:sz w:val="24"/>
          <w:szCs w:val="24"/>
        </w:rPr>
      </w:pPr>
    </w:p>
    <w:p w14:paraId="7D52B400" w14:textId="77777777" w:rsidR="003775CA" w:rsidRDefault="003775CA" w:rsidP="00146DFC">
      <w:pPr>
        <w:spacing w:after="0" w:line="240" w:lineRule="auto"/>
        <w:jc w:val="thaiDistribute"/>
        <w:rPr>
          <w:rFonts w:ascii="Times New Roman" w:hAnsi="Times New Roman" w:cs="Times New Roman"/>
          <w:sz w:val="24"/>
          <w:szCs w:val="24"/>
        </w:rPr>
      </w:pPr>
    </w:p>
    <w:p w14:paraId="68D0500B" w14:textId="77777777" w:rsidR="003775CA" w:rsidRDefault="003775CA" w:rsidP="00146DFC">
      <w:pPr>
        <w:spacing w:after="0" w:line="240" w:lineRule="auto"/>
        <w:jc w:val="thaiDistribute"/>
        <w:rPr>
          <w:rFonts w:ascii="Times New Roman" w:hAnsi="Times New Roman" w:cs="Times New Roman"/>
          <w:sz w:val="24"/>
          <w:szCs w:val="24"/>
        </w:rPr>
      </w:pPr>
    </w:p>
    <w:p w14:paraId="1A9BB381" w14:textId="77777777" w:rsidR="003775CA" w:rsidRDefault="003775CA" w:rsidP="00146DFC">
      <w:pPr>
        <w:spacing w:after="0" w:line="240" w:lineRule="auto"/>
        <w:jc w:val="thaiDistribute"/>
        <w:rPr>
          <w:rFonts w:ascii="Times New Roman" w:hAnsi="Times New Roman" w:cs="Times New Roman"/>
          <w:sz w:val="24"/>
          <w:szCs w:val="24"/>
        </w:rPr>
      </w:pPr>
    </w:p>
    <w:p w14:paraId="624218DA" w14:textId="77777777" w:rsidR="003775CA" w:rsidRDefault="003775CA" w:rsidP="00146DFC">
      <w:pPr>
        <w:spacing w:after="0" w:line="240" w:lineRule="auto"/>
        <w:jc w:val="thaiDistribute"/>
        <w:rPr>
          <w:rFonts w:ascii="Times New Roman" w:hAnsi="Times New Roman" w:cs="Times New Roman"/>
          <w:sz w:val="24"/>
          <w:szCs w:val="24"/>
        </w:rPr>
      </w:pPr>
    </w:p>
    <w:p w14:paraId="1CC05DDB" w14:textId="77777777" w:rsidR="003775CA" w:rsidRDefault="003775CA" w:rsidP="00146DFC">
      <w:pPr>
        <w:spacing w:after="0" w:line="240" w:lineRule="auto"/>
        <w:jc w:val="thaiDistribute"/>
        <w:rPr>
          <w:rFonts w:ascii="Times New Roman" w:hAnsi="Times New Roman" w:cs="Times New Roman"/>
          <w:sz w:val="24"/>
          <w:szCs w:val="24"/>
        </w:rPr>
      </w:pPr>
    </w:p>
    <w:p w14:paraId="1ADD5B4D" w14:textId="77777777" w:rsidR="003775CA" w:rsidRDefault="003775CA" w:rsidP="00146DFC">
      <w:pPr>
        <w:spacing w:after="0" w:line="240" w:lineRule="auto"/>
        <w:jc w:val="thaiDistribute"/>
        <w:rPr>
          <w:rFonts w:ascii="Times New Roman" w:hAnsi="Times New Roman" w:cs="Times New Roman"/>
          <w:sz w:val="24"/>
          <w:szCs w:val="24"/>
        </w:rPr>
      </w:pPr>
    </w:p>
    <w:p w14:paraId="39044A0D" w14:textId="77777777" w:rsidR="003775CA" w:rsidRDefault="003775CA" w:rsidP="00146DFC">
      <w:pPr>
        <w:spacing w:after="0" w:line="240" w:lineRule="auto"/>
        <w:jc w:val="thaiDistribute"/>
        <w:rPr>
          <w:rFonts w:ascii="Times New Roman" w:hAnsi="Times New Roman" w:cs="Times New Roman"/>
          <w:sz w:val="24"/>
          <w:szCs w:val="24"/>
        </w:rPr>
      </w:pPr>
    </w:p>
    <w:p w14:paraId="7499AD96" w14:textId="77777777" w:rsidR="003775CA" w:rsidRDefault="003775CA" w:rsidP="00146DFC">
      <w:pPr>
        <w:spacing w:after="0" w:line="240" w:lineRule="auto"/>
        <w:jc w:val="thaiDistribute"/>
        <w:rPr>
          <w:rFonts w:ascii="Times New Roman" w:hAnsi="Times New Roman" w:cs="Times New Roman"/>
          <w:sz w:val="24"/>
          <w:szCs w:val="24"/>
        </w:rPr>
      </w:pPr>
    </w:p>
    <w:p w14:paraId="46A53DAA" w14:textId="77777777" w:rsidR="003775CA" w:rsidRDefault="003775CA" w:rsidP="00146DFC">
      <w:pPr>
        <w:spacing w:after="0" w:line="240" w:lineRule="auto"/>
        <w:jc w:val="thaiDistribute"/>
        <w:rPr>
          <w:rFonts w:ascii="Times New Roman" w:hAnsi="Times New Roman" w:cs="Times New Roman"/>
          <w:sz w:val="24"/>
          <w:szCs w:val="24"/>
        </w:rPr>
      </w:pPr>
    </w:p>
    <w:p w14:paraId="4C3B8B6F" w14:textId="77777777" w:rsidR="003775CA" w:rsidRDefault="003775CA" w:rsidP="00146DFC">
      <w:pPr>
        <w:spacing w:after="0" w:line="240" w:lineRule="auto"/>
        <w:jc w:val="thaiDistribute"/>
        <w:rPr>
          <w:rFonts w:ascii="Times New Roman" w:hAnsi="Times New Roman" w:cs="Times New Roman"/>
          <w:sz w:val="24"/>
          <w:szCs w:val="24"/>
        </w:rPr>
      </w:pPr>
    </w:p>
    <w:p w14:paraId="2360F1A6" w14:textId="77777777" w:rsidR="003775CA" w:rsidRPr="00146DFC" w:rsidRDefault="003775CA" w:rsidP="00146DFC">
      <w:pPr>
        <w:spacing w:after="0" w:line="240" w:lineRule="auto"/>
        <w:jc w:val="thaiDistribute"/>
        <w:rPr>
          <w:rFonts w:ascii="Times New Roman" w:hAnsi="Times New Roman" w:cs="Times New Roman"/>
          <w:sz w:val="24"/>
          <w:szCs w:val="24"/>
        </w:rPr>
      </w:pPr>
    </w:p>
    <w:p w14:paraId="220244D3"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C170BAC" w14:textId="59B5D7F2" w:rsidR="00095E05" w:rsidRDefault="00095E05" w:rsidP="007D2B58">
      <w:pPr>
        <w:pStyle w:val="ListParagraph"/>
        <w:spacing w:after="0" w:line="240" w:lineRule="auto"/>
        <w:ind w:left="0"/>
        <w:jc w:val="thaiDistribute"/>
        <w:rPr>
          <w:rFonts w:ascii="Times New Roman" w:hAnsi="Times New Roman" w:cs="Times New Roman"/>
          <w:b/>
          <w:sz w:val="29"/>
          <w:szCs w:val="29"/>
        </w:rPr>
      </w:pPr>
      <w:r>
        <w:rPr>
          <w:rFonts w:ascii="Times New Roman" w:hAnsi="Times New Roman" w:cs="Times New Roman"/>
          <w:b/>
          <w:sz w:val="29"/>
          <w:szCs w:val="29"/>
        </w:rPr>
        <w:lastRenderedPageBreak/>
        <w:t xml:space="preserve">AC-09.1 </w:t>
      </w:r>
      <w:r w:rsidRPr="001B0CD8">
        <w:rPr>
          <w:rFonts w:ascii="Times New Roman" w:hAnsi="Times New Roman" w:cs="Times New Roman"/>
          <w:b/>
          <w:bCs/>
          <w:sz w:val="29"/>
          <w:szCs w:val="29"/>
        </w:rPr>
        <w:t>Administrator can edit a semester.</w:t>
      </w:r>
    </w:p>
    <w:p w14:paraId="302A34A2" w14:textId="5C5EFA6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E31FCE6" w14:textId="17701EBA" w:rsidR="00095E05" w:rsidRDefault="00095E05" w:rsidP="007D2B58">
      <w:pPr>
        <w:pStyle w:val="ListParagraph"/>
        <w:spacing w:after="0" w:line="240" w:lineRule="auto"/>
        <w:ind w:left="0"/>
        <w:jc w:val="thaiDistribute"/>
        <w:rPr>
          <w:rFonts w:ascii="Times New Roman" w:hAnsi="Times New Roman" w:cs="Times New Roman"/>
          <w:b/>
          <w:sz w:val="29"/>
          <w:szCs w:val="29"/>
        </w:rPr>
      </w:pPr>
      <w:del w:id="161" w:author="KKD Windows Se7en V1" w:date="2014-07-25T00:30:00Z">
        <w:r w:rsidRPr="00D07BF8" w:rsidDel="009E3635">
          <w:rPr>
            <w:rFonts w:ascii="Times New Roman" w:hAnsi="Times New Roman" w:cs="Times New Roman"/>
            <w:b/>
            <w:noProof/>
            <w:sz w:val="29"/>
            <w:szCs w:val="29"/>
            <w:rPrChange w:id="162" w:author="Unknown">
              <w:rPr>
                <w:noProof/>
              </w:rPr>
            </w:rPrChange>
          </w:rPr>
          <w:drawing>
            <wp:anchor distT="0" distB="0" distL="114300" distR="114300" simplePos="0" relativeHeight="251681792" behindDoc="1" locked="0" layoutInCell="1" allowOverlap="1" wp14:anchorId="58624288" wp14:editId="435771C7">
              <wp:simplePos x="0" y="0"/>
              <wp:positionH relativeFrom="margin">
                <wp:align>center</wp:align>
              </wp:positionH>
              <wp:positionV relativeFrom="paragraph">
                <wp:posOffset>43180</wp:posOffset>
              </wp:positionV>
              <wp:extent cx="4133850" cy="50482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09.png"/>
                      <pic:cNvPicPr/>
                    </pic:nvPicPr>
                    <pic:blipFill>
                      <a:blip r:embed="rId41">
                        <a:extLst>
                          <a:ext uri="{28A0092B-C50C-407E-A947-70E740481C1C}">
                            <a14:useLocalDpi xmlns:a14="http://schemas.microsoft.com/office/drawing/2010/main" val="0"/>
                          </a:ext>
                        </a:extLst>
                      </a:blip>
                      <a:stretch>
                        <a:fillRect/>
                      </a:stretch>
                    </pic:blipFill>
                    <pic:spPr>
                      <a:xfrm>
                        <a:off x="0" y="0"/>
                        <a:ext cx="4133850" cy="5048250"/>
                      </a:xfrm>
                      <a:prstGeom prst="rect">
                        <a:avLst/>
                      </a:prstGeom>
                    </pic:spPr>
                  </pic:pic>
                </a:graphicData>
              </a:graphic>
              <wp14:sizeRelH relativeFrom="page">
                <wp14:pctWidth>0</wp14:pctWidth>
              </wp14:sizeRelH>
              <wp14:sizeRelV relativeFrom="page">
                <wp14:pctHeight>0</wp14:pctHeight>
              </wp14:sizeRelV>
            </wp:anchor>
          </w:drawing>
        </w:r>
      </w:del>
    </w:p>
    <w:p w14:paraId="3EBFD96C" w14:textId="7811AB0E" w:rsidR="00095E05" w:rsidRDefault="00273462" w:rsidP="007D2B58">
      <w:pPr>
        <w:pStyle w:val="ListParagraph"/>
        <w:spacing w:after="0" w:line="240" w:lineRule="auto"/>
        <w:ind w:left="0"/>
        <w:jc w:val="thaiDistribute"/>
        <w:rPr>
          <w:rFonts w:ascii="Times New Roman" w:hAnsi="Times New Roman" w:cs="Times New Roman"/>
          <w:b/>
          <w:sz w:val="29"/>
          <w:szCs w:val="29"/>
        </w:rPr>
      </w:pPr>
      <w:ins w:id="163" w:author="KKD Windows Se7en V1" w:date="2014-07-25T00:40:00Z">
        <w:r>
          <w:rPr>
            <w:rFonts w:ascii="Times New Roman" w:hAnsi="Times New Roman" w:cs="Times New Roman"/>
            <w:b/>
            <w:noProof/>
            <w:sz w:val="29"/>
            <w:szCs w:val="29"/>
            <w:rPrChange w:id="164" w:author="Unknown">
              <w:rPr>
                <w:noProof/>
              </w:rPr>
            </w:rPrChange>
          </w:rPr>
          <w:drawing>
            <wp:anchor distT="0" distB="0" distL="114300" distR="114300" simplePos="0" relativeHeight="251737088" behindDoc="1" locked="0" layoutInCell="1" allowOverlap="1" wp14:anchorId="616BE910" wp14:editId="1A0981EE">
              <wp:simplePos x="0" y="0"/>
              <wp:positionH relativeFrom="margin">
                <wp:align>center</wp:align>
              </wp:positionH>
              <wp:positionV relativeFrom="paragraph">
                <wp:posOffset>12700</wp:posOffset>
              </wp:positionV>
              <wp:extent cx="2505075" cy="455295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9.png"/>
                      <pic:cNvPicPr/>
                    </pic:nvPicPr>
                    <pic:blipFill>
                      <a:blip r:embed="rId42">
                        <a:extLst>
                          <a:ext uri="{28A0092B-C50C-407E-A947-70E740481C1C}">
                            <a14:useLocalDpi xmlns:a14="http://schemas.microsoft.com/office/drawing/2010/main" val="0"/>
                          </a:ext>
                        </a:extLst>
                      </a:blip>
                      <a:stretch>
                        <a:fillRect/>
                      </a:stretch>
                    </pic:blipFill>
                    <pic:spPr>
                      <a:xfrm>
                        <a:off x="0" y="0"/>
                        <a:ext cx="2505075" cy="4552950"/>
                      </a:xfrm>
                      <a:prstGeom prst="rect">
                        <a:avLst/>
                      </a:prstGeom>
                    </pic:spPr>
                  </pic:pic>
                </a:graphicData>
              </a:graphic>
              <wp14:sizeRelH relativeFrom="page">
                <wp14:pctWidth>0</wp14:pctWidth>
              </wp14:sizeRelH>
              <wp14:sizeRelV relativeFrom="page">
                <wp14:pctHeight>0</wp14:pctHeight>
              </wp14:sizeRelV>
            </wp:anchor>
          </w:drawing>
        </w:r>
      </w:ins>
    </w:p>
    <w:p w14:paraId="6104E437"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13B405F9"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C55DBD3"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04DF1A9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E0C3D9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6A4AEA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66CD88B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7AE24B6"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EC34A5C"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508890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37CE68C"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09A55404"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694D80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37311FD9"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29F995A"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6FCB0382"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A528F21"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C49DD66"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8BF67ED"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5202A8B7"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B0F6878"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2927A454"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70D7F118" w14:textId="77777777" w:rsidR="00095E05" w:rsidRDefault="00095E05" w:rsidP="007D2B58">
      <w:pPr>
        <w:pStyle w:val="ListParagraph"/>
        <w:spacing w:after="0" w:line="240" w:lineRule="auto"/>
        <w:ind w:left="0"/>
        <w:jc w:val="thaiDistribute"/>
        <w:rPr>
          <w:rFonts w:ascii="Times New Roman" w:hAnsi="Times New Roman" w:cs="Times New Roman"/>
          <w:b/>
          <w:sz w:val="29"/>
          <w:szCs w:val="29"/>
        </w:rPr>
      </w:pPr>
    </w:p>
    <w:p w14:paraId="4026E664" w14:textId="6FD7B305" w:rsidR="007D2B58" w:rsidRDefault="007D2B58" w:rsidP="007D2B58">
      <w:pPr>
        <w:pStyle w:val="ListParagraph"/>
        <w:spacing w:after="0" w:line="240" w:lineRule="auto"/>
        <w:ind w:left="0"/>
        <w:jc w:val="thaiDistribute"/>
        <w:rPr>
          <w:rFonts w:ascii="Times New Roman" w:hAnsi="Times New Roman" w:cs="Times New Roman"/>
          <w:sz w:val="29"/>
          <w:szCs w:val="29"/>
        </w:rPr>
      </w:pPr>
      <w:r w:rsidRPr="0059120E">
        <w:rPr>
          <w:rFonts w:ascii="Times New Roman" w:hAnsi="Times New Roman" w:cs="Times New Roman"/>
          <w:b/>
          <w:sz w:val="29"/>
          <w:szCs w:val="29"/>
        </w:rPr>
        <w:t>System Requirement Specification o</w:t>
      </w:r>
      <w:r w:rsidR="006D601A">
        <w:rPr>
          <w:rFonts w:ascii="Times New Roman" w:hAnsi="Times New Roman" w:cs="Times New Roman"/>
          <w:b/>
          <w:sz w:val="29"/>
          <w:szCs w:val="29"/>
        </w:rPr>
        <w:t>f URS9</w:t>
      </w:r>
      <w:r>
        <w:rPr>
          <w:rFonts w:ascii="Times New Roman" w:hAnsi="Times New Roman" w:cs="Times New Roman"/>
          <w:b/>
          <w:sz w:val="29"/>
          <w:szCs w:val="29"/>
        </w:rPr>
        <w:t>.1</w:t>
      </w:r>
    </w:p>
    <w:p w14:paraId="5D7F949C" w14:textId="77777777" w:rsidR="0016066B" w:rsidRPr="006D601A"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p>
    <w:p w14:paraId="0274FA78" w14:textId="7012EEE4" w:rsidR="0016066B" w:rsidRDefault="0016066B" w:rsidP="0016066B">
      <w:pPr>
        <w:spacing w:after="0" w:line="240" w:lineRule="auto"/>
        <w:ind w:left="1530" w:hanging="1170"/>
        <w:rPr>
          <w:rStyle w:val="Heading2Char"/>
          <w:rFonts w:ascii="Times New Roman" w:hAnsi="Times New Roman" w:cs="Times New Roman"/>
          <w:b/>
          <w:bCs/>
          <w:color w:val="000000" w:themeColor="text1"/>
          <w:sz w:val="24"/>
          <w:szCs w:val="24"/>
        </w:rPr>
      </w:pPr>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F1735E">
        <w:rPr>
          <w:rFonts w:ascii="Times New Roman" w:hAnsi="Times New Roman" w:cs="Times New Roman"/>
          <w:sz w:val="24"/>
          <w:szCs w:val="24"/>
        </w:rPr>
        <w:t>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p>
    <w:p w14:paraId="5CB9803E" w14:textId="2B2A981C" w:rsidR="0016066B" w:rsidRPr="007D2B58"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sidRPr="007D2B58">
        <w:rPr>
          <w:rFonts w:ascii="Times New Roman" w:hAnsi="Times New Roman" w:cs="Times New Roman"/>
          <w:color w:val="000000" w:themeColor="text1"/>
          <w:sz w:val="24"/>
          <w:szCs w:val="24"/>
        </w:rPr>
        <w:t>.</w:t>
      </w:r>
    </w:p>
    <w:p w14:paraId="5379C2A3" w14:textId="77777777" w:rsidR="0016066B"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p>
    <w:p w14:paraId="012CB837" w14:textId="1C1A4450" w:rsidR="0016066B" w:rsidRPr="006D601A" w:rsidRDefault="0016066B" w:rsidP="0016066B">
      <w:pPr>
        <w:spacing w:after="0" w:line="240" w:lineRule="auto"/>
        <w:ind w:left="1530" w:hanging="1170"/>
        <w:rPr>
          <w:rFonts w:ascii="Times New Roman" w:hAnsi="Times New Roman" w:cs="Times New Roman"/>
          <w:b/>
          <w:bCs/>
          <w:color w:val="000000" w:themeColor="text1"/>
          <w:sz w:val="24"/>
          <w:szCs w:val="24"/>
        </w:rPr>
      </w:pPr>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 xml:space="preserve">The system </w:t>
      </w:r>
      <w:r w:rsidR="00D07BF8">
        <w:rPr>
          <w:rFonts w:ascii="Times New Roman" w:hAnsi="Times New Roman" w:cs="Times New Roman"/>
          <w:sz w:val="24"/>
          <w:szCs w:val="24"/>
        </w:rPr>
        <w:t>shall</w:t>
      </w:r>
      <w:r w:rsidRPr="0059120E">
        <w:rPr>
          <w:rFonts w:ascii="Times New Roman" w:hAnsi="Times New Roman" w:cs="Times New Roman"/>
          <w:sz w:val="24"/>
          <w:szCs w:val="24"/>
        </w:rPr>
        <w:t xml:space="preserve"> validate semester academic year information from Administrator</w:t>
      </w:r>
      <w:r>
        <w:rPr>
          <w:rFonts w:ascii="Times New Roman" w:hAnsi="Times New Roman" w:cs="Times New Roman"/>
          <w:sz w:val="24"/>
          <w:szCs w:val="24"/>
        </w:rPr>
        <w:t>.</w:t>
      </w:r>
    </w:p>
    <w:p w14:paraId="2BA3D705" w14:textId="77777777" w:rsidR="0016066B" w:rsidRDefault="0016066B" w:rsidP="0016066B">
      <w:pPr>
        <w:spacing w:after="0" w:line="240" w:lineRule="auto"/>
        <w:ind w:left="1530" w:hanging="117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p>
    <w:p w14:paraId="623C477F" w14:textId="77777777" w:rsidR="007D2B58" w:rsidRDefault="007D2B58" w:rsidP="007D2B58"/>
    <w:p w14:paraId="0E62ABB4" w14:textId="77777777" w:rsidR="00C665AA" w:rsidRDefault="00C665AA" w:rsidP="007D2B58"/>
    <w:p w14:paraId="7A61C4F8" w14:textId="77777777" w:rsidR="00C665AA" w:rsidRDefault="00C665AA" w:rsidP="007D2B58"/>
    <w:p w14:paraId="428D28FF" w14:textId="13C35B37"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4.10</w:t>
      </w:r>
      <w:r w:rsidR="0042396D" w:rsidRPr="008E76FF">
        <w:rPr>
          <w:rFonts w:ascii="Times New Roman" w:hAnsi="Times New Roman" w:cs="Times New Roman"/>
          <w:b/>
          <w:bCs/>
          <w:color w:val="000000" w:themeColor="text1"/>
          <w:sz w:val="36"/>
          <w:szCs w:val="36"/>
        </w:rPr>
        <w:t xml:space="preserve"> Administrator can delete a semester.</w:t>
      </w:r>
      <w:r w:rsidR="008E76FF">
        <w:rPr>
          <w:rFonts w:ascii="Times New Roman" w:hAnsi="Times New Roman" w:cs="Times New Roman"/>
          <w:b/>
          <w:bCs/>
          <w:color w:val="000000" w:themeColor="text1"/>
          <w:sz w:val="36"/>
          <w:szCs w:val="36"/>
        </w:rPr>
        <w:t xml:space="preserve"> (UC 10.1)</w:t>
      </w:r>
    </w:p>
    <w:p w14:paraId="03D88194" w14:textId="64CC5962" w:rsidR="006D601A" w:rsidRDefault="009E3635" w:rsidP="006D601A">
      <w:ins w:id="165" w:author="KKD Windows Se7en V1" w:date="2014-07-25T00:30:00Z">
        <w:r>
          <w:rPr>
            <w:noProof/>
          </w:rPr>
          <w:drawing>
            <wp:anchor distT="0" distB="0" distL="114300" distR="114300" simplePos="0" relativeHeight="251719680" behindDoc="1" locked="0" layoutInCell="1" allowOverlap="1" wp14:anchorId="50CF0D9F" wp14:editId="537F6C41">
              <wp:simplePos x="0" y="0"/>
              <wp:positionH relativeFrom="column">
                <wp:posOffset>1085850</wp:posOffset>
              </wp:positionH>
              <wp:positionV relativeFrom="paragraph">
                <wp:posOffset>211455</wp:posOffset>
              </wp:positionV>
              <wp:extent cx="3300991" cy="1883668"/>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00991" cy="1883668"/>
                      </a:xfrm>
                      <a:prstGeom prst="rect">
                        <a:avLst/>
                      </a:prstGeom>
                    </pic:spPr>
                  </pic:pic>
                </a:graphicData>
              </a:graphic>
              <wp14:sizeRelH relativeFrom="page">
                <wp14:pctWidth>0</wp14:pctWidth>
              </wp14:sizeRelH>
              <wp14:sizeRelV relativeFrom="page">
                <wp14:pctHeight>0</wp14:pctHeight>
              </wp14:sizeRelV>
            </wp:anchor>
          </w:drawing>
        </w:r>
      </w:ins>
    </w:p>
    <w:p w14:paraId="5EBD4B61" w14:textId="3DA457E2" w:rsidR="006D601A" w:rsidRDefault="006D601A" w:rsidP="006D601A"/>
    <w:p w14:paraId="1F01B21E" w14:textId="77777777" w:rsidR="006D601A" w:rsidRDefault="006D601A" w:rsidP="006D601A"/>
    <w:p w14:paraId="1F1ADCE7" w14:textId="77777777" w:rsidR="006D601A" w:rsidRDefault="006D601A" w:rsidP="006D601A"/>
    <w:p w14:paraId="64993FA4" w14:textId="77777777" w:rsidR="006D601A" w:rsidRDefault="006D601A" w:rsidP="006D601A"/>
    <w:p w14:paraId="662B597B" w14:textId="77777777" w:rsidR="006D601A" w:rsidDel="009E3635" w:rsidRDefault="006D601A" w:rsidP="006D601A">
      <w:pPr>
        <w:rPr>
          <w:del w:id="166" w:author="KKD Windows Se7en V1" w:date="2014-07-25T00:30:00Z"/>
        </w:rPr>
      </w:pPr>
    </w:p>
    <w:p w14:paraId="0CB4BF94" w14:textId="77777777" w:rsidR="009E3635" w:rsidRDefault="009E3635" w:rsidP="006D601A">
      <w:pPr>
        <w:rPr>
          <w:ins w:id="167" w:author="KKD Windows Se7en V1" w:date="2014-07-25T00:30:00Z"/>
        </w:rPr>
      </w:pPr>
    </w:p>
    <w:p w14:paraId="6D4721C0" w14:textId="77777777" w:rsidR="00AD480D" w:rsidRDefault="00AD480D" w:rsidP="006D601A"/>
    <w:p w14:paraId="2814BAE5" w14:textId="77777777" w:rsidR="006D601A" w:rsidRDefault="006D601A" w:rsidP="006D601A"/>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8"/>
        <w:gridCol w:w="270"/>
        <w:gridCol w:w="2070"/>
        <w:gridCol w:w="2340"/>
        <w:gridCol w:w="2483"/>
      </w:tblGrid>
      <w:tr w:rsidR="006D601A" w:rsidRPr="004A088C" w14:paraId="4E939BBE" w14:textId="77777777" w:rsidTr="004A088C">
        <w:tc>
          <w:tcPr>
            <w:tcW w:w="2178" w:type="dxa"/>
            <w:tcBorders>
              <w:top w:val="single" w:sz="12" w:space="0" w:color="auto"/>
              <w:bottom w:val="single" w:sz="6" w:space="0" w:color="auto"/>
            </w:tcBorders>
            <w:shd w:val="clear" w:color="auto" w:fill="F2F2F2"/>
          </w:tcPr>
          <w:p w14:paraId="071C4E3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ID:</w:t>
            </w:r>
          </w:p>
        </w:tc>
        <w:tc>
          <w:tcPr>
            <w:tcW w:w="7163" w:type="dxa"/>
            <w:gridSpan w:val="4"/>
            <w:tcBorders>
              <w:top w:val="single" w:sz="12" w:space="0" w:color="auto"/>
              <w:bottom w:val="single" w:sz="6" w:space="0" w:color="auto"/>
            </w:tcBorders>
            <w:shd w:val="clear" w:color="auto" w:fill="F2F2F2"/>
          </w:tcPr>
          <w:p w14:paraId="63F1CEB3" w14:textId="51AAE57C"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 xml:space="preserve">UC </w:t>
            </w:r>
            <w:r w:rsidR="009E5B8F" w:rsidRPr="004A088C">
              <w:rPr>
                <w:rFonts w:ascii="Times New Roman" w:hAnsi="Times New Roman"/>
                <w:color w:val="auto"/>
                <w:sz w:val="24"/>
                <w:szCs w:val="24"/>
              </w:rPr>
              <w:t>10</w:t>
            </w:r>
            <w:r w:rsidRPr="004A088C">
              <w:rPr>
                <w:rFonts w:ascii="Times New Roman" w:hAnsi="Times New Roman"/>
                <w:color w:val="auto"/>
                <w:sz w:val="24"/>
                <w:szCs w:val="24"/>
              </w:rPr>
              <w:t>.1</w:t>
            </w:r>
          </w:p>
        </w:tc>
      </w:tr>
      <w:tr w:rsidR="006D601A" w:rsidRPr="004A088C" w14:paraId="293E3D42" w14:textId="77777777" w:rsidTr="004A088C">
        <w:tc>
          <w:tcPr>
            <w:tcW w:w="2178" w:type="dxa"/>
            <w:tcBorders>
              <w:top w:val="single" w:sz="6" w:space="0" w:color="auto"/>
              <w:bottom w:val="single" w:sz="6" w:space="0" w:color="auto"/>
            </w:tcBorders>
            <w:shd w:val="clear" w:color="auto" w:fill="F2F2F2"/>
          </w:tcPr>
          <w:p w14:paraId="0FCAA563"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Name:</w:t>
            </w:r>
          </w:p>
        </w:tc>
        <w:tc>
          <w:tcPr>
            <w:tcW w:w="7163" w:type="dxa"/>
            <w:gridSpan w:val="4"/>
            <w:tcBorders>
              <w:top w:val="single" w:sz="6" w:space="0" w:color="auto"/>
              <w:bottom w:val="single" w:sz="6" w:space="0" w:color="auto"/>
            </w:tcBorders>
            <w:shd w:val="clear" w:color="auto" w:fill="F2F2F2"/>
          </w:tcPr>
          <w:p w14:paraId="6C3786E0"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bCs/>
                <w:color w:val="auto"/>
                <w:sz w:val="24"/>
                <w:szCs w:val="24"/>
              </w:rPr>
              <w:t>Administrator can delete a semester</w:t>
            </w:r>
          </w:p>
        </w:tc>
      </w:tr>
      <w:tr w:rsidR="006D601A" w:rsidRPr="004A088C" w14:paraId="48E366EC" w14:textId="77777777" w:rsidTr="004A088C">
        <w:tc>
          <w:tcPr>
            <w:tcW w:w="2178" w:type="dxa"/>
            <w:tcBorders>
              <w:top w:val="single" w:sz="6" w:space="0" w:color="auto"/>
              <w:bottom w:val="single" w:sz="6" w:space="0" w:color="auto"/>
            </w:tcBorders>
            <w:shd w:val="clear" w:color="auto" w:fill="F2F2F2"/>
          </w:tcPr>
          <w:p w14:paraId="53C0C6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Created By:</w:t>
            </w:r>
          </w:p>
        </w:tc>
        <w:tc>
          <w:tcPr>
            <w:tcW w:w="2340" w:type="dxa"/>
            <w:gridSpan w:val="2"/>
            <w:tcBorders>
              <w:top w:val="single" w:sz="6" w:space="0" w:color="auto"/>
              <w:bottom w:val="single" w:sz="6" w:space="0" w:color="auto"/>
            </w:tcBorders>
            <w:shd w:val="clear" w:color="auto" w:fill="F2F2F2"/>
          </w:tcPr>
          <w:p w14:paraId="2589E978" w14:textId="66A33FB3" w:rsidR="006D601A" w:rsidRPr="004A088C" w:rsidRDefault="006D601A"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w:t>
            </w:r>
            <w:r w:rsidR="009E5B8F" w:rsidRPr="004A088C">
              <w:rPr>
                <w:rFonts w:ascii="Times New Roman" w:hAnsi="Times New Roman" w:cs="Times New Roman"/>
                <w:sz w:val="24"/>
                <w:szCs w:val="24"/>
              </w:rPr>
              <w:t>Tanadol</w:t>
            </w:r>
            <w:proofErr w:type="spellEnd"/>
            <w:r w:rsidR="009E5B8F" w:rsidRPr="004A088C">
              <w:rPr>
                <w:rFonts w:ascii="Times New Roman" w:hAnsi="Times New Roman" w:cs="Times New Roman"/>
                <w:sz w:val="24"/>
                <w:szCs w:val="24"/>
              </w:rPr>
              <w:t xml:space="preserve"> </w:t>
            </w:r>
            <w:proofErr w:type="spellStart"/>
            <w:r w:rsidR="009E5B8F" w:rsidRPr="004A088C">
              <w:rPr>
                <w:rFonts w:ascii="Times New Roman" w:hAnsi="Times New Roman" w:cs="Times New Roman"/>
                <w:sz w:val="24"/>
                <w:szCs w:val="24"/>
              </w:rPr>
              <w:t>Parn-ong</w:t>
            </w:r>
            <w:proofErr w:type="spellEnd"/>
          </w:p>
        </w:tc>
        <w:tc>
          <w:tcPr>
            <w:tcW w:w="2340" w:type="dxa"/>
            <w:tcBorders>
              <w:top w:val="single" w:sz="6" w:space="0" w:color="auto"/>
              <w:bottom w:val="single" w:sz="6" w:space="0" w:color="auto"/>
            </w:tcBorders>
            <w:shd w:val="clear" w:color="auto" w:fill="F2F2F2"/>
          </w:tcPr>
          <w:p w14:paraId="36CE6335"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Updated By:</w:t>
            </w:r>
          </w:p>
        </w:tc>
        <w:tc>
          <w:tcPr>
            <w:tcW w:w="2483" w:type="dxa"/>
            <w:tcBorders>
              <w:top w:val="single" w:sz="6" w:space="0" w:color="auto"/>
              <w:bottom w:val="single" w:sz="6" w:space="0" w:color="auto"/>
            </w:tcBorders>
            <w:shd w:val="clear" w:color="auto" w:fill="F2F2F2"/>
          </w:tcPr>
          <w:p w14:paraId="26C0AE17" w14:textId="2F49281D" w:rsidR="006D601A" w:rsidRPr="004A088C" w:rsidRDefault="009E5B8F" w:rsidP="004A088C">
            <w:pPr>
              <w:spacing w:after="0" w:line="240" w:lineRule="auto"/>
              <w:rPr>
                <w:rFonts w:ascii="Times New Roman" w:hAnsi="Times New Roman" w:cs="Times New Roman"/>
                <w:sz w:val="24"/>
                <w:szCs w:val="24"/>
              </w:rPr>
            </w:pPr>
            <w:proofErr w:type="spellStart"/>
            <w:r w:rsidRPr="004A088C">
              <w:rPr>
                <w:rFonts w:ascii="Times New Roman" w:hAnsi="Times New Roman" w:cs="Times New Roman"/>
                <w:sz w:val="24"/>
                <w:szCs w:val="24"/>
              </w:rPr>
              <w:t>Mr.Tanadol</w:t>
            </w:r>
            <w:proofErr w:type="spellEnd"/>
            <w:r w:rsidRPr="004A088C">
              <w:rPr>
                <w:rFonts w:ascii="Times New Roman" w:hAnsi="Times New Roman" w:cs="Times New Roman"/>
                <w:sz w:val="24"/>
                <w:szCs w:val="24"/>
              </w:rPr>
              <w:t xml:space="preserve"> </w:t>
            </w:r>
            <w:proofErr w:type="spellStart"/>
            <w:r w:rsidRPr="004A088C">
              <w:rPr>
                <w:rFonts w:ascii="Times New Roman" w:hAnsi="Times New Roman" w:cs="Times New Roman"/>
                <w:sz w:val="24"/>
                <w:szCs w:val="24"/>
              </w:rPr>
              <w:t>Parn-ong</w:t>
            </w:r>
            <w:proofErr w:type="spellEnd"/>
          </w:p>
        </w:tc>
      </w:tr>
      <w:tr w:rsidR="006D601A" w:rsidRPr="004A088C" w14:paraId="2A2D136D" w14:textId="77777777" w:rsidTr="004A088C">
        <w:tc>
          <w:tcPr>
            <w:tcW w:w="2178" w:type="dxa"/>
            <w:tcBorders>
              <w:top w:val="single" w:sz="6" w:space="0" w:color="auto"/>
              <w:bottom w:val="single" w:sz="6" w:space="0" w:color="auto"/>
            </w:tcBorders>
            <w:shd w:val="clear" w:color="auto" w:fill="F2F2F2"/>
          </w:tcPr>
          <w:p w14:paraId="56F038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Date Created:</w:t>
            </w:r>
          </w:p>
        </w:tc>
        <w:tc>
          <w:tcPr>
            <w:tcW w:w="2340" w:type="dxa"/>
            <w:gridSpan w:val="2"/>
            <w:tcBorders>
              <w:top w:val="single" w:sz="6" w:space="0" w:color="auto"/>
              <w:bottom w:val="single" w:sz="6" w:space="0" w:color="auto"/>
            </w:tcBorders>
            <w:shd w:val="clear" w:color="auto" w:fill="F2F2F2"/>
          </w:tcPr>
          <w:p w14:paraId="58C41FEE"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7709CCC4"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Revision Date:</w:t>
            </w:r>
          </w:p>
        </w:tc>
        <w:tc>
          <w:tcPr>
            <w:tcW w:w="2483" w:type="dxa"/>
            <w:tcBorders>
              <w:top w:val="single" w:sz="6" w:space="0" w:color="auto"/>
              <w:bottom w:val="single" w:sz="6" w:space="0" w:color="auto"/>
            </w:tcBorders>
            <w:shd w:val="clear" w:color="auto" w:fill="F2F2F2"/>
          </w:tcPr>
          <w:p w14:paraId="4E017D34"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r>
      <w:tr w:rsidR="006D601A" w:rsidRPr="004A088C" w14:paraId="6B9167A9" w14:textId="77777777" w:rsidTr="004A088C">
        <w:tc>
          <w:tcPr>
            <w:tcW w:w="2448" w:type="dxa"/>
            <w:gridSpan w:val="2"/>
            <w:tcBorders>
              <w:top w:val="single" w:sz="6" w:space="0" w:color="auto"/>
            </w:tcBorders>
          </w:tcPr>
          <w:p w14:paraId="1E4F06C7"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Actors:</w:t>
            </w:r>
          </w:p>
        </w:tc>
        <w:tc>
          <w:tcPr>
            <w:tcW w:w="6893" w:type="dxa"/>
            <w:gridSpan w:val="3"/>
            <w:tcBorders>
              <w:top w:val="single" w:sz="6" w:space="0" w:color="auto"/>
            </w:tcBorders>
          </w:tcPr>
          <w:p w14:paraId="58C3D363"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Administrator</w:t>
            </w:r>
          </w:p>
        </w:tc>
      </w:tr>
      <w:tr w:rsidR="006D601A" w:rsidRPr="004A088C" w14:paraId="15B43B1F" w14:textId="77777777" w:rsidTr="004A088C">
        <w:tc>
          <w:tcPr>
            <w:tcW w:w="2448" w:type="dxa"/>
            <w:gridSpan w:val="2"/>
          </w:tcPr>
          <w:p w14:paraId="4442B16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Description:</w:t>
            </w:r>
          </w:p>
        </w:tc>
        <w:tc>
          <w:tcPr>
            <w:tcW w:w="6893" w:type="dxa"/>
            <w:gridSpan w:val="3"/>
          </w:tcPr>
          <w:p w14:paraId="4D9CDC1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This use case is provided for Administrator delete a semester on the web application. </w:t>
            </w:r>
          </w:p>
        </w:tc>
      </w:tr>
      <w:tr w:rsidR="006D601A" w:rsidRPr="004A088C" w14:paraId="386F9C7C" w14:textId="77777777" w:rsidTr="004A088C">
        <w:tc>
          <w:tcPr>
            <w:tcW w:w="2448" w:type="dxa"/>
            <w:gridSpan w:val="2"/>
          </w:tcPr>
          <w:p w14:paraId="3E4CC2C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Trigger:</w:t>
            </w:r>
          </w:p>
        </w:tc>
        <w:tc>
          <w:tcPr>
            <w:tcW w:w="6893" w:type="dxa"/>
            <w:gridSpan w:val="3"/>
          </w:tcPr>
          <w:p w14:paraId="21D9B7DF" w14:textId="5D02E7B6" w:rsidR="006D601A" w:rsidRPr="004A088C" w:rsidRDefault="004A088C"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enters the Semester page.</w:t>
            </w:r>
          </w:p>
        </w:tc>
      </w:tr>
      <w:tr w:rsidR="006D601A" w:rsidRPr="004A088C" w14:paraId="02386B28" w14:textId="77777777" w:rsidTr="004A088C">
        <w:trPr>
          <w:trHeight w:val="282"/>
        </w:trPr>
        <w:tc>
          <w:tcPr>
            <w:tcW w:w="2448" w:type="dxa"/>
            <w:gridSpan w:val="2"/>
          </w:tcPr>
          <w:p w14:paraId="2CD31C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Preconditions:</w:t>
            </w:r>
          </w:p>
        </w:tc>
        <w:tc>
          <w:tcPr>
            <w:tcW w:w="6893" w:type="dxa"/>
            <w:gridSpan w:val="3"/>
          </w:tcPr>
          <w:p w14:paraId="3A08E4A5" w14:textId="26C973A4" w:rsidR="006D601A" w:rsidRPr="004A088C" w:rsidRDefault="004A088C" w:rsidP="004A088C">
            <w:pPr>
              <w:pStyle w:val="Hints"/>
              <w:rPr>
                <w:rFonts w:ascii="Times New Roman" w:hAnsi="Times New Roman"/>
                <w:b/>
                <w:color w:val="auto"/>
                <w:sz w:val="24"/>
                <w:szCs w:val="24"/>
              </w:rPr>
            </w:pPr>
            <w:r w:rsidRPr="004A088C">
              <w:rPr>
                <w:rFonts w:ascii="Times New Roman" w:hAnsi="Times New Roman"/>
                <w:color w:val="auto"/>
                <w:sz w:val="24"/>
                <w:szCs w:val="24"/>
              </w:rPr>
              <w:t>Semester information should be in the system.</w:t>
            </w:r>
          </w:p>
        </w:tc>
      </w:tr>
      <w:tr w:rsidR="006D601A" w:rsidRPr="004A088C" w14:paraId="709DB2A2" w14:textId="77777777" w:rsidTr="004A088C">
        <w:tc>
          <w:tcPr>
            <w:tcW w:w="2448" w:type="dxa"/>
            <w:gridSpan w:val="2"/>
          </w:tcPr>
          <w:p w14:paraId="49738F8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Post conditions:</w:t>
            </w:r>
          </w:p>
        </w:tc>
        <w:tc>
          <w:tcPr>
            <w:tcW w:w="6893" w:type="dxa"/>
            <w:gridSpan w:val="3"/>
          </w:tcPr>
          <w:p w14:paraId="71554DFC"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57796FD9" w14:textId="77777777" w:rsidTr="00D07BF8">
        <w:trPr>
          <w:trHeight w:val="1308"/>
        </w:trPr>
        <w:tc>
          <w:tcPr>
            <w:tcW w:w="2448" w:type="dxa"/>
            <w:gridSpan w:val="2"/>
          </w:tcPr>
          <w:p w14:paraId="6CDAD4E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Normal Flow:</w:t>
            </w:r>
          </w:p>
        </w:tc>
        <w:tc>
          <w:tcPr>
            <w:tcW w:w="6893" w:type="dxa"/>
            <w:gridSpan w:val="3"/>
          </w:tcPr>
          <w:p w14:paraId="19BC7FED" w14:textId="361B00BD" w:rsidR="006D601A"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sidR="004A088C">
              <w:rPr>
                <w:rFonts w:ascii="Times New Roman" w:hAnsi="Times New Roman" w:cs="Times New Roman"/>
                <w:sz w:val="24"/>
                <w:szCs w:val="24"/>
              </w:rPr>
              <w:t xml:space="preserve">main </w:t>
            </w:r>
            <w:r w:rsidRPr="004A088C">
              <w:rPr>
                <w:rFonts w:ascii="Times New Roman" w:hAnsi="Times New Roman" w:cs="Times New Roman"/>
                <w:sz w:val="24"/>
                <w:szCs w:val="24"/>
              </w:rPr>
              <w:t>page.</w:t>
            </w:r>
          </w:p>
          <w:p w14:paraId="53F8785E" w14:textId="2EA2C98D" w:rsidR="004A088C" w:rsidRPr="004A088C" w:rsidRDefault="004A088C" w:rsidP="00130738">
            <w:pPr>
              <w:pStyle w:val="ListParagraph"/>
              <w:numPr>
                <w:ilvl w:val="0"/>
                <w:numId w:val="2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6F845E64" w14:textId="50156D0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w:t>
            </w:r>
            <w:r w:rsidR="004A088C">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p>
          <w:p w14:paraId="4426247B" w14:textId="7777777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1FFD6787" w14:textId="16576D23" w:rsidR="004A088C"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34F03FA0" w14:textId="77777777" w:rsidTr="004A088C">
        <w:trPr>
          <w:trHeight w:val="309"/>
        </w:trPr>
        <w:tc>
          <w:tcPr>
            <w:tcW w:w="2448" w:type="dxa"/>
            <w:gridSpan w:val="2"/>
          </w:tcPr>
          <w:p w14:paraId="68C4AE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Alternative Flows:</w:t>
            </w:r>
          </w:p>
        </w:tc>
        <w:tc>
          <w:tcPr>
            <w:tcW w:w="6893" w:type="dxa"/>
            <w:gridSpan w:val="3"/>
          </w:tcPr>
          <w:p w14:paraId="5C654AB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13A98444" w14:textId="77777777" w:rsidTr="004A088C">
        <w:tc>
          <w:tcPr>
            <w:tcW w:w="2448" w:type="dxa"/>
            <w:gridSpan w:val="2"/>
          </w:tcPr>
          <w:p w14:paraId="7FC59B3D"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Exceptions:</w:t>
            </w:r>
          </w:p>
        </w:tc>
        <w:tc>
          <w:tcPr>
            <w:tcW w:w="6893" w:type="dxa"/>
            <w:gridSpan w:val="3"/>
          </w:tcPr>
          <w:p w14:paraId="5AE16340"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48D9084A" w14:textId="77777777" w:rsidTr="004A088C">
        <w:tc>
          <w:tcPr>
            <w:tcW w:w="2448" w:type="dxa"/>
            <w:gridSpan w:val="2"/>
          </w:tcPr>
          <w:p w14:paraId="6943DB66"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Includes:</w:t>
            </w:r>
          </w:p>
        </w:tc>
        <w:tc>
          <w:tcPr>
            <w:tcW w:w="6893" w:type="dxa"/>
            <w:gridSpan w:val="3"/>
          </w:tcPr>
          <w:p w14:paraId="6B44C8D2"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6A5E1C91" w14:textId="77777777" w:rsidTr="004A088C">
        <w:tc>
          <w:tcPr>
            <w:tcW w:w="2448" w:type="dxa"/>
            <w:gridSpan w:val="2"/>
          </w:tcPr>
          <w:p w14:paraId="491FDD38"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Frequency of Use:</w:t>
            </w:r>
          </w:p>
        </w:tc>
        <w:tc>
          <w:tcPr>
            <w:tcW w:w="6893" w:type="dxa"/>
            <w:gridSpan w:val="3"/>
          </w:tcPr>
          <w:p w14:paraId="66767B1E"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Often</w:t>
            </w:r>
          </w:p>
        </w:tc>
      </w:tr>
      <w:tr w:rsidR="006D601A" w:rsidRPr="004A088C" w14:paraId="31B522A9" w14:textId="77777777" w:rsidTr="004A088C">
        <w:tc>
          <w:tcPr>
            <w:tcW w:w="2448" w:type="dxa"/>
            <w:gridSpan w:val="2"/>
          </w:tcPr>
          <w:p w14:paraId="377ACB6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Assumptions:</w:t>
            </w:r>
          </w:p>
        </w:tc>
        <w:tc>
          <w:tcPr>
            <w:tcW w:w="6893" w:type="dxa"/>
            <w:gridSpan w:val="3"/>
          </w:tcPr>
          <w:p w14:paraId="7CD926DF"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r w:rsidR="006D601A" w:rsidRPr="004A088C" w14:paraId="1B91D86D" w14:textId="77777777" w:rsidTr="004A088C">
        <w:tc>
          <w:tcPr>
            <w:tcW w:w="2448" w:type="dxa"/>
            <w:gridSpan w:val="2"/>
          </w:tcPr>
          <w:p w14:paraId="0CFF8BBC"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Notes and Issues:</w:t>
            </w:r>
          </w:p>
        </w:tc>
        <w:tc>
          <w:tcPr>
            <w:tcW w:w="6893" w:type="dxa"/>
            <w:gridSpan w:val="3"/>
          </w:tcPr>
          <w:p w14:paraId="42A052B6"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bl>
    <w:p w14:paraId="45288BF0" w14:textId="77777777" w:rsidR="006D601A" w:rsidRDefault="006D601A" w:rsidP="006D601A"/>
    <w:p w14:paraId="3F8D54D3" w14:textId="77777777" w:rsidR="006D601A" w:rsidRDefault="006D601A" w:rsidP="006D601A"/>
    <w:p w14:paraId="2BFBE5F1" w14:textId="77777777" w:rsidR="006D601A" w:rsidRDefault="006D601A" w:rsidP="006D601A"/>
    <w:p w14:paraId="79B1065F" w14:textId="77777777" w:rsidR="006D601A" w:rsidRPr="001B0CD8" w:rsidRDefault="006D601A" w:rsidP="006D601A"/>
    <w:p w14:paraId="174E50B7" w14:textId="77777777" w:rsidR="006D601A" w:rsidRDefault="006D601A" w:rsidP="006D601A"/>
    <w:p w14:paraId="61EE9405" w14:textId="77777777" w:rsidR="00C665AA" w:rsidRDefault="00C665AA" w:rsidP="006D601A"/>
    <w:p w14:paraId="18B17EED" w14:textId="77777777" w:rsidR="00C665AA" w:rsidRDefault="00C665AA" w:rsidP="006D601A"/>
    <w:p w14:paraId="327B4D08" w14:textId="5E0FFAAA" w:rsidR="006D601A" w:rsidRPr="00BE5D78" w:rsidRDefault="009D2EA4" w:rsidP="006D601A">
      <w:pPr>
        <w:rPr>
          <w:rFonts w:ascii="Times New Roman" w:hAnsi="Times New Roman" w:cs="Times New Roman"/>
          <w:b/>
          <w:bCs/>
          <w:sz w:val="29"/>
          <w:szCs w:val="29"/>
        </w:rPr>
      </w:pPr>
      <w:r>
        <w:rPr>
          <w:rFonts w:ascii="Times New Roman" w:hAnsi="Times New Roman" w:cs="Times New Roman"/>
          <w:b/>
          <w:bCs/>
          <w:sz w:val="29"/>
          <w:szCs w:val="29"/>
        </w:rPr>
        <w:lastRenderedPageBreak/>
        <w:t>URS10</w:t>
      </w:r>
      <w:r w:rsidR="006D601A" w:rsidRPr="00BE5D78">
        <w:rPr>
          <w:rFonts w:ascii="Times New Roman" w:hAnsi="Times New Roman" w:cs="Times New Roman"/>
          <w:b/>
          <w:bCs/>
          <w:sz w:val="29"/>
          <w:szCs w:val="29"/>
        </w:rPr>
        <w:t>.</w:t>
      </w:r>
      <w:r w:rsidR="006D601A">
        <w:rPr>
          <w:rFonts w:ascii="Times New Roman" w:hAnsi="Times New Roman" w:cs="Times New Roman"/>
          <w:b/>
          <w:bCs/>
          <w:sz w:val="29"/>
          <w:szCs w:val="29"/>
        </w:rPr>
        <w:t>1</w:t>
      </w:r>
      <w:r w:rsidR="006D601A" w:rsidRPr="00BE5D78">
        <w:rPr>
          <w:rFonts w:ascii="Times New Roman" w:hAnsi="Times New Roman" w:cs="Times New Roman"/>
          <w:b/>
          <w:bCs/>
          <w:sz w:val="29"/>
          <w:szCs w:val="29"/>
        </w:rPr>
        <w:t xml:space="preserve"> Administrator can delete a semester. </w:t>
      </w:r>
    </w:p>
    <w:p w14:paraId="3F46E97F" w14:textId="77777777" w:rsidR="006D601A" w:rsidRPr="0059120E" w:rsidRDefault="006D601A" w:rsidP="006D601A">
      <w:pPr>
        <w:spacing w:after="0" w:line="240" w:lineRule="auto"/>
        <w:ind w:firstLine="720"/>
        <w:rPr>
          <w:rFonts w:ascii="Times New Roman" w:hAnsi="Times New Roman" w:cs="Times New Roman"/>
          <w:sz w:val="24"/>
          <w:szCs w:val="24"/>
        </w:rPr>
      </w:pPr>
      <w:r w:rsidRPr="0059120E">
        <w:rPr>
          <w:rFonts w:ascii="Times New Roman" w:hAnsi="Times New Roman" w:cs="Times New Roman"/>
          <w:sz w:val="24"/>
          <w:szCs w:val="24"/>
        </w:rPr>
        <w:t>Administrator can delete a semester.</w:t>
      </w:r>
    </w:p>
    <w:p w14:paraId="1E7892D1" w14:textId="77777777" w:rsidR="006D601A" w:rsidRPr="0059120E" w:rsidRDefault="006D601A" w:rsidP="006D601A">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12A52210" w14:textId="77777777" w:rsidR="006D601A" w:rsidRPr="0059120E" w:rsidRDefault="006D601A" w:rsidP="006D601A">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641873E3"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Input: None</w:t>
      </w:r>
    </w:p>
    <w:p w14:paraId="1922AE86"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7C0ADD24" w14:textId="08E904ED" w:rsidR="006D601A" w:rsidRDefault="004A088C"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4A088C">
        <w:rPr>
          <w:rFonts w:ascii="Times New Roman" w:hAnsi="Times New Roman" w:cs="Times New Roman"/>
          <w:sz w:val="24"/>
          <w:szCs w:val="24"/>
        </w:rPr>
        <w:t>page</w:t>
      </w:r>
      <w:r w:rsidR="009D2EA4">
        <w:rPr>
          <w:rFonts w:ascii="Times New Roman" w:hAnsi="Times New Roman" w:cs="Times New Roman"/>
          <w:sz w:val="24"/>
          <w:szCs w:val="24"/>
        </w:rPr>
        <w:t>.</w:t>
      </w:r>
    </w:p>
    <w:p w14:paraId="62FBB144" w14:textId="77C86FD6"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w:t>
      </w:r>
      <w:r>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r>
        <w:rPr>
          <w:rFonts w:ascii="Times New Roman" w:hAnsi="Times New Roman" w:cs="Times New Roman"/>
          <w:sz w:val="24"/>
          <w:szCs w:val="24"/>
        </w:rPr>
        <w:t>.</w:t>
      </w:r>
    </w:p>
    <w:p w14:paraId="61744F7E" w14:textId="461A840B"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7D8E1BE2" w14:textId="77777777" w:rsidR="00AD480D" w:rsidRDefault="00AD480D" w:rsidP="00D07BF8">
      <w:pPr>
        <w:spacing w:after="0" w:line="240" w:lineRule="auto"/>
        <w:rPr>
          <w:rFonts w:ascii="Times New Roman" w:hAnsi="Times New Roman" w:cs="Times New Roman"/>
          <w:sz w:val="24"/>
          <w:szCs w:val="24"/>
        </w:rPr>
      </w:pPr>
    </w:p>
    <w:p w14:paraId="41B9ED73" w14:textId="77777777" w:rsidR="00AD480D" w:rsidRDefault="00AD480D" w:rsidP="00D07BF8">
      <w:pPr>
        <w:spacing w:after="0" w:line="240" w:lineRule="auto"/>
        <w:rPr>
          <w:rFonts w:ascii="Times New Roman" w:hAnsi="Times New Roman" w:cs="Times New Roman"/>
          <w:sz w:val="24"/>
          <w:szCs w:val="24"/>
        </w:rPr>
      </w:pPr>
    </w:p>
    <w:p w14:paraId="14D72208" w14:textId="77777777" w:rsidR="00AD480D" w:rsidRDefault="00AD480D" w:rsidP="00D07BF8">
      <w:pPr>
        <w:spacing w:after="0" w:line="240" w:lineRule="auto"/>
        <w:rPr>
          <w:rFonts w:ascii="Times New Roman" w:hAnsi="Times New Roman" w:cs="Times New Roman"/>
          <w:sz w:val="24"/>
          <w:szCs w:val="24"/>
        </w:rPr>
      </w:pPr>
    </w:p>
    <w:p w14:paraId="1C414ACD" w14:textId="550DCD0B" w:rsidR="00AD480D" w:rsidRDefault="00AD480D" w:rsidP="00D07BF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 xml:space="preserve">AC-10.1 </w:t>
      </w:r>
      <w:r w:rsidRPr="00BE5D78">
        <w:rPr>
          <w:rFonts w:ascii="Times New Roman" w:hAnsi="Times New Roman" w:cs="Times New Roman"/>
          <w:b/>
          <w:bCs/>
          <w:sz w:val="29"/>
          <w:szCs w:val="29"/>
        </w:rPr>
        <w:t>Administrator can delete a semester.</w:t>
      </w:r>
    </w:p>
    <w:p w14:paraId="652EDBB9" w14:textId="5763D296" w:rsidR="00AD480D" w:rsidRDefault="00273462" w:rsidP="00D07BF8">
      <w:pPr>
        <w:spacing w:after="0" w:line="240" w:lineRule="auto"/>
        <w:rPr>
          <w:rFonts w:ascii="Times New Roman" w:hAnsi="Times New Roman" w:cs="Times New Roman"/>
          <w:b/>
          <w:bCs/>
          <w:sz w:val="29"/>
          <w:szCs w:val="29"/>
        </w:rPr>
      </w:pPr>
      <w:ins w:id="168" w:author="KKD Windows Se7en V1" w:date="2014-07-25T00:40:00Z">
        <w:r>
          <w:rPr>
            <w:rFonts w:ascii="Times New Roman" w:hAnsi="Times New Roman" w:cs="Times New Roman"/>
            <w:b/>
            <w:bCs/>
            <w:noProof/>
            <w:sz w:val="29"/>
            <w:szCs w:val="29"/>
            <w:rPrChange w:id="169" w:author="Unknown">
              <w:rPr>
                <w:noProof/>
              </w:rPr>
            </w:rPrChange>
          </w:rPr>
          <w:drawing>
            <wp:anchor distT="0" distB="0" distL="114300" distR="114300" simplePos="0" relativeHeight="251738112" behindDoc="1" locked="0" layoutInCell="1" allowOverlap="1" wp14:anchorId="5375CA1A" wp14:editId="13929153">
              <wp:simplePos x="0" y="0"/>
              <wp:positionH relativeFrom="column">
                <wp:posOffset>1895475</wp:posOffset>
              </wp:positionH>
              <wp:positionV relativeFrom="paragraph">
                <wp:posOffset>156845</wp:posOffset>
              </wp:positionV>
              <wp:extent cx="2052963" cy="3686175"/>
              <wp:effectExtent l="0" t="0" r="444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10.png"/>
                      <pic:cNvPicPr/>
                    </pic:nvPicPr>
                    <pic:blipFill>
                      <a:blip r:embed="rId44">
                        <a:extLst>
                          <a:ext uri="{28A0092B-C50C-407E-A947-70E740481C1C}">
                            <a14:useLocalDpi xmlns:a14="http://schemas.microsoft.com/office/drawing/2010/main" val="0"/>
                          </a:ext>
                        </a:extLst>
                      </a:blip>
                      <a:stretch>
                        <a:fillRect/>
                      </a:stretch>
                    </pic:blipFill>
                    <pic:spPr>
                      <a:xfrm>
                        <a:off x="0" y="0"/>
                        <a:ext cx="2057994" cy="3695208"/>
                      </a:xfrm>
                      <a:prstGeom prst="rect">
                        <a:avLst/>
                      </a:prstGeom>
                    </pic:spPr>
                  </pic:pic>
                </a:graphicData>
              </a:graphic>
              <wp14:sizeRelH relativeFrom="page">
                <wp14:pctWidth>0</wp14:pctWidth>
              </wp14:sizeRelH>
              <wp14:sizeRelV relativeFrom="page">
                <wp14:pctHeight>0</wp14:pctHeight>
              </wp14:sizeRelV>
            </wp:anchor>
          </w:drawing>
        </w:r>
      </w:ins>
      <w:del w:id="170" w:author="KKD Windows Se7en V1" w:date="2014-07-25T00:30:00Z">
        <w:r w:rsidR="00AD480D" w:rsidRPr="00D07BF8" w:rsidDel="009E3635">
          <w:rPr>
            <w:rFonts w:ascii="Times New Roman" w:hAnsi="Times New Roman" w:cs="Times New Roman"/>
            <w:b/>
            <w:bCs/>
            <w:noProof/>
            <w:sz w:val="29"/>
            <w:szCs w:val="29"/>
            <w:rPrChange w:id="171" w:author="Unknown">
              <w:rPr>
                <w:noProof/>
              </w:rPr>
            </w:rPrChange>
          </w:rPr>
          <w:drawing>
            <wp:anchor distT="0" distB="0" distL="114300" distR="114300" simplePos="0" relativeHeight="251683840" behindDoc="1" locked="0" layoutInCell="1" allowOverlap="1" wp14:anchorId="6CE64F1B" wp14:editId="03D24BD1">
              <wp:simplePos x="0" y="0"/>
              <wp:positionH relativeFrom="column">
                <wp:posOffset>1962150</wp:posOffset>
              </wp:positionH>
              <wp:positionV relativeFrom="paragraph">
                <wp:posOffset>23495</wp:posOffset>
              </wp:positionV>
              <wp:extent cx="1822731" cy="388620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10.png"/>
                      <pic:cNvPicPr/>
                    </pic:nvPicPr>
                    <pic:blipFill>
                      <a:blip r:embed="rId45">
                        <a:extLst>
                          <a:ext uri="{28A0092B-C50C-407E-A947-70E740481C1C}">
                            <a14:useLocalDpi xmlns:a14="http://schemas.microsoft.com/office/drawing/2010/main" val="0"/>
                          </a:ext>
                        </a:extLst>
                      </a:blip>
                      <a:stretch>
                        <a:fillRect/>
                      </a:stretch>
                    </pic:blipFill>
                    <pic:spPr>
                      <a:xfrm>
                        <a:off x="0" y="0"/>
                        <a:ext cx="1822731" cy="3886200"/>
                      </a:xfrm>
                      <a:prstGeom prst="rect">
                        <a:avLst/>
                      </a:prstGeom>
                    </pic:spPr>
                  </pic:pic>
                </a:graphicData>
              </a:graphic>
              <wp14:sizeRelH relativeFrom="page">
                <wp14:pctWidth>0</wp14:pctWidth>
              </wp14:sizeRelH>
              <wp14:sizeRelV relativeFrom="page">
                <wp14:pctHeight>0</wp14:pctHeight>
              </wp14:sizeRelV>
            </wp:anchor>
          </w:drawing>
        </w:r>
      </w:del>
    </w:p>
    <w:p w14:paraId="51B0475C" w14:textId="17594975" w:rsidR="00AD480D" w:rsidRPr="00D07BF8" w:rsidRDefault="00AD480D" w:rsidP="00D07BF8">
      <w:pPr>
        <w:spacing w:after="0" w:line="240" w:lineRule="auto"/>
        <w:rPr>
          <w:rFonts w:ascii="Times New Roman" w:hAnsi="Times New Roman" w:cs="Times New Roman"/>
          <w:b/>
          <w:bCs/>
          <w:sz w:val="29"/>
          <w:szCs w:val="29"/>
        </w:rPr>
      </w:pPr>
    </w:p>
    <w:p w14:paraId="772D20A5" w14:textId="25BFF931" w:rsidR="006D601A" w:rsidRPr="0059120E" w:rsidRDefault="006D601A" w:rsidP="006D601A">
      <w:pPr>
        <w:pStyle w:val="ListParagraph"/>
        <w:spacing w:after="0" w:line="240" w:lineRule="auto"/>
        <w:rPr>
          <w:rFonts w:ascii="Times New Roman" w:hAnsi="Times New Roman" w:cs="Times New Roman"/>
          <w:sz w:val="24"/>
          <w:szCs w:val="24"/>
        </w:rPr>
      </w:pPr>
    </w:p>
    <w:p w14:paraId="194A43BE" w14:textId="77777777" w:rsidR="006D601A" w:rsidRDefault="00D07BF8" w:rsidP="006D601A">
      <w:pPr>
        <w:pStyle w:val="ListParagraph"/>
        <w:spacing w:after="0" w:line="240" w:lineRule="auto"/>
        <w:ind w:left="0"/>
        <w:rPr>
          <w:rFonts w:ascii="Times New Roman" w:hAnsi="Times New Roman" w:cs="Times New Roman"/>
          <w:b/>
          <w:sz w:val="16"/>
          <w:szCs w:val="16"/>
        </w:rPr>
      </w:pPr>
      <w:r>
        <w:rPr>
          <w:rStyle w:val="CommentReference"/>
        </w:rPr>
        <w:commentReference w:id="172"/>
      </w:r>
    </w:p>
    <w:p w14:paraId="56B5F3E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D5BD618"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7310805"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F0D959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730794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9AA68B3"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97F59D1"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5A58902"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A85E2A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D54DAB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B5855BC"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6DDD54D"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74CDA2B"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7A5A6C60"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79FC870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7D4DD99"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C46307D"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5BBF198E"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D44370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CFFC43C"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0B181096"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3540F55A"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81153A4"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5C0890B"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6562643"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206CC2F"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29D3D382"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6BC27B2A"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1EFBEA21" w14:textId="77777777" w:rsidR="00AD480D" w:rsidRDefault="00AD480D" w:rsidP="006D601A">
      <w:pPr>
        <w:pStyle w:val="ListParagraph"/>
        <w:spacing w:after="0" w:line="240" w:lineRule="auto"/>
        <w:ind w:left="0"/>
        <w:rPr>
          <w:rFonts w:ascii="Times New Roman" w:hAnsi="Times New Roman" w:cs="Times New Roman"/>
          <w:b/>
          <w:sz w:val="16"/>
          <w:szCs w:val="16"/>
        </w:rPr>
      </w:pPr>
    </w:p>
    <w:p w14:paraId="4151AECF" w14:textId="77777777" w:rsidR="00AD480D" w:rsidRPr="0059120E" w:rsidRDefault="00AD480D" w:rsidP="006D601A">
      <w:pPr>
        <w:pStyle w:val="ListParagraph"/>
        <w:spacing w:after="0" w:line="240" w:lineRule="auto"/>
        <w:ind w:left="0"/>
        <w:rPr>
          <w:rFonts w:ascii="Times New Roman" w:hAnsi="Times New Roman" w:cs="Times New Roman"/>
          <w:b/>
          <w:sz w:val="16"/>
          <w:szCs w:val="16"/>
        </w:rPr>
      </w:pPr>
    </w:p>
    <w:p w14:paraId="511595C8" w14:textId="26913C89" w:rsidR="006D601A" w:rsidRDefault="006D601A" w:rsidP="006D601A">
      <w:pPr>
        <w:pStyle w:val="ListParagraph"/>
        <w:spacing w:after="0" w:line="240" w:lineRule="auto"/>
        <w:ind w:left="0"/>
        <w:rPr>
          <w:rFonts w:ascii="Times New Roman" w:hAnsi="Times New Roman" w:cs="Times New Roman"/>
          <w:b/>
          <w:sz w:val="29"/>
          <w:szCs w:val="29"/>
        </w:rPr>
      </w:pPr>
      <w:r w:rsidRPr="0059120E">
        <w:rPr>
          <w:rFonts w:ascii="Times New Roman" w:hAnsi="Times New Roman" w:cs="Times New Roman"/>
          <w:b/>
          <w:sz w:val="29"/>
          <w:szCs w:val="29"/>
        </w:rPr>
        <w:t>System Requ</w:t>
      </w:r>
      <w:r w:rsidR="009D2EA4">
        <w:rPr>
          <w:rFonts w:ascii="Times New Roman" w:hAnsi="Times New Roman" w:cs="Times New Roman"/>
          <w:b/>
          <w:sz w:val="29"/>
          <w:szCs w:val="29"/>
        </w:rPr>
        <w:t>irement Specification of URS10.</w:t>
      </w:r>
      <w:r>
        <w:rPr>
          <w:rFonts w:ascii="Times New Roman" w:hAnsi="Times New Roman" w:cs="Times New Roman"/>
          <w:b/>
          <w:sz w:val="29"/>
          <w:szCs w:val="29"/>
        </w:rPr>
        <w:t>1</w:t>
      </w:r>
    </w:p>
    <w:p w14:paraId="2C0722CB" w14:textId="77777777" w:rsidR="00C14AD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p>
    <w:p w14:paraId="28CE7E2B" w14:textId="77777777" w:rsidR="00C14AD4" w:rsidRPr="009D2EA4" w:rsidRDefault="00C14AD4" w:rsidP="00C14AD4">
      <w:pPr>
        <w:spacing w:after="0" w:line="240" w:lineRule="auto"/>
        <w:ind w:left="720" w:hanging="360"/>
        <w:rPr>
          <w:rFonts w:ascii="Times New Roman" w:hAnsi="Times New Roman" w:cs="Times New Roman"/>
          <w:sz w:val="24"/>
          <w:szCs w:val="24"/>
        </w:rPr>
      </w:pPr>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p>
    <w:p w14:paraId="14CB08D9" w14:textId="77777777" w:rsidR="00C14AD4" w:rsidRPr="009E5B8F" w:rsidRDefault="00C14AD4" w:rsidP="00C14AD4">
      <w:pPr>
        <w:spacing w:after="0" w:line="240" w:lineRule="auto"/>
        <w:ind w:left="720" w:hanging="360"/>
        <w:jc w:val="thaiDistribute"/>
        <w:rPr>
          <w:rFonts w:ascii="Times New Roman" w:hAnsi="Times New Roman" w:cs="Times New Roman"/>
          <w:color w:val="000000" w:themeColor="text1"/>
          <w:sz w:val="24"/>
          <w:szCs w:val="24"/>
        </w:rPr>
      </w:pPr>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p>
    <w:p w14:paraId="601E5260" w14:textId="77777777" w:rsidR="006D601A" w:rsidRPr="00354B18" w:rsidRDefault="006D601A" w:rsidP="006D601A">
      <w:pPr>
        <w:spacing w:after="0" w:line="240" w:lineRule="auto"/>
        <w:rPr>
          <w:rFonts w:ascii="Times New Roman" w:hAnsi="Times New Roman" w:cs="Times New Roman"/>
        </w:rPr>
      </w:pPr>
    </w:p>
    <w:p w14:paraId="3E52BCA8" w14:textId="77777777" w:rsidR="006D601A" w:rsidRDefault="006D601A" w:rsidP="006D601A"/>
    <w:p w14:paraId="0F117104" w14:textId="77777777" w:rsidR="00C665AA" w:rsidRPr="006D601A" w:rsidRDefault="00C665AA" w:rsidP="006D601A"/>
    <w:p w14:paraId="06D73D76" w14:textId="5462C618" w:rsidR="001D0092"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4.11</w:t>
      </w:r>
      <w:r w:rsidR="0042396D" w:rsidRPr="008E76FF">
        <w:rPr>
          <w:rFonts w:ascii="Times New Roman" w:hAnsi="Times New Roman" w:cs="Times New Roman"/>
          <w:b/>
          <w:bCs/>
          <w:color w:val="000000" w:themeColor="text1"/>
          <w:sz w:val="36"/>
          <w:szCs w:val="36"/>
        </w:rPr>
        <w:t xml:space="preserve"> Administrator can create a course.</w:t>
      </w:r>
      <w:r w:rsidR="008E76FF">
        <w:rPr>
          <w:rFonts w:ascii="Times New Roman" w:hAnsi="Times New Roman" w:cs="Times New Roman"/>
          <w:b/>
          <w:bCs/>
          <w:color w:val="000000" w:themeColor="text1"/>
          <w:sz w:val="36"/>
          <w:szCs w:val="36"/>
        </w:rPr>
        <w:t xml:space="preserve"> (UC11.1)</w:t>
      </w:r>
    </w:p>
    <w:p w14:paraId="2A0C2067" w14:textId="01634911" w:rsidR="00143D23" w:rsidRDefault="009E3635" w:rsidP="00143D23">
      <w:ins w:id="173" w:author="KKD Windows Se7en V1" w:date="2014-07-25T00:31:00Z">
        <w:r>
          <w:rPr>
            <w:noProof/>
          </w:rPr>
          <w:drawing>
            <wp:anchor distT="0" distB="0" distL="114300" distR="114300" simplePos="0" relativeHeight="251720704" behindDoc="1" locked="0" layoutInCell="1" allowOverlap="1" wp14:anchorId="53025ED5" wp14:editId="47BF06DC">
              <wp:simplePos x="0" y="0"/>
              <wp:positionH relativeFrom="column">
                <wp:posOffset>1200150</wp:posOffset>
              </wp:positionH>
              <wp:positionV relativeFrom="paragraph">
                <wp:posOffset>106680</wp:posOffset>
              </wp:positionV>
              <wp:extent cx="3346711" cy="1975108"/>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6711" cy="1975108"/>
                      </a:xfrm>
                      <a:prstGeom prst="rect">
                        <a:avLst/>
                      </a:prstGeom>
                    </pic:spPr>
                  </pic:pic>
                </a:graphicData>
              </a:graphic>
              <wp14:sizeRelH relativeFrom="page">
                <wp14:pctWidth>0</wp14:pctWidth>
              </wp14:sizeRelH>
              <wp14:sizeRelV relativeFrom="page">
                <wp14:pctHeight>0</wp14:pctHeight>
              </wp14:sizeRelV>
            </wp:anchor>
          </w:drawing>
        </w:r>
      </w:ins>
    </w:p>
    <w:p w14:paraId="2E43CC30" w14:textId="3E1687C4" w:rsidR="00143D23" w:rsidRDefault="00143D23" w:rsidP="00143D23"/>
    <w:p w14:paraId="79FD0CD3" w14:textId="77777777" w:rsidR="00143D23" w:rsidRDefault="00143D23" w:rsidP="00143D23"/>
    <w:p w14:paraId="7BE1EE1D" w14:textId="77777777" w:rsidR="00143D23" w:rsidRDefault="00143D23" w:rsidP="00143D23"/>
    <w:p w14:paraId="11AF412C" w14:textId="77777777" w:rsidR="00143D23" w:rsidRDefault="00143D23" w:rsidP="00143D23"/>
    <w:p w14:paraId="0B63EDDC" w14:textId="77777777" w:rsidR="00143D23" w:rsidRDefault="00143D23" w:rsidP="00143D23"/>
    <w:p w14:paraId="05E33329" w14:textId="77777777" w:rsidR="00AD480D" w:rsidRDefault="00AD480D" w:rsidP="00143D23"/>
    <w:p w14:paraId="4BBCF7A6" w14:textId="77777777" w:rsidR="00143D23" w:rsidRPr="0059120E" w:rsidRDefault="00143D23" w:rsidP="00143D23"/>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430"/>
        <w:gridCol w:w="2340"/>
      </w:tblGrid>
      <w:tr w:rsidR="00143D23" w:rsidRPr="0059120E" w14:paraId="1A87A383" w14:textId="77777777" w:rsidTr="00146DFC">
        <w:tc>
          <w:tcPr>
            <w:tcW w:w="1998" w:type="dxa"/>
            <w:tcBorders>
              <w:top w:val="single" w:sz="12" w:space="0" w:color="auto"/>
              <w:bottom w:val="single" w:sz="6" w:space="0" w:color="auto"/>
            </w:tcBorders>
            <w:shd w:val="clear" w:color="auto" w:fill="F2F2F2"/>
          </w:tcPr>
          <w:p w14:paraId="2B758481"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669239A" w14:textId="2D1F2793" w:rsidR="00143D23" w:rsidRPr="0059120E" w:rsidRDefault="00143D23">
            <w:pPr>
              <w:pStyle w:val="Hints"/>
              <w:rPr>
                <w:rFonts w:ascii="Times New Roman" w:hAnsi="Times New Roman"/>
                <w:color w:val="auto"/>
                <w:sz w:val="24"/>
                <w:szCs w:val="24"/>
              </w:rPr>
            </w:pPr>
            <w:r>
              <w:rPr>
                <w:rFonts w:ascii="Times New Roman" w:hAnsi="Times New Roman"/>
                <w:color w:val="auto"/>
                <w:sz w:val="24"/>
                <w:szCs w:val="24"/>
              </w:rPr>
              <w:t>UC 11.1</w:t>
            </w:r>
          </w:p>
        </w:tc>
      </w:tr>
      <w:tr w:rsidR="00143D23" w:rsidRPr="0059120E" w14:paraId="592A2814" w14:textId="77777777" w:rsidTr="00146DFC">
        <w:tc>
          <w:tcPr>
            <w:tcW w:w="1998" w:type="dxa"/>
            <w:tcBorders>
              <w:top w:val="single" w:sz="6" w:space="0" w:color="auto"/>
              <w:bottom w:val="single" w:sz="6" w:space="0" w:color="auto"/>
            </w:tcBorders>
            <w:shd w:val="clear" w:color="auto" w:fill="F2F2F2"/>
          </w:tcPr>
          <w:p w14:paraId="6098A6E3"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5B474B8C"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bCs/>
                <w:color w:val="auto"/>
                <w:sz w:val="24"/>
                <w:szCs w:val="24"/>
              </w:rPr>
              <w:t xml:space="preserve">Administrator can create a </w:t>
            </w:r>
            <w:r>
              <w:rPr>
                <w:rFonts w:ascii="Times New Roman" w:hAnsi="Times New Roman"/>
                <w:bCs/>
                <w:color w:val="auto"/>
                <w:sz w:val="24"/>
                <w:szCs w:val="24"/>
              </w:rPr>
              <w:t>course</w:t>
            </w:r>
          </w:p>
        </w:tc>
      </w:tr>
      <w:tr w:rsidR="00143D23" w:rsidRPr="0059120E" w14:paraId="1318BC46" w14:textId="77777777" w:rsidTr="00146DFC">
        <w:tc>
          <w:tcPr>
            <w:tcW w:w="1998" w:type="dxa"/>
            <w:tcBorders>
              <w:top w:val="single" w:sz="6" w:space="0" w:color="auto"/>
              <w:bottom w:val="single" w:sz="6" w:space="0" w:color="auto"/>
            </w:tcBorders>
            <w:shd w:val="clear" w:color="auto" w:fill="F2F2F2"/>
          </w:tcPr>
          <w:p w14:paraId="41506886"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44C6ADAD" w14:textId="6406560A" w:rsidR="00143D23" w:rsidRPr="0059120E" w:rsidRDefault="00143D23">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1501AD40"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7C603D33" w14:textId="5E52D356" w:rsidR="00143D23" w:rsidRPr="0059120E" w:rsidRDefault="00143D23">
            <w:pPr>
              <w:spacing w:after="0" w:line="240" w:lineRule="auto"/>
              <w:rPr>
                <w:rFonts w:ascii="Times New Roman" w:hAnsi="Times New Roman" w:cs="Times New Roman"/>
                <w:sz w:val="24"/>
                <w:szCs w:val="24"/>
              </w:rPr>
            </w:pPr>
            <w:proofErr w:type="spellStart"/>
            <w:r w:rsidRPr="0059120E">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143D23" w:rsidRPr="0059120E" w14:paraId="3AB36889" w14:textId="77777777" w:rsidTr="00146DFC">
        <w:tc>
          <w:tcPr>
            <w:tcW w:w="1998" w:type="dxa"/>
            <w:tcBorders>
              <w:top w:val="single" w:sz="6" w:space="0" w:color="auto"/>
              <w:bottom w:val="single" w:sz="6" w:space="0" w:color="auto"/>
            </w:tcBorders>
            <w:shd w:val="clear" w:color="auto" w:fill="F2F2F2"/>
          </w:tcPr>
          <w:p w14:paraId="36FB8EE4"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6BA582EA"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479C2CC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4D6F1CDF"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143D23" w:rsidRPr="0059120E" w14:paraId="796FF959" w14:textId="77777777" w:rsidTr="00146DFC">
        <w:tc>
          <w:tcPr>
            <w:tcW w:w="2448" w:type="dxa"/>
            <w:gridSpan w:val="2"/>
            <w:tcBorders>
              <w:top w:val="single" w:sz="6" w:space="0" w:color="auto"/>
            </w:tcBorders>
          </w:tcPr>
          <w:p w14:paraId="0FBE1B3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0B27302E"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143D23" w:rsidRPr="0059120E" w14:paraId="2E4CDC64" w14:textId="77777777" w:rsidTr="00146DFC">
        <w:tc>
          <w:tcPr>
            <w:tcW w:w="2448" w:type="dxa"/>
            <w:gridSpan w:val="2"/>
          </w:tcPr>
          <w:p w14:paraId="57BDC4B7"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6308436" w14:textId="77777777" w:rsidR="00143D23" w:rsidRPr="0059120E" w:rsidRDefault="00143D23" w:rsidP="00146DF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create a course on the web application. </w:t>
            </w:r>
          </w:p>
        </w:tc>
      </w:tr>
      <w:tr w:rsidR="00143D23" w:rsidRPr="0059120E" w14:paraId="5D4E3659" w14:textId="77777777" w:rsidTr="00146DFC">
        <w:tc>
          <w:tcPr>
            <w:tcW w:w="2448" w:type="dxa"/>
            <w:gridSpan w:val="2"/>
          </w:tcPr>
          <w:p w14:paraId="55AFBAD3"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519F09F7" w14:textId="564C2F80" w:rsidR="00143D23" w:rsidRPr="009070F7" w:rsidRDefault="009070F7" w:rsidP="00146DFC">
            <w:pPr>
              <w:spacing w:after="0" w:line="240" w:lineRule="auto"/>
              <w:rPr>
                <w:rFonts w:ascii="Times New Roman" w:hAnsi="Times New Roman" w:cs="Times New Roman"/>
                <w:sz w:val="24"/>
                <w:szCs w:val="24"/>
              </w:rPr>
            </w:pPr>
            <w:r w:rsidRPr="009070F7">
              <w:rPr>
                <w:rFonts w:ascii="Times New Roman" w:hAnsi="Times New Roman" w:cs="Times New Roman"/>
                <w:sz w:val="24"/>
                <w:szCs w:val="24"/>
              </w:rPr>
              <w:t>Administrator enters the Course management page.</w:t>
            </w:r>
          </w:p>
        </w:tc>
      </w:tr>
      <w:tr w:rsidR="00143D23" w:rsidRPr="0059120E" w14:paraId="70BEADFB" w14:textId="77777777" w:rsidTr="00146DFC">
        <w:trPr>
          <w:trHeight w:val="300"/>
        </w:trPr>
        <w:tc>
          <w:tcPr>
            <w:tcW w:w="2448" w:type="dxa"/>
            <w:gridSpan w:val="2"/>
          </w:tcPr>
          <w:p w14:paraId="1C87EA92"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253EAEA5" w14:textId="35CD72F6" w:rsidR="00143D23" w:rsidRPr="0059120E" w:rsidRDefault="009070F7"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Semester should be in the system.</w:t>
            </w:r>
          </w:p>
        </w:tc>
      </w:tr>
      <w:tr w:rsidR="00143D23" w:rsidRPr="0059120E" w14:paraId="7FCE1126" w14:textId="77777777" w:rsidTr="00146DFC">
        <w:tc>
          <w:tcPr>
            <w:tcW w:w="2448" w:type="dxa"/>
            <w:gridSpan w:val="2"/>
          </w:tcPr>
          <w:p w14:paraId="5E255F4E"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5AC62D8B" w14:textId="77777777" w:rsidR="00143D23" w:rsidRPr="0059120E" w:rsidRDefault="00143D23" w:rsidP="00146DF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21A2EB03" w14:textId="77777777" w:rsidTr="00146DFC">
        <w:tc>
          <w:tcPr>
            <w:tcW w:w="2448" w:type="dxa"/>
            <w:gridSpan w:val="2"/>
          </w:tcPr>
          <w:p w14:paraId="1F74CEFA"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0EE07AB7" w14:textId="77777777" w:rsidR="00143D23" w:rsidRDefault="00143D23" w:rsidP="00146DFC">
            <w:pPr>
              <w:pStyle w:val="ListParagraph"/>
              <w:numPr>
                <w:ilvl w:val="0"/>
                <w:numId w:val="27"/>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enters the Course management page.</w:t>
            </w:r>
          </w:p>
          <w:p w14:paraId="608AD1A3" w14:textId="77777777"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management page.</w:t>
            </w:r>
          </w:p>
          <w:p w14:paraId="71E8EBB0" w14:textId="57BB7E4C"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selects a semester that want to create course in that semester.</w:t>
            </w:r>
          </w:p>
          <w:p w14:paraId="4EE9198D" w14:textId="742590A9"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a semester.</w:t>
            </w:r>
          </w:p>
          <w:p w14:paraId="602B9270" w14:textId="029DB406"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main page.</w:t>
            </w:r>
          </w:p>
          <w:p w14:paraId="770FFBC7" w14:textId="252CF111"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enters to Course main page.</w:t>
            </w:r>
          </w:p>
          <w:p w14:paraId="3B3B0AF0" w14:textId="4828CF20" w:rsid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add course in Course main page.</w:t>
            </w:r>
          </w:p>
          <w:p w14:paraId="609ED012" w14:textId="16DC99B1" w:rsidR="009070F7" w:rsidRPr="009070F7" w:rsidRDefault="009070F7" w:rsidP="00146DFC">
            <w:pPr>
              <w:pStyle w:val="ListParagraph"/>
              <w:numPr>
                <w:ilvl w:val="0"/>
                <w:numId w:val="27"/>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Addition page.</w:t>
            </w:r>
          </w:p>
          <w:p w14:paraId="54D08523" w14:textId="228679A7" w:rsidR="00143D23" w:rsidRPr="0059120E" w:rsidRDefault="00143D23" w:rsidP="00146DFC">
            <w:pPr>
              <w:pStyle w:val="ListParagraph"/>
              <w:numPr>
                <w:ilvl w:val="0"/>
                <w:numId w:val="27"/>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w:t>
            </w:r>
            <w:r w:rsidR="009070F7">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p>
          <w:p w14:paraId="5E907491" w14:textId="77777777"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provides course information into the web application.</w:t>
            </w:r>
          </w:p>
          <w:p w14:paraId="66D4CB3F" w14:textId="40BA56E0"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submit</w:t>
            </w:r>
            <w:ins w:id="174"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the course information form into the web application.</w:t>
            </w:r>
          </w:p>
          <w:p w14:paraId="0C86114C" w14:textId="47A3B44E"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Pr>
                <w:rFonts w:ascii="Times New Roman" w:hAnsi="Times New Roman" w:cs="Times New Roman"/>
                <w:sz w:val="24"/>
                <w:szCs w:val="24"/>
              </w:rPr>
              <w:t xml:space="preserve">The system </w:t>
            </w:r>
            <w:r w:rsidRPr="0059120E">
              <w:rPr>
                <w:rFonts w:ascii="Times New Roman" w:hAnsi="Times New Roman" w:cs="Times New Roman"/>
                <w:sz w:val="24"/>
                <w:szCs w:val="24"/>
              </w:rPr>
              <w:t>validate</w:t>
            </w:r>
            <w:ins w:id="175"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course information from Administrator.</w:t>
            </w:r>
          </w:p>
          <w:p w14:paraId="0E52492F" w14:textId="6D2C6BB2"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 xml:space="preserve">The system redirects to the Student </w:t>
            </w:r>
            <w:r w:rsidR="009070F7">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p>
          <w:p w14:paraId="05CE48E0" w14:textId="6E48E182"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add</w:t>
            </w:r>
            <w:ins w:id="176"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a list of students to Course.</w:t>
            </w:r>
          </w:p>
          <w:p w14:paraId="55CE60B6" w14:textId="7D003BDF" w:rsidR="00143D23" w:rsidRPr="0059120E"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Administrator submit</w:t>
            </w:r>
            <w:ins w:id="177"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a list of student to Course into the web application.</w:t>
            </w:r>
          </w:p>
          <w:p w14:paraId="4B5BF3C0" w14:textId="0D05DFC3" w:rsidR="00143D23" w:rsidRPr="009070F7" w:rsidRDefault="00143D23" w:rsidP="00146DFC">
            <w:pPr>
              <w:pStyle w:val="ListParagraph"/>
              <w:numPr>
                <w:ilvl w:val="0"/>
                <w:numId w:val="27"/>
              </w:numPr>
              <w:spacing w:after="0" w:line="240" w:lineRule="auto"/>
              <w:ind w:left="399" w:hanging="399"/>
              <w:rPr>
                <w:rFonts w:ascii="Times New Roman" w:hAnsi="Times New Roman" w:cs="Times New Roman"/>
                <w:sz w:val="24"/>
                <w:szCs w:val="24"/>
              </w:rPr>
            </w:pPr>
            <w:r w:rsidRPr="0059120E">
              <w:rPr>
                <w:rFonts w:ascii="Times New Roman" w:hAnsi="Times New Roman" w:cs="Times New Roman"/>
                <w:sz w:val="24"/>
                <w:szCs w:val="24"/>
              </w:rPr>
              <w:t>The system display</w:t>
            </w:r>
            <w:ins w:id="178"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“Adding Course Successful” message.</w:t>
            </w:r>
          </w:p>
        </w:tc>
      </w:tr>
      <w:tr w:rsidR="00143D23" w:rsidRPr="0059120E" w14:paraId="67283693" w14:textId="77777777" w:rsidTr="00146DFC">
        <w:tc>
          <w:tcPr>
            <w:tcW w:w="2448" w:type="dxa"/>
            <w:gridSpan w:val="2"/>
          </w:tcPr>
          <w:p w14:paraId="6ADC7BFB" w14:textId="3BE55FF2"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tc>
        <w:tc>
          <w:tcPr>
            <w:tcW w:w="6840" w:type="dxa"/>
            <w:gridSpan w:val="3"/>
          </w:tcPr>
          <w:p w14:paraId="6E8B0ABF" w14:textId="3E27B304" w:rsidR="00AB0F25" w:rsidRPr="00D07BF8" w:rsidRDefault="003775CA" w:rsidP="00146DFC">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143D23" w:rsidRPr="0059120E" w14:paraId="0BD76DBF" w14:textId="77777777" w:rsidTr="00146DFC">
        <w:tc>
          <w:tcPr>
            <w:tcW w:w="2448" w:type="dxa"/>
            <w:gridSpan w:val="2"/>
          </w:tcPr>
          <w:p w14:paraId="0CC2828B"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Exceptions:</w:t>
            </w:r>
          </w:p>
        </w:tc>
        <w:tc>
          <w:tcPr>
            <w:tcW w:w="6840" w:type="dxa"/>
            <w:gridSpan w:val="3"/>
          </w:tcPr>
          <w:p w14:paraId="655C1AFA" w14:textId="25FD25BD" w:rsidR="003775CA" w:rsidRPr="0059120E" w:rsidRDefault="003775CA" w:rsidP="003775CA">
            <w:pPr>
              <w:spacing w:after="0" w:line="240" w:lineRule="auto"/>
              <w:ind w:left="39" w:hanging="39"/>
              <w:jc w:val="thaiDistribute"/>
              <w:rPr>
                <w:rFonts w:ascii="Times New Roman" w:hAnsi="Times New Roman" w:cs="Times New Roman"/>
                <w:sz w:val="24"/>
                <w:szCs w:val="24"/>
              </w:rPr>
            </w:pPr>
            <w:r>
              <w:rPr>
                <w:rFonts w:ascii="Times New Roman" w:hAnsi="Times New Roman" w:cs="Times New Roman"/>
                <w:sz w:val="24"/>
                <w:szCs w:val="24"/>
              </w:rPr>
              <w:t>12</w:t>
            </w:r>
            <w:r w:rsidRPr="0059120E">
              <w:rPr>
                <w:rFonts w:ascii="Times New Roman" w:hAnsi="Times New Roman" w:cs="Times New Roman"/>
                <w:sz w:val="24"/>
                <w:szCs w:val="24"/>
              </w:rPr>
              <w:t>A. if Administrator input</w:t>
            </w:r>
            <w:ins w:id="179" w:author="rimi park" w:date="2014-07-27T16:05:00Z">
              <w:r w:rsidR="008E7D39">
                <w:rPr>
                  <w:rFonts w:ascii="Times New Roman" w:hAnsi="Times New Roman" w:cs="Times New Roman"/>
                  <w:sz w:val="24"/>
                  <w:szCs w:val="24"/>
                </w:rPr>
                <w:t>s</w:t>
              </w:r>
            </w:ins>
            <w:r w:rsidRPr="0059120E">
              <w:rPr>
                <w:rFonts w:ascii="Times New Roman" w:hAnsi="Times New Roman" w:cs="Times New Roman"/>
                <w:sz w:val="24"/>
                <w:szCs w:val="24"/>
              </w:rPr>
              <w:t xml:space="preserve"> data in the wrong format, the system should provide the error message as followed: </w:t>
            </w:r>
          </w:p>
          <w:p w14:paraId="1983DFBC" w14:textId="77777777" w:rsidR="003775CA" w:rsidRDefault="003775CA" w:rsidP="003775CA">
            <w:pPr>
              <w:spacing w:after="0" w:line="240" w:lineRule="auto"/>
              <w:ind w:left="1257" w:hanging="567"/>
              <w:jc w:val="thaiDistribute"/>
              <w:rPr>
                <w:rFonts w:ascii="Times New Roman" w:hAnsi="Times New Roman" w:cs="Times New Roman"/>
                <w:sz w:val="24"/>
                <w:szCs w:val="24"/>
              </w:rPr>
            </w:pPr>
            <w:r>
              <w:rPr>
                <w:rFonts w:ascii="Times New Roman" w:hAnsi="Times New Roman" w:cs="Times New Roman"/>
                <w:sz w:val="24"/>
                <w:szCs w:val="24"/>
              </w:rPr>
              <w:t xml:space="preserve">1. </w:t>
            </w:r>
            <w:r w:rsidRPr="00D07BF8">
              <w:rPr>
                <w:rFonts w:ascii="Times New Roman" w:hAnsi="Times New Roman" w:cs="Times New Roman"/>
                <w:sz w:val="24"/>
                <w:szCs w:val="24"/>
              </w:rPr>
              <w:t>The wrong credit format: The error message is “The course credit must be number only”</w:t>
            </w:r>
          </w:p>
          <w:p w14:paraId="1D16B982" w14:textId="140B86CF" w:rsidR="00143D23" w:rsidRPr="0059120E" w:rsidRDefault="003775C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color w:val="000000"/>
                <w:sz w:val="24"/>
                <w:szCs w:val="24"/>
              </w:rPr>
              <w:t xml:space="preserve"> Use Case resumes on step 10</w:t>
            </w:r>
            <w:r w:rsidRPr="00A85EC0">
              <w:rPr>
                <w:rFonts w:ascii="Times New Roman" w:hAnsi="Times New Roman" w:cs="Times New Roman"/>
                <w:color w:val="000000"/>
                <w:sz w:val="24"/>
                <w:szCs w:val="24"/>
              </w:rPr>
              <w:t xml:space="preserve"> of normal flow</w:t>
            </w:r>
          </w:p>
        </w:tc>
      </w:tr>
      <w:tr w:rsidR="00143D23" w:rsidRPr="0059120E" w14:paraId="2E94C94A" w14:textId="77777777" w:rsidTr="00146DFC">
        <w:tc>
          <w:tcPr>
            <w:tcW w:w="2448" w:type="dxa"/>
            <w:gridSpan w:val="2"/>
          </w:tcPr>
          <w:p w14:paraId="6299F0BB"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840" w:type="dxa"/>
            <w:gridSpan w:val="3"/>
          </w:tcPr>
          <w:p w14:paraId="46B5268D" w14:textId="77777777" w:rsidR="00143D23" w:rsidRPr="0059120E" w:rsidRDefault="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7E3E9984" w14:textId="77777777" w:rsidTr="00146DFC">
        <w:tc>
          <w:tcPr>
            <w:tcW w:w="2448" w:type="dxa"/>
            <w:gridSpan w:val="2"/>
          </w:tcPr>
          <w:p w14:paraId="1CFADC19"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5EDA781B"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143D23" w:rsidRPr="0059120E" w14:paraId="424BAB03" w14:textId="77777777" w:rsidTr="00146DFC">
        <w:tc>
          <w:tcPr>
            <w:tcW w:w="2448" w:type="dxa"/>
            <w:gridSpan w:val="2"/>
          </w:tcPr>
          <w:p w14:paraId="42946ADE"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52D4A1AF"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143D23" w:rsidRPr="0059120E" w14:paraId="3CAB15A7" w14:textId="77777777" w:rsidTr="00146DFC">
        <w:tc>
          <w:tcPr>
            <w:tcW w:w="2448" w:type="dxa"/>
            <w:gridSpan w:val="2"/>
          </w:tcPr>
          <w:p w14:paraId="6BEC7644" w14:textId="77777777" w:rsidR="00143D23" w:rsidRPr="0059120E" w:rsidRDefault="00143D23" w:rsidP="00146DF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69820949" w14:textId="77777777" w:rsidR="00143D23" w:rsidRPr="0059120E" w:rsidRDefault="00143D23">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0A6A833C" w14:textId="77777777" w:rsidR="00143D23" w:rsidRDefault="00143D23" w:rsidP="00143D23">
      <w:pPr>
        <w:rPr>
          <w:b/>
          <w:bCs/>
        </w:rPr>
      </w:pPr>
    </w:p>
    <w:p w14:paraId="333946ED" w14:textId="570476AE" w:rsidR="00143D23" w:rsidRPr="00BE5D78" w:rsidRDefault="009070F7" w:rsidP="00143D23">
      <w:pPr>
        <w:rPr>
          <w:rFonts w:ascii="Times New Roman" w:hAnsi="Times New Roman" w:cs="Times New Roman"/>
          <w:b/>
          <w:bCs/>
          <w:sz w:val="28"/>
        </w:rPr>
      </w:pPr>
      <w:r>
        <w:rPr>
          <w:rFonts w:ascii="Times New Roman" w:hAnsi="Times New Roman" w:cs="Times New Roman"/>
          <w:b/>
          <w:bCs/>
          <w:sz w:val="28"/>
        </w:rPr>
        <w:t>URS11</w:t>
      </w:r>
      <w:r w:rsidR="00143D23">
        <w:rPr>
          <w:rFonts w:ascii="Times New Roman" w:hAnsi="Times New Roman" w:cs="Times New Roman"/>
          <w:b/>
          <w:bCs/>
          <w:sz w:val="28"/>
        </w:rPr>
        <w:t>.1</w:t>
      </w:r>
      <w:r w:rsidR="00143D23" w:rsidRPr="00BE5D78">
        <w:rPr>
          <w:rFonts w:ascii="Times New Roman" w:hAnsi="Times New Roman" w:cs="Times New Roman"/>
          <w:b/>
          <w:bCs/>
          <w:sz w:val="28"/>
        </w:rPr>
        <w:t xml:space="preserve"> Administrator can create a course. </w:t>
      </w:r>
    </w:p>
    <w:p w14:paraId="3762B96E" w14:textId="77777777" w:rsidR="00143D23" w:rsidRPr="002B19FA" w:rsidRDefault="00143D23" w:rsidP="00143D23">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create a course by providing course name, course credit, course description, lecturer name. Administrator can register a list of students to a course.</w:t>
      </w:r>
    </w:p>
    <w:p w14:paraId="617087CD" w14:textId="77777777" w:rsidR="00143D23" w:rsidRPr="002B19FA" w:rsidRDefault="00143D23" w:rsidP="00143D23">
      <w:pPr>
        <w:spacing w:after="0" w:line="240" w:lineRule="auto"/>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3516B152" w14:textId="77777777" w:rsidR="00143D23" w:rsidRPr="002B19FA" w:rsidRDefault="00143D23" w:rsidP="00143D23">
      <w:pPr>
        <w:spacing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429D5534"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3870"/>
        <w:gridCol w:w="2430"/>
        <w:gridCol w:w="1168"/>
      </w:tblGrid>
      <w:tr w:rsidR="00143D23" w:rsidRPr="002B19FA" w14:paraId="140DCE4D" w14:textId="77777777" w:rsidTr="004D1A41">
        <w:tc>
          <w:tcPr>
            <w:tcW w:w="1548" w:type="dxa"/>
            <w:shd w:val="clear" w:color="auto" w:fill="auto"/>
          </w:tcPr>
          <w:p w14:paraId="28DA917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3870" w:type="dxa"/>
            <w:shd w:val="clear" w:color="auto" w:fill="auto"/>
          </w:tcPr>
          <w:p w14:paraId="640C744D"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30" w:type="dxa"/>
            <w:shd w:val="clear" w:color="auto" w:fill="auto"/>
          </w:tcPr>
          <w:p w14:paraId="4CD68C88"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168" w:type="dxa"/>
            <w:shd w:val="clear" w:color="auto" w:fill="auto"/>
          </w:tcPr>
          <w:p w14:paraId="5DDA201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143D23" w:rsidRPr="002B19FA" w14:paraId="68DAE38E" w14:textId="77777777" w:rsidTr="004D1A41">
        <w:tc>
          <w:tcPr>
            <w:tcW w:w="1548" w:type="dxa"/>
            <w:shd w:val="clear" w:color="auto" w:fill="auto"/>
          </w:tcPr>
          <w:p w14:paraId="70B01F6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3870" w:type="dxa"/>
            <w:shd w:val="clear" w:color="auto" w:fill="auto"/>
          </w:tcPr>
          <w:p w14:paraId="2FB2DF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30" w:type="dxa"/>
            <w:shd w:val="clear" w:color="auto" w:fill="auto"/>
          </w:tcPr>
          <w:p w14:paraId="7C3EE7D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programming”</w:t>
            </w:r>
          </w:p>
        </w:tc>
        <w:tc>
          <w:tcPr>
            <w:tcW w:w="1168" w:type="dxa"/>
            <w:shd w:val="clear" w:color="auto" w:fill="auto"/>
          </w:tcPr>
          <w:p w14:paraId="14505509"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5720C78D" w14:textId="77777777" w:rsidTr="004D1A41">
        <w:tc>
          <w:tcPr>
            <w:tcW w:w="1548" w:type="dxa"/>
            <w:shd w:val="clear" w:color="auto" w:fill="auto"/>
          </w:tcPr>
          <w:p w14:paraId="30589BA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3870" w:type="dxa"/>
            <w:shd w:val="clear" w:color="auto" w:fill="auto"/>
          </w:tcPr>
          <w:p w14:paraId="5257F9B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30" w:type="dxa"/>
            <w:shd w:val="clear" w:color="auto" w:fill="auto"/>
          </w:tcPr>
          <w:p w14:paraId="14137C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168" w:type="dxa"/>
            <w:shd w:val="clear" w:color="auto" w:fill="auto"/>
          </w:tcPr>
          <w:p w14:paraId="4AA5D673"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0D3BD27F" w14:textId="77777777" w:rsidTr="004D1A41">
        <w:tc>
          <w:tcPr>
            <w:tcW w:w="1548" w:type="dxa"/>
            <w:shd w:val="clear" w:color="auto" w:fill="auto"/>
          </w:tcPr>
          <w:p w14:paraId="1F945AE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3870" w:type="dxa"/>
            <w:shd w:val="clear" w:color="auto" w:fill="auto"/>
          </w:tcPr>
          <w:p w14:paraId="196FC189"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30" w:type="dxa"/>
            <w:shd w:val="clear" w:color="auto" w:fill="auto"/>
          </w:tcPr>
          <w:p w14:paraId="6F605D0A"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programing is a learn process that leads from an original formulation of a computing problem to executable programs.</w:t>
            </w:r>
          </w:p>
        </w:tc>
        <w:tc>
          <w:tcPr>
            <w:tcW w:w="1168" w:type="dxa"/>
            <w:shd w:val="clear" w:color="auto" w:fill="auto"/>
          </w:tcPr>
          <w:p w14:paraId="5EDE3248"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434A9C77" w14:textId="77777777" w:rsidTr="004D1A41">
        <w:trPr>
          <w:trHeight w:val="437"/>
        </w:trPr>
        <w:tc>
          <w:tcPr>
            <w:tcW w:w="1548" w:type="dxa"/>
            <w:shd w:val="clear" w:color="auto" w:fill="auto"/>
          </w:tcPr>
          <w:p w14:paraId="4B06F98C"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3870" w:type="dxa"/>
            <w:shd w:val="clear" w:color="auto" w:fill="auto"/>
          </w:tcPr>
          <w:p w14:paraId="65A05E87"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30" w:type="dxa"/>
            <w:shd w:val="clear" w:color="auto" w:fill="auto"/>
          </w:tcPr>
          <w:p w14:paraId="545745B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“Dr. Tony Stark’’</w:t>
            </w:r>
          </w:p>
        </w:tc>
        <w:tc>
          <w:tcPr>
            <w:tcW w:w="1168" w:type="dxa"/>
            <w:shd w:val="clear" w:color="auto" w:fill="auto"/>
          </w:tcPr>
          <w:p w14:paraId="331B8F06" w14:textId="77777777" w:rsidR="00143D23" w:rsidRPr="002B19FA" w:rsidRDefault="00143D23" w:rsidP="004D1A41">
            <w:pPr>
              <w:spacing w:after="0" w:line="240" w:lineRule="auto"/>
              <w:rPr>
                <w:rFonts w:ascii="Times New Roman" w:hAnsi="Times New Roman" w:cs="Times New Roman"/>
                <w:sz w:val="24"/>
                <w:szCs w:val="24"/>
              </w:rPr>
            </w:pPr>
          </w:p>
        </w:tc>
      </w:tr>
    </w:tbl>
    <w:p w14:paraId="20615F6B"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20500B08" w14:textId="4E5C675F"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enters the Course management page</w:t>
      </w:r>
      <w:r>
        <w:rPr>
          <w:rFonts w:ascii="Times New Roman" w:hAnsi="Times New Roman" w:cs="Times New Roman"/>
          <w:sz w:val="24"/>
          <w:szCs w:val="24"/>
        </w:rPr>
        <w:t>.</w:t>
      </w:r>
    </w:p>
    <w:p w14:paraId="25746794" w14:textId="0DB2585E"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selects a semester that want to create course in that semester</w:t>
      </w:r>
      <w:r>
        <w:rPr>
          <w:rFonts w:ascii="Times New Roman" w:hAnsi="Times New Roman" w:cs="Times New Roman"/>
          <w:b/>
          <w:bCs/>
          <w:sz w:val="24"/>
          <w:szCs w:val="24"/>
        </w:rPr>
        <w:t>.</w:t>
      </w:r>
    </w:p>
    <w:p w14:paraId="3669A381" w14:textId="0B71C761"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submits a semester</w:t>
      </w:r>
      <w:r>
        <w:rPr>
          <w:rFonts w:ascii="Times New Roman" w:hAnsi="Times New Roman" w:cs="Times New Roman"/>
          <w:b/>
          <w:bCs/>
          <w:sz w:val="24"/>
          <w:szCs w:val="24"/>
        </w:rPr>
        <w:t>.</w:t>
      </w:r>
    </w:p>
    <w:p w14:paraId="6A8F02F8" w14:textId="66F0FD38"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enters to Course main page</w:t>
      </w:r>
      <w:r>
        <w:rPr>
          <w:rFonts w:ascii="Times New Roman" w:hAnsi="Times New Roman" w:cs="Times New Roman"/>
          <w:b/>
          <w:bCs/>
          <w:sz w:val="24"/>
          <w:szCs w:val="24"/>
        </w:rPr>
        <w:t>.</w:t>
      </w:r>
    </w:p>
    <w:p w14:paraId="1C258877" w14:textId="77645AB8" w:rsid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clicks add course in Course main page</w:t>
      </w:r>
      <w:r>
        <w:rPr>
          <w:rFonts w:ascii="Times New Roman" w:hAnsi="Times New Roman" w:cs="Times New Roman"/>
          <w:b/>
          <w:bCs/>
          <w:sz w:val="24"/>
          <w:szCs w:val="24"/>
        </w:rPr>
        <w:t>.</w:t>
      </w:r>
    </w:p>
    <w:p w14:paraId="59375244" w14:textId="71B615FE"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w:t>
      </w:r>
      <w:r>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r>
        <w:rPr>
          <w:rFonts w:ascii="Times New Roman" w:hAnsi="Times New Roman" w:cs="Times New Roman"/>
          <w:b/>
          <w:bCs/>
          <w:sz w:val="24"/>
          <w:szCs w:val="24"/>
        </w:rPr>
        <w:t>.</w:t>
      </w:r>
    </w:p>
    <w:p w14:paraId="20B6DEB1" w14:textId="1DED6BE2"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provides course information into the web application</w:t>
      </w:r>
      <w:r>
        <w:rPr>
          <w:rFonts w:ascii="Times New Roman" w:hAnsi="Times New Roman" w:cs="Times New Roman"/>
          <w:b/>
          <w:bCs/>
          <w:sz w:val="24"/>
          <w:szCs w:val="24"/>
        </w:rPr>
        <w:t>.</w:t>
      </w:r>
    </w:p>
    <w:p w14:paraId="226A1847" w14:textId="38287D9D"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the course information form into the web application</w:t>
      </w:r>
      <w:r>
        <w:rPr>
          <w:rFonts w:ascii="Times New Roman" w:hAnsi="Times New Roman" w:cs="Times New Roman"/>
          <w:b/>
          <w:bCs/>
          <w:sz w:val="24"/>
          <w:szCs w:val="24"/>
        </w:rPr>
        <w:t>.</w:t>
      </w:r>
    </w:p>
    <w:p w14:paraId="799FEABD" w14:textId="0467B473"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add</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a list of students to Course</w:t>
      </w:r>
      <w:r>
        <w:rPr>
          <w:rFonts w:ascii="Times New Roman" w:hAnsi="Times New Roman" w:cs="Times New Roman"/>
          <w:b/>
          <w:bCs/>
          <w:sz w:val="24"/>
          <w:szCs w:val="24"/>
        </w:rPr>
        <w:t>.</w:t>
      </w:r>
    </w:p>
    <w:p w14:paraId="2726B898" w14:textId="19824D09" w:rsidR="00B87AA0" w:rsidRP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w:t>
      </w:r>
      <w:r w:rsidR="00D07BF8">
        <w:rPr>
          <w:rFonts w:ascii="Times New Roman" w:hAnsi="Times New Roman" w:cs="Times New Roman"/>
          <w:sz w:val="24"/>
          <w:szCs w:val="24"/>
        </w:rPr>
        <w:t>s</w:t>
      </w:r>
      <w:r w:rsidRPr="0059120E">
        <w:rPr>
          <w:rFonts w:ascii="Times New Roman" w:hAnsi="Times New Roman" w:cs="Times New Roman"/>
          <w:sz w:val="24"/>
          <w:szCs w:val="24"/>
        </w:rPr>
        <w:t xml:space="preserve"> a list of student to Course into the web application</w:t>
      </w:r>
      <w:r>
        <w:rPr>
          <w:rFonts w:ascii="Times New Roman" w:hAnsi="Times New Roman" w:cs="Times New Roman"/>
          <w:b/>
          <w:bCs/>
          <w:sz w:val="24"/>
          <w:szCs w:val="24"/>
        </w:rPr>
        <w:t>.</w:t>
      </w:r>
    </w:p>
    <w:p w14:paraId="03EA964C" w14:textId="77777777" w:rsidR="009070F7" w:rsidRDefault="009070F7" w:rsidP="009070F7">
      <w:pPr>
        <w:spacing w:after="0" w:line="240" w:lineRule="auto"/>
        <w:rPr>
          <w:rFonts w:ascii="Times New Roman" w:hAnsi="Times New Roman" w:cs="Times New Roman"/>
          <w:b/>
          <w:bCs/>
          <w:sz w:val="24"/>
          <w:szCs w:val="24"/>
        </w:rPr>
      </w:pPr>
    </w:p>
    <w:p w14:paraId="18BDAD44" w14:textId="31050481" w:rsidR="000868B3" w:rsidRDefault="00143D23" w:rsidP="009070F7">
      <w:pPr>
        <w:spacing w:after="0" w:line="240" w:lineRule="auto"/>
        <w:rPr>
          <w:rFonts w:ascii="Times New Roman" w:hAnsi="Times New Roman" w:cs="Times New Roman"/>
          <w:sz w:val="24"/>
          <w:szCs w:val="24"/>
        </w:rPr>
      </w:pPr>
      <w:r w:rsidRPr="009070F7">
        <w:rPr>
          <w:rFonts w:ascii="Times New Roman" w:hAnsi="Times New Roman" w:cs="Times New Roman"/>
          <w:b/>
          <w:bCs/>
          <w:sz w:val="24"/>
          <w:szCs w:val="24"/>
        </w:rPr>
        <w:t>Alternative Flow</w:t>
      </w:r>
      <w:r w:rsidR="000868B3">
        <w:rPr>
          <w:rFonts w:ascii="Times New Roman" w:hAnsi="Times New Roman" w:cs="Times New Roman"/>
          <w:sz w:val="24"/>
          <w:szCs w:val="24"/>
        </w:rPr>
        <w:t>: None</w:t>
      </w:r>
    </w:p>
    <w:p w14:paraId="63944058" w14:textId="77777777" w:rsidR="000868B3" w:rsidRDefault="000868B3" w:rsidP="009070F7">
      <w:pPr>
        <w:spacing w:after="0" w:line="240" w:lineRule="auto"/>
        <w:rPr>
          <w:rFonts w:ascii="Times New Roman" w:hAnsi="Times New Roman" w:cs="Times New Roman"/>
          <w:sz w:val="24"/>
          <w:szCs w:val="24"/>
        </w:rPr>
      </w:pPr>
    </w:p>
    <w:p w14:paraId="497551C0" w14:textId="77777777" w:rsidR="000868B3" w:rsidRDefault="000868B3" w:rsidP="009070F7">
      <w:pPr>
        <w:spacing w:after="0" w:line="240" w:lineRule="auto"/>
        <w:rPr>
          <w:rFonts w:ascii="Times New Roman" w:hAnsi="Times New Roman" w:cs="Times New Roman"/>
          <w:sz w:val="24"/>
          <w:szCs w:val="24"/>
        </w:rPr>
      </w:pPr>
    </w:p>
    <w:p w14:paraId="34CE0E2A" w14:textId="77777777" w:rsidR="000868B3" w:rsidRPr="009070F7" w:rsidRDefault="000868B3" w:rsidP="009070F7">
      <w:pPr>
        <w:spacing w:after="0" w:line="240" w:lineRule="auto"/>
        <w:rPr>
          <w:rFonts w:ascii="Times New Roman" w:hAnsi="Times New Roman" w:cs="Times New Roman"/>
          <w:b/>
          <w:bCs/>
          <w:sz w:val="24"/>
          <w:szCs w:val="24"/>
        </w:rPr>
      </w:pPr>
    </w:p>
    <w:p w14:paraId="4D88F952" w14:textId="216D63C1" w:rsidR="00143D23" w:rsidRDefault="00AD480D" w:rsidP="00D07BF8">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AC-11.1 </w:t>
      </w:r>
      <w:r w:rsidRPr="00BE5D78">
        <w:rPr>
          <w:rFonts w:ascii="Times New Roman" w:hAnsi="Times New Roman" w:cs="Times New Roman"/>
          <w:b/>
          <w:bCs/>
          <w:sz w:val="28"/>
        </w:rPr>
        <w:t>Administrator can create a course.</w:t>
      </w:r>
    </w:p>
    <w:p w14:paraId="7C98AC77" w14:textId="77777777" w:rsidR="00AD480D" w:rsidRDefault="00AD480D" w:rsidP="00D07BF8">
      <w:pPr>
        <w:spacing w:after="0" w:line="240" w:lineRule="auto"/>
        <w:rPr>
          <w:rFonts w:ascii="Times New Roman" w:hAnsi="Times New Roman" w:cs="Times New Roman"/>
          <w:b/>
          <w:bCs/>
          <w:sz w:val="29"/>
          <w:szCs w:val="29"/>
        </w:rPr>
      </w:pPr>
    </w:p>
    <w:p w14:paraId="081D4AC5" w14:textId="7BBDE87D" w:rsidR="00AD480D" w:rsidRPr="00D07BF8" w:rsidRDefault="00AD480D" w:rsidP="00D07BF8">
      <w:pPr>
        <w:spacing w:after="0" w:line="240" w:lineRule="auto"/>
        <w:rPr>
          <w:rFonts w:ascii="Times New Roman" w:hAnsi="Times New Roman" w:cs="Times New Roman"/>
          <w:b/>
          <w:bCs/>
          <w:sz w:val="29"/>
          <w:szCs w:val="29"/>
        </w:rPr>
      </w:pPr>
    </w:p>
    <w:p w14:paraId="1AD1A691" w14:textId="5F493708" w:rsidR="00143D23" w:rsidRDefault="00143D23" w:rsidP="00143D23">
      <w:pPr>
        <w:pStyle w:val="ListParagraph"/>
        <w:spacing w:after="0" w:line="240" w:lineRule="auto"/>
        <w:rPr>
          <w:rFonts w:ascii="Times New Roman" w:hAnsi="Times New Roman" w:cs="Times New Roman"/>
          <w:sz w:val="24"/>
          <w:szCs w:val="24"/>
        </w:rPr>
      </w:pPr>
    </w:p>
    <w:p w14:paraId="1E52ACE7" w14:textId="38005CAE" w:rsidR="00143D23" w:rsidRPr="002B19FA" w:rsidRDefault="00AD480D" w:rsidP="00143D23">
      <w:pPr>
        <w:pStyle w:val="ListParagraph"/>
        <w:spacing w:after="0" w:line="240" w:lineRule="auto"/>
        <w:rPr>
          <w:rFonts w:ascii="Times New Roman" w:hAnsi="Times New Roman" w:cs="Times New Roman"/>
          <w:sz w:val="24"/>
          <w:szCs w:val="24"/>
        </w:rPr>
      </w:pPr>
      <w:del w:id="180" w:author="KKD Windows Se7en V1" w:date="2014-07-25T00:31:00Z">
        <w:r w:rsidRPr="00D07BF8" w:rsidDel="009E3635">
          <w:rPr>
            <w:rFonts w:ascii="Times New Roman" w:hAnsi="Times New Roman" w:cs="Times New Roman"/>
            <w:b/>
            <w:bCs/>
            <w:noProof/>
            <w:sz w:val="29"/>
            <w:szCs w:val="29"/>
            <w:rPrChange w:id="181" w:author="Unknown">
              <w:rPr>
                <w:noProof/>
              </w:rPr>
            </w:rPrChange>
          </w:rPr>
          <w:drawing>
            <wp:anchor distT="0" distB="0" distL="114300" distR="114300" simplePos="0" relativeHeight="251685888" behindDoc="1" locked="0" layoutInCell="1" allowOverlap="1" wp14:anchorId="2DEE2879" wp14:editId="1ED1A231">
              <wp:simplePos x="0" y="0"/>
              <wp:positionH relativeFrom="margin">
                <wp:align>right</wp:align>
              </wp:positionH>
              <wp:positionV relativeFrom="paragraph">
                <wp:posOffset>37465</wp:posOffset>
              </wp:positionV>
              <wp:extent cx="5731510" cy="352679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14:sizeRelH relativeFrom="page">
                <wp14:pctWidth>0</wp14:pctWidth>
              </wp14:sizeRelH>
              <wp14:sizeRelV relativeFrom="page">
                <wp14:pctHeight>0</wp14:pctHeight>
              </wp14:sizeRelV>
            </wp:anchor>
          </w:drawing>
        </w:r>
      </w:del>
    </w:p>
    <w:p w14:paraId="64BFDCAD" w14:textId="00F053F6" w:rsidR="00143D23" w:rsidRPr="002B19FA" w:rsidRDefault="00273462" w:rsidP="00143D23">
      <w:pPr>
        <w:pStyle w:val="ListParagraph"/>
        <w:spacing w:before="240" w:after="0" w:line="240" w:lineRule="auto"/>
        <w:ind w:left="0"/>
        <w:rPr>
          <w:rFonts w:ascii="Times New Roman" w:hAnsi="Times New Roman" w:cs="Times New Roman"/>
          <w:b/>
          <w:sz w:val="4"/>
          <w:szCs w:val="4"/>
        </w:rPr>
      </w:pPr>
      <w:ins w:id="182" w:author="KKD Windows Se7en V1" w:date="2014-07-25T00:41:00Z">
        <w:r>
          <w:rPr>
            <w:rFonts w:ascii="Times New Roman" w:hAnsi="Times New Roman" w:cs="Times New Roman"/>
            <w:noProof/>
            <w:sz w:val="24"/>
            <w:szCs w:val="24"/>
            <w:rPrChange w:id="183" w:author="Unknown">
              <w:rPr>
                <w:noProof/>
              </w:rPr>
            </w:rPrChange>
          </w:rPr>
          <w:drawing>
            <wp:anchor distT="0" distB="0" distL="114300" distR="114300" simplePos="0" relativeHeight="251739136" behindDoc="1" locked="0" layoutInCell="1" allowOverlap="1" wp14:anchorId="377C4319" wp14:editId="6B498C14">
              <wp:simplePos x="0" y="0"/>
              <wp:positionH relativeFrom="column">
                <wp:posOffset>190500</wp:posOffset>
              </wp:positionH>
              <wp:positionV relativeFrom="paragraph">
                <wp:posOffset>5080</wp:posOffset>
              </wp:positionV>
              <wp:extent cx="5731510" cy="2961005"/>
              <wp:effectExtent l="0" t="0" r="254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1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14:sizeRelH relativeFrom="page">
                <wp14:pctWidth>0</wp14:pctWidth>
              </wp14:sizeRelH>
              <wp14:sizeRelV relativeFrom="page">
                <wp14:pctHeight>0</wp14:pctHeight>
              </wp14:sizeRelV>
            </wp:anchor>
          </w:drawing>
        </w:r>
      </w:ins>
    </w:p>
    <w:p w14:paraId="1E00CBA3"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F90F918"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7B0CF22"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750714C7"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BB516C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D38575D"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57C8105"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46E8EC9"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4068730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0212EF94"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B7DAE2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0F8FAAAD"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5936D6A"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3D948A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1C63EDC"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3D665D3B"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1B137C13"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558B9DFF" w14:textId="77777777" w:rsidR="00AD480D" w:rsidRDefault="00AD480D" w:rsidP="00143D23">
      <w:pPr>
        <w:pStyle w:val="ListParagraph"/>
        <w:spacing w:after="0" w:line="240" w:lineRule="auto"/>
        <w:ind w:left="0"/>
        <w:rPr>
          <w:rFonts w:ascii="Times New Roman" w:hAnsi="Times New Roman" w:cs="Times New Roman"/>
          <w:b/>
          <w:sz w:val="29"/>
          <w:szCs w:val="29"/>
        </w:rPr>
      </w:pPr>
    </w:p>
    <w:p w14:paraId="2F81D2FB" w14:textId="2A64180F" w:rsidR="00143D23" w:rsidRPr="002B19FA" w:rsidRDefault="00143D23" w:rsidP="00143D23">
      <w:pPr>
        <w:pStyle w:val="ListParagraph"/>
        <w:spacing w:after="0" w:line="240" w:lineRule="auto"/>
        <w:ind w:left="0"/>
        <w:rPr>
          <w:rFonts w:ascii="Times New Roman" w:hAnsi="Times New Roman" w:cs="Times New Roman"/>
          <w:b/>
          <w:sz w:val="29"/>
          <w:szCs w:val="29"/>
        </w:rPr>
      </w:pPr>
      <w:r w:rsidRPr="002B19FA">
        <w:rPr>
          <w:rFonts w:ascii="Times New Roman" w:hAnsi="Times New Roman" w:cs="Times New Roman"/>
          <w:b/>
          <w:sz w:val="29"/>
          <w:szCs w:val="29"/>
        </w:rPr>
        <w:t>System Requ</w:t>
      </w:r>
      <w:r>
        <w:rPr>
          <w:rFonts w:ascii="Times New Roman" w:hAnsi="Times New Roman" w:cs="Times New Roman"/>
          <w:b/>
          <w:sz w:val="29"/>
          <w:szCs w:val="29"/>
        </w:rPr>
        <w:t>irement S</w:t>
      </w:r>
      <w:r w:rsidR="00B87AA0">
        <w:rPr>
          <w:rFonts w:ascii="Times New Roman" w:hAnsi="Times New Roman" w:cs="Times New Roman"/>
          <w:b/>
          <w:sz w:val="29"/>
          <w:szCs w:val="29"/>
        </w:rPr>
        <w:t>pecification of URS11</w:t>
      </w:r>
      <w:r>
        <w:rPr>
          <w:rFonts w:ascii="Times New Roman" w:hAnsi="Times New Roman" w:cs="Times New Roman"/>
          <w:b/>
          <w:sz w:val="29"/>
          <w:szCs w:val="29"/>
        </w:rPr>
        <w:t>.1</w:t>
      </w:r>
    </w:p>
    <w:p w14:paraId="1F72469F" w14:textId="36D22105" w:rsidR="00143D23" w:rsidRDefault="00B87AA0" w:rsidP="00130738">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w:t>
      </w:r>
      <w:r w:rsidR="00143D23" w:rsidRPr="00143D23">
        <w:rPr>
          <w:rFonts w:ascii="Times New Roman" w:hAnsi="Times New Roman" w:cs="Times New Roman"/>
          <w:b/>
          <w:bCs/>
          <w:color w:val="000000" w:themeColor="text1"/>
          <w:sz w:val="24"/>
          <w:szCs w:val="24"/>
        </w:rPr>
        <w:t>-1.1:</w:t>
      </w:r>
      <w:r w:rsidR="00143D23"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management page.</w:t>
      </w:r>
    </w:p>
    <w:p w14:paraId="7E335FB4" w14:textId="364992FC"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main page.</w:t>
      </w:r>
    </w:p>
    <w:p w14:paraId="3E52AFF6" w14:textId="3F98A30A"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Addition page.</w:t>
      </w:r>
    </w:p>
    <w:p w14:paraId="07C8FFC4" w14:textId="5DB39A2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w:t>
      </w:r>
      <w:r w:rsidR="00C14AD4">
        <w:rPr>
          <w:rFonts w:ascii="Times New Roman" w:hAnsi="Times New Roman" w:cs="Times New Roman"/>
          <w:sz w:val="24"/>
          <w:szCs w:val="24"/>
        </w:rPr>
        <w:t xml:space="preserve">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302A9D0A" w14:textId="361EDDD5"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 xml:space="preserve">redirect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087ABF4" w14:textId="3F8AE85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2EC4DFCA" w14:textId="4EFF8076"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B48AE47" w14:textId="77777777" w:rsidR="00B87AA0" w:rsidRPr="00143D23" w:rsidRDefault="00B87AA0" w:rsidP="00B87AA0">
      <w:pPr>
        <w:spacing w:after="0" w:line="240" w:lineRule="auto"/>
        <w:ind w:left="720"/>
        <w:rPr>
          <w:rFonts w:ascii="Times New Roman" w:hAnsi="Times New Roman" w:cs="Times New Roman"/>
          <w:color w:val="000000" w:themeColor="text1"/>
          <w:sz w:val="24"/>
          <w:szCs w:val="24"/>
        </w:rPr>
      </w:pPr>
    </w:p>
    <w:p w14:paraId="13A8BF3B" w14:textId="77777777" w:rsidR="00143D23" w:rsidRDefault="00143D23" w:rsidP="00143D23">
      <w:pPr>
        <w:rPr>
          <w:color w:val="000000" w:themeColor="text1"/>
        </w:rPr>
      </w:pPr>
    </w:p>
    <w:p w14:paraId="2B295955" w14:textId="77777777" w:rsidR="00C665AA" w:rsidRDefault="00C665AA" w:rsidP="00143D23">
      <w:pPr>
        <w:rPr>
          <w:color w:val="000000" w:themeColor="text1"/>
        </w:rPr>
      </w:pPr>
    </w:p>
    <w:p w14:paraId="6C54E088" w14:textId="77777777" w:rsidR="00C665AA" w:rsidRDefault="00C665AA" w:rsidP="00143D23">
      <w:pPr>
        <w:rPr>
          <w:color w:val="000000" w:themeColor="text1"/>
        </w:rPr>
      </w:pPr>
    </w:p>
    <w:p w14:paraId="0F36BED7" w14:textId="77777777" w:rsidR="00C665AA" w:rsidRDefault="00C665AA" w:rsidP="00143D23">
      <w:pPr>
        <w:rPr>
          <w:color w:val="000000" w:themeColor="text1"/>
        </w:rPr>
      </w:pPr>
    </w:p>
    <w:p w14:paraId="4243F447" w14:textId="77777777" w:rsidR="00C665AA" w:rsidRDefault="00C665AA" w:rsidP="00143D23">
      <w:pPr>
        <w:rPr>
          <w:color w:val="000000" w:themeColor="text1"/>
        </w:rPr>
      </w:pPr>
    </w:p>
    <w:p w14:paraId="4A3429BE" w14:textId="77777777" w:rsidR="00C665AA" w:rsidRPr="00143D23" w:rsidRDefault="00C665AA" w:rsidP="00143D23">
      <w:pPr>
        <w:rPr>
          <w:color w:val="000000" w:themeColor="text1"/>
        </w:rPr>
      </w:pPr>
    </w:p>
    <w:p w14:paraId="60EF6BEA" w14:textId="2923792E"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4.12</w:t>
      </w:r>
      <w:r w:rsidR="0042396D" w:rsidRPr="008E76FF">
        <w:rPr>
          <w:rFonts w:ascii="Times New Roman" w:hAnsi="Times New Roman" w:cs="Times New Roman"/>
          <w:b/>
          <w:bCs/>
          <w:color w:val="000000" w:themeColor="text1"/>
          <w:sz w:val="36"/>
          <w:szCs w:val="36"/>
        </w:rPr>
        <w:t xml:space="preserve"> Administrator can edit a course.</w:t>
      </w:r>
      <w:r w:rsidR="008E76FF">
        <w:rPr>
          <w:rFonts w:ascii="Times New Roman" w:hAnsi="Times New Roman" w:cs="Times New Roman"/>
          <w:b/>
          <w:bCs/>
          <w:color w:val="000000" w:themeColor="text1"/>
          <w:sz w:val="36"/>
          <w:szCs w:val="36"/>
        </w:rPr>
        <w:t xml:space="preserve"> (UC 12.1)</w:t>
      </w:r>
    </w:p>
    <w:p w14:paraId="4B3E252B" w14:textId="59441932" w:rsidR="00395159" w:rsidRDefault="009E3635" w:rsidP="00395159">
      <w:ins w:id="184" w:author="KKD Windows Se7en V1" w:date="2014-07-25T00:31:00Z">
        <w:r>
          <w:rPr>
            <w:noProof/>
          </w:rPr>
          <w:drawing>
            <wp:anchor distT="0" distB="0" distL="114300" distR="114300" simplePos="0" relativeHeight="251721728" behindDoc="1" locked="0" layoutInCell="1" allowOverlap="1" wp14:anchorId="68DFFB07" wp14:editId="374799F0">
              <wp:simplePos x="0" y="0"/>
              <wp:positionH relativeFrom="margin">
                <wp:align>center</wp:align>
              </wp:positionH>
              <wp:positionV relativeFrom="paragraph">
                <wp:posOffset>201930</wp:posOffset>
              </wp:positionV>
              <wp:extent cx="3009900" cy="1869787"/>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1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9900" cy="1869787"/>
                      </a:xfrm>
                      <a:prstGeom prst="rect">
                        <a:avLst/>
                      </a:prstGeom>
                    </pic:spPr>
                  </pic:pic>
                </a:graphicData>
              </a:graphic>
              <wp14:sizeRelH relativeFrom="page">
                <wp14:pctWidth>0</wp14:pctWidth>
              </wp14:sizeRelH>
              <wp14:sizeRelV relativeFrom="page">
                <wp14:pctHeight>0</wp14:pctHeight>
              </wp14:sizeRelV>
            </wp:anchor>
          </w:drawing>
        </w:r>
      </w:ins>
    </w:p>
    <w:p w14:paraId="0EE7996C" w14:textId="38636C72" w:rsidR="00395159" w:rsidRDefault="00395159" w:rsidP="00395159"/>
    <w:p w14:paraId="65F57F20" w14:textId="52F93DDD" w:rsidR="00395159" w:rsidRDefault="00395159" w:rsidP="00395159"/>
    <w:p w14:paraId="161AE5FD" w14:textId="77777777" w:rsidR="00395159" w:rsidRDefault="00395159" w:rsidP="00395159"/>
    <w:p w14:paraId="4E322CC6" w14:textId="77777777" w:rsidR="00C665AA" w:rsidRDefault="00C665AA" w:rsidP="00395159"/>
    <w:p w14:paraId="4378C5C1" w14:textId="77777777" w:rsidR="00AD480D" w:rsidRDefault="00AD480D" w:rsidP="00395159"/>
    <w:p w14:paraId="63559CAF" w14:textId="77777777" w:rsidR="00AD480D" w:rsidRDefault="00AD480D" w:rsidP="00395159"/>
    <w:p w14:paraId="5F584B14" w14:textId="77777777" w:rsidR="00AD480D" w:rsidRDefault="00AD480D" w:rsidP="00395159"/>
    <w:p w14:paraId="64A3E84F" w14:textId="77777777" w:rsidR="00395159" w:rsidRPr="00354B18" w:rsidRDefault="00395159" w:rsidP="00395159">
      <w:pPr>
        <w:spacing w:after="0" w:line="240" w:lineRule="auto"/>
        <w:ind w:firstLine="720"/>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540"/>
        <w:gridCol w:w="1890"/>
        <w:gridCol w:w="2430"/>
        <w:gridCol w:w="2430"/>
      </w:tblGrid>
      <w:tr w:rsidR="00395159" w:rsidRPr="00354B18" w14:paraId="075FEBC3" w14:textId="77777777" w:rsidTr="004D1A41">
        <w:tc>
          <w:tcPr>
            <w:tcW w:w="2088" w:type="dxa"/>
            <w:tcBorders>
              <w:top w:val="single" w:sz="12" w:space="0" w:color="auto"/>
              <w:bottom w:val="single" w:sz="6" w:space="0" w:color="auto"/>
            </w:tcBorders>
            <w:shd w:val="clear" w:color="auto" w:fill="F2F2F2"/>
          </w:tcPr>
          <w:p w14:paraId="7F1408B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3E9F7BDF"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12</w:t>
            </w:r>
            <w:r w:rsidRPr="008D3538">
              <w:rPr>
                <w:rFonts w:ascii="Times New Roman" w:hAnsi="Times New Roman"/>
                <w:color w:val="auto"/>
                <w:sz w:val="24"/>
                <w:szCs w:val="24"/>
              </w:rPr>
              <w:t>.1</w:t>
            </w:r>
          </w:p>
        </w:tc>
      </w:tr>
      <w:tr w:rsidR="00395159" w:rsidRPr="00354B18" w14:paraId="420B78F6" w14:textId="77777777" w:rsidTr="004D1A41">
        <w:tc>
          <w:tcPr>
            <w:tcW w:w="2088" w:type="dxa"/>
            <w:tcBorders>
              <w:top w:val="single" w:sz="6" w:space="0" w:color="auto"/>
              <w:bottom w:val="single" w:sz="6" w:space="0" w:color="auto"/>
            </w:tcBorders>
            <w:shd w:val="clear" w:color="auto" w:fill="F2F2F2"/>
          </w:tcPr>
          <w:p w14:paraId="05E451D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232448D9"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bCs/>
                <w:color w:val="auto"/>
                <w:sz w:val="24"/>
                <w:szCs w:val="24"/>
              </w:rPr>
              <w:t>Administrator can edit Course</w:t>
            </w:r>
          </w:p>
        </w:tc>
      </w:tr>
      <w:tr w:rsidR="00395159" w:rsidRPr="00354B18" w14:paraId="6CBC1E5C" w14:textId="77777777" w:rsidTr="004D1A41">
        <w:tc>
          <w:tcPr>
            <w:tcW w:w="2088" w:type="dxa"/>
            <w:tcBorders>
              <w:top w:val="single" w:sz="6" w:space="0" w:color="auto"/>
              <w:bottom w:val="single" w:sz="6" w:space="0" w:color="auto"/>
            </w:tcBorders>
            <w:shd w:val="clear" w:color="auto" w:fill="F2F2F2"/>
          </w:tcPr>
          <w:p w14:paraId="4D2C3DD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354C93EE" w14:textId="6C635065" w:rsidR="00395159" w:rsidRPr="008D3538" w:rsidRDefault="00395159"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sidR="003E4900">
              <w:rPr>
                <w:rFonts w:ascii="Times New Roman" w:hAnsi="Times New Roman" w:cs="Times New Roman"/>
                <w:sz w:val="24"/>
                <w:szCs w:val="24"/>
              </w:rPr>
              <w:t>.Tanadol</w:t>
            </w:r>
            <w:proofErr w:type="spellEnd"/>
            <w:r w:rsidR="003E4900">
              <w:rPr>
                <w:rFonts w:ascii="Times New Roman" w:hAnsi="Times New Roman" w:cs="Times New Roman"/>
                <w:sz w:val="24"/>
                <w:szCs w:val="24"/>
              </w:rPr>
              <w:t xml:space="preserve"> </w:t>
            </w:r>
            <w:proofErr w:type="spellStart"/>
            <w:r w:rsidR="003E4900">
              <w:rPr>
                <w:rFonts w:ascii="Times New Roman" w:hAnsi="Times New Roman" w:cs="Times New Roman"/>
                <w:sz w:val="24"/>
                <w:szCs w:val="24"/>
              </w:rPr>
              <w:t>Parn-ong</w:t>
            </w:r>
            <w:proofErr w:type="spellEnd"/>
          </w:p>
        </w:tc>
        <w:tc>
          <w:tcPr>
            <w:tcW w:w="2430" w:type="dxa"/>
            <w:tcBorders>
              <w:top w:val="single" w:sz="6" w:space="0" w:color="auto"/>
              <w:bottom w:val="single" w:sz="6" w:space="0" w:color="auto"/>
            </w:tcBorders>
            <w:shd w:val="clear" w:color="auto" w:fill="F2F2F2"/>
          </w:tcPr>
          <w:p w14:paraId="55D3E7D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3D728098" w14:textId="21809A83" w:rsidR="00395159" w:rsidRPr="008D3538" w:rsidRDefault="003E4900" w:rsidP="00230CB3">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395159" w:rsidRPr="00354B18" w14:paraId="4F36CBBD" w14:textId="77777777" w:rsidTr="004D1A41">
        <w:tc>
          <w:tcPr>
            <w:tcW w:w="2088" w:type="dxa"/>
            <w:tcBorders>
              <w:top w:val="single" w:sz="6" w:space="0" w:color="auto"/>
              <w:bottom w:val="single" w:sz="6" w:space="0" w:color="auto"/>
            </w:tcBorders>
            <w:shd w:val="clear" w:color="auto" w:fill="F2F2F2"/>
          </w:tcPr>
          <w:p w14:paraId="07E592C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0D3CB0BE"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6C551155"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1686DF72"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395159" w:rsidRPr="00354B18" w14:paraId="67DCB6A5" w14:textId="77777777" w:rsidTr="004D1A41">
        <w:tc>
          <w:tcPr>
            <w:tcW w:w="2628" w:type="dxa"/>
            <w:gridSpan w:val="2"/>
            <w:tcBorders>
              <w:top w:val="single" w:sz="6" w:space="0" w:color="auto"/>
            </w:tcBorders>
          </w:tcPr>
          <w:p w14:paraId="0432FBC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750" w:type="dxa"/>
            <w:gridSpan w:val="3"/>
            <w:tcBorders>
              <w:top w:val="single" w:sz="6" w:space="0" w:color="auto"/>
            </w:tcBorders>
          </w:tcPr>
          <w:p w14:paraId="32F1231C"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395159" w:rsidRPr="00354B18" w14:paraId="1520B135" w14:textId="77777777" w:rsidTr="004D1A41">
        <w:tc>
          <w:tcPr>
            <w:tcW w:w="2628" w:type="dxa"/>
            <w:gridSpan w:val="2"/>
          </w:tcPr>
          <w:p w14:paraId="1957D11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750" w:type="dxa"/>
            <w:gridSpan w:val="3"/>
          </w:tcPr>
          <w:p w14:paraId="58FDA145" w14:textId="5DB44ACF"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This use case is provided for Administrator edit course</w:t>
            </w:r>
            <w:r w:rsidR="003E4900">
              <w:rPr>
                <w:rFonts w:ascii="Times New Roman" w:hAnsi="Times New Roman" w:cs="Times New Roman"/>
                <w:sz w:val="24"/>
                <w:szCs w:val="24"/>
              </w:rPr>
              <w:t xml:space="preserve"> information</w:t>
            </w:r>
            <w:r w:rsidRPr="008D3538">
              <w:rPr>
                <w:rFonts w:ascii="Times New Roman" w:hAnsi="Times New Roman" w:cs="Times New Roman"/>
                <w:sz w:val="24"/>
                <w:szCs w:val="24"/>
              </w:rPr>
              <w:t>.</w:t>
            </w:r>
          </w:p>
        </w:tc>
      </w:tr>
      <w:tr w:rsidR="00395159" w:rsidRPr="00354B18" w14:paraId="0F03AA0E" w14:textId="77777777" w:rsidTr="004D1A41">
        <w:tc>
          <w:tcPr>
            <w:tcW w:w="2628" w:type="dxa"/>
            <w:gridSpan w:val="2"/>
          </w:tcPr>
          <w:p w14:paraId="223AE944"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750" w:type="dxa"/>
            <w:gridSpan w:val="3"/>
          </w:tcPr>
          <w:p w14:paraId="49139338" w14:textId="266BA7B8" w:rsidR="00395159" w:rsidRPr="008D3538" w:rsidRDefault="00230CB3" w:rsidP="00230CB3">
            <w:pPr>
              <w:pStyle w:val="Hints"/>
              <w:rPr>
                <w:rFonts w:ascii="Times New Roman" w:hAnsi="Times New Roman"/>
                <w:color w:val="auto"/>
                <w:sz w:val="24"/>
                <w:szCs w:val="24"/>
              </w:rPr>
            </w:pPr>
            <w:r>
              <w:rPr>
                <w:rFonts w:ascii="Times New Roman" w:hAnsi="Times New Roman"/>
                <w:color w:val="auto"/>
                <w:sz w:val="24"/>
                <w:szCs w:val="24"/>
              </w:rPr>
              <w:t>Administrator enters to Course information page.</w:t>
            </w:r>
          </w:p>
        </w:tc>
      </w:tr>
      <w:tr w:rsidR="00395159" w:rsidRPr="00354B18" w14:paraId="2A698AB3" w14:textId="77777777" w:rsidTr="004D1A41">
        <w:trPr>
          <w:trHeight w:val="291"/>
        </w:trPr>
        <w:tc>
          <w:tcPr>
            <w:tcW w:w="2628" w:type="dxa"/>
            <w:gridSpan w:val="2"/>
          </w:tcPr>
          <w:p w14:paraId="1A9FA55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750" w:type="dxa"/>
            <w:gridSpan w:val="3"/>
          </w:tcPr>
          <w:p w14:paraId="7996D4AB" w14:textId="309F1335" w:rsidR="00395159" w:rsidRPr="008D3538" w:rsidRDefault="00230CB3" w:rsidP="00230CB3">
            <w:pPr>
              <w:pStyle w:val="Hints"/>
              <w:rPr>
                <w:rFonts w:ascii="Times New Roman" w:hAnsi="Times New Roman"/>
                <w:b/>
                <w:color w:val="auto"/>
                <w:sz w:val="24"/>
                <w:szCs w:val="24"/>
              </w:rPr>
            </w:pPr>
            <w:r>
              <w:rPr>
                <w:rFonts w:ascii="Times New Roman" w:hAnsi="Times New Roman"/>
                <w:color w:val="auto"/>
                <w:sz w:val="24"/>
                <w:szCs w:val="24"/>
              </w:rPr>
              <w:t>Course information should be in the system.</w:t>
            </w:r>
          </w:p>
        </w:tc>
      </w:tr>
      <w:tr w:rsidR="00395159" w:rsidRPr="00354B18" w14:paraId="0D5A8DC5" w14:textId="77777777" w:rsidTr="004D1A41">
        <w:tc>
          <w:tcPr>
            <w:tcW w:w="2628" w:type="dxa"/>
            <w:gridSpan w:val="2"/>
          </w:tcPr>
          <w:p w14:paraId="2DFAC221"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750" w:type="dxa"/>
            <w:gridSpan w:val="3"/>
          </w:tcPr>
          <w:p w14:paraId="07F6424F"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1CB86620" w14:textId="77777777" w:rsidTr="004D1A41">
        <w:tc>
          <w:tcPr>
            <w:tcW w:w="2628" w:type="dxa"/>
            <w:gridSpan w:val="2"/>
          </w:tcPr>
          <w:p w14:paraId="65FD737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750" w:type="dxa"/>
            <w:gridSpan w:val="3"/>
          </w:tcPr>
          <w:p w14:paraId="03741270" w14:textId="1FF78366" w:rsidR="00395159"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 xml:space="preserve">Administrator enters </w:t>
            </w:r>
            <w:r w:rsidR="00395159"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00395159" w:rsidRPr="008D3538">
              <w:rPr>
                <w:rFonts w:ascii="Times New Roman" w:hAnsi="Times New Roman" w:cs="Times New Roman"/>
                <w:sz w:val="24"/>
                <w:szCs w:val="24"/>
              </w:rPr>
              <w:t xml:space="preserve"> page.</w:t>
            </w:r>
          </w:p>
          <w:p w14:paraId="447285A2" w14:textId="2444B71A" w:rsidR="00230CB3"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The system displays Course information page</w:t>
            </w:r>
            <w:r w:rsidR="004D1A41">
              <w:rPr>
                <w:rFonts w:ascii="Times New Roman" w:hAnsi="Times New Roman" w:cs="Times New Roman"/>
                <w:sz w:val="24"/>
                <w:szCs w:val="24"/>
              </w:rPr>
              <w:t xml:space="preserve"> interface</w:t>
            </w:r>
            <w:r>
              <w:rPr>
                <w:rFonts w:ascii="Times New Roman" w:hAnsi="Times New Roman" w:cs="Times New Roman"/>
                <w:sz w:val="24"/>
                <w:szCs w:val="24"/>
              </w:rPr>
              <w:t>.</w:t>
            </w:r>
          </w:p>
          <w:p w14:paraId="16F401AC" w14:textId="065208FB"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29F0D2B1" w14:textId="73443590"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submits edit</w:t>
            </w:r>
            <w:r w:rsidR="00395159" w:rsidRPr="008D3538">
              <w:rPr>
                <w:rFonts w:ascii="Times New Roman" w:hAnsi="Times New Roman" w:cs="Times New Roman"/>
                <w:sz w:val="24"/>
                <w:szCs w:val="24"/>
              </w:rPr>
              <w:t xml:space="preserve"> course form.</w:t>
            </w:r>
          </w:p>
          <w:p w14:paraId="3460D381" w14:textId="7BFF1813" w:rsidR="00395159" w:rsidRPr="008D3538"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validate course information from Administrator.</w:t>
            </w:r>
          </w:p>
          <w:p w14:paraId="478A38F8" w14:textId="42303E95" w:rsidR="00395159" w:rsidRPr="00230CB3"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09B87BA2" w14:textId="77777777" w:rsidTr="004D1A41">
        <w:tc>
          <w:tcPr>
            <w:tcW w:w="2628" w:type="dxa"/>
            <w:gridSpan w:val="2"/>
          </w:tcPr>
          <w:p w14:paraId="69329FE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Alternative Flows:</w:t>
            </w:r>
          </w:p>
          <w:p w14:paraId="562D6FA8" w14:textId="77777777" w:rsidR="00395159" w:rsidRPr="008D3538" w:rsidRDefault="00395159" w:rsidP="00230CB3">
            <w:pPr>
              <w:spacing w:after="0" w:line="240" w:lineRule="auto"/>
              <w:rPr>
                <w:rFonts w:ascii="Times New Roman" w:hAnsi="Times New Roman" w:cs="Times New Roman"/>
                <w:b/>
                <w:sz w:val="24"/>
                <w:szCs w:val="24"/>
              </w:rPr>
            </w:pPr>
          </w:p>
        </w:tc>
        <w:tc>
          <w:tcPr>
            <w:tcW w:w="6750" w:type="dxa"/>
            <w:gridSpan w:val="3"/>
          </w:tcPr>
          <w:p w14:paraId="382320CB"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A. Administrator remove students from the course.</w:t>
            </w:r>
          </w:p>
          <w:p w14:paraId="36ADE450" w14:textId="77777777"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Administrator selects students.</w:t>
            </w:r>
          </w:p>
          <w:p w14:paraId="481C9F5D" w14:textId="10649F5F"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 xml:space="preserve">Administrator </w:t>
            </w:r>
            <w:r w:rsidR="004D1A41">
              <w:rPr>
                <w:rFonts w:ascii="Times New Roman" w:hAnsi="Times New Roman" w:cs="Times New Roman"/>
                <w:sz w:val="24"/>
                <w:szCs w:val="24"/>
              </w:rPr>
              <w:t>drops</w:t>
            </w:r>
            <w:r w:rsidRPr="008D3538">
              <w:rPr>
                <w:rFonts w:ascii="Times New Roman" w:hAnsi="Times New Roman" w:cs="Times New Roman"/>
                <w:sz w:val="24"/>
                <w:szCs w:val="24"/>
              </w:rPr>
              <w:t xml:space="preserve"> student form into the web application.</w:t>
            </w:r>
          </w:p>
          <w:p w14:paraId="0D1A8582" w14:textId="3E7A32D5" w:rsidR="00230CB3"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4AF49995" w14:textId="77777777" w:rsidR="00130738" w:rsidRPr="008D3538" w:rsidRDefault="00130738" w:rsidP="00D07BF8">
            <w:pPr>
              <w:pStyle w:val="ListParagraph"/>
              <w:spacing w:after="0" w:line="240" w:lineRule="auto"/>
              <w:ind w:left="309"/>
              <w:rPr>
                <w:rFonts w:ascii="Times New Roman" w:hAnsi="Times New Roman" w:cs="Times New Roman"/>
                <w:sz w:val="24"/>
                <w:szCs w:val="24"/>
              </w:rPr>
            </w:pPr>
          </w:p>
          <w:p w14:paraId="4D809415"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58BDCAE2" w14:textId="3565F828" w:rsidR="00230CB3"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enter</w:t>
            </w:r>
            <w:ins w:id="185" w:author="rimi park" w:date="2014-07-27T16:06:00Z">
              <w:r w:rsidR="008E7D39">
                <w:rPr>
                  <w:rFonts w:ascii="Times New Roman" w:hAnsi="Times New Roman" w:cs="Times New Roman"/>
                  <w:sz w:val="24"/>
                  <w:szCs w:val="24"/>
                </w:rPr>
                <w:t>s</w:t>
              </w:r>
            </w:ins>
            <w:r w:rsidRPr="008D3538">
              <w:rPr>
                <w:rFonts w:ascii="Times New Roman" w:hAnsi="Times New Roman" w:cs="Times New Roman"/>
                <w:sz w:val="24"/>
                <w:szCs w:val="24"/>
              </w:rPr>
              <w:t xml:space="preserve"> </w:t>
            </w:r>
            <w:r w:rsidR="004D1A41">
              <w:rPr>
                <w:rFonts w:ascii="Times New Roman" w:hAnsi="Times New Roman" w:cs="Times New Roman"/>
                <w:sz w:val="24"/>
                <w:szCs w:val="24"/>
              </w:rPr>
              <w:t>Update</w:t>
            </w:r>
            <w:r w:rsidRPr="008D3538">
              <w:rPr>
                <w:rFonts w:ascii="Times New Roman" w:hAnsi="Times New Roman" w:cs="Times New Roman"/>
                <w:sz w:val="24"/>
                <w:szCs w:val="24"/>
              </w:rPr>
              <w:t xml:space="preserve"> student </w:t>
            </w:r>
            <w:r w:rsidR="004D1A41">
              <w:rPr>
                <w:rFonts w:ascii="Times New Roman" w:hAnsi="Times New Roman" w:cs="Times New Roman"/>
                <w:sz w:val="24"/>
                <w:szCs w:val="24"/>
              </w:rPr>
              <w:t xml:space="preserve">in course </w:t>
            </w:r>
            <w:r w:rsidRPr="008D3538">
              <w:rPr>
                <w:rFonts w:ascii="Times New Roman" w:hAnsi="Times New Roman" w:cs="Times New Roman"/>
                <w:sz w:val="24"/>
                <w:szCs w:val="24"/>
              </w:rPr>
              <w:t>page.</w:t>
            </w:r>
          </w:p>
          <w:p w14:paraId="3455C660" w14:textId="23EDF8D7" w:rsidR="004D1A41" w:rsidRPr="008D3538" w:rsidRDefault="004D1A41" w:rsidP="00B42916">
            <w:pPr>
              <w:pStyle w:val="ListParagraph"/>
              <w:numPr>
                <w:ilvl w:val="0"/>
                <w:numId w:val="31"/>
              </w:numPr>
              <w:spacing w:after="0" w:line="240" w:lineRule="auto"/>
              <w:ind w:left="793" w:hanging="283"/>
              <w:rPr>
                <w:rFonts w:ascii="Times New Roman" w:hAnsi="Times New Roman" w:cs="Times New Roman"/>
                <w:sz w:val="24"/>
                <w:szCs w:val="24"/>
              </w:rPr>
            </w:pPr>
            <w:r>
              <w:rPr>
                <w:rFonts w:ascii="Times New Roman" w:hAnsi="Times New Roman" w:cs="Times New Roman"/>
                <w:sz w:val="24"/>
                <w:szCs w:val="24"/>
              </w:rPr>
              <w:t>The system display</w:t>
            </w:r>
            <w:ins w:id="186" w:author="rimi park" w:date="2014-07-27T16:06:00Z">
              <w:r w:rsidR="008E7D39">
                <w:rPr>
                  <w:rFonts w:ascii="Times New Roman" w:hAnsi="Times New Roman" w:cs="Times New Roman"/>
                  <w:sz w:val="24"/>
                  <w:szCs w:val="24"/>
                </w:rPr>
                <w:t>s</w:t>
              </w:r>
            </w:ins>
            <w:r>
              <w:rPr>
                <w:rFonts w:ascii="Times New Roman" w:hAnsi="Times New Roman" w:cs="Times New Roman"/>
                <w:sz w:val="24"/>
                <w:szCs w:val="24"/>
              </w:rPr>
              <w:t xml:space="preserve"> Update student in course page interface.</w:t>
            </w:r>
          </w:p>
          <w:p w14:paraId="041D3777"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6FE59144" w14:textId="7B700F91"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submit</w:t>
            </w:r>
            <w:ins w:id="187" w:author="rimi park" w:date="2014-07-27T16:06:00Z">
              <w:r w:rsidR="008E7D39">
                <w:rPr>
                  <w:rFonts w:ascii="Times New Roman" w:hAnsi="Times New Roman" w:cs="Times New Roman"/>
                  <w:sz w:val="24"/>
                  <w:szCs w:val="24"/>
                </w:rPr>
                <w:t>s</w:t>
              </w:r>
            </w:ins>
            <w:r w:rsidRPr="008D3538">
              <w:rPr>
                <w:rFonts w:ascii="Times New Roman" w:hAnsi="Times New Roman" w:cs="Times New Roman"/>
                <w:sz w:val="24"/>
                <w:szCs w:val="24"/>
              </w:rPr>
              <w:t xml:space="preserve"> the add student form into the web application.</w:t>
            </w:r>
          </w:p>
          <w:p w14:paraId="68197545" w14:textId="0AD92E3B" w:rsidR="00230CB3" w:rsidRDefault="00230CB3">
            <w:p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2</w:t>
            </w:r>
            <w:r w:rsidRPr="008D3538">
              <w:rPr>
                <w:rFonts w:ascii="Times New Roman" w:hAnsi="Times New Roman" w:cs="Times New Roman"/>
                <w:sz w:val="24"/>
                <w:szCs w:val="24"/>
              </w:rPr>
              <w:t>.</w:t>
            </w:r>
          </w:p>
          <w:p w14:paraId="38B81989" w14:textId="7E5DAA50" w:rsidR="00395159" w:rsidRPr="006D7353" w:rsidRDefault="00C14AD4" w:rsidP="006D7353">
            <w:pPr>
              <w:pStyle w:val="ListParagraph"/>
              <w:spacing w:after="0" w:line="240" w:lineRule="auto"/>
              <w:ind w:left="309" w:firstLine="201"/>
              <w:rPr>
                <w:rFonts w:ascii="Times New Roman" w:hAnsi="Times New Roman" w:cs="Times New Roman"/>
                <w:sz w:val="24"/>
                <w:szCs w:val="24"/>
              </w:rPr>
            </w:pPr>
            <w:r w:rsidRPr="008D3538" w:rsidDel="00C14AD4">
              <w:rPr>
                <w:rFonts w:ascii="Times New Roman" w:hAnsi="Times New Roman" w:cs="Times New Roman"/>
                <w:sz w:val="24"/>
                <w:szCs w:val="24"/>
              </w:rPr>
              <w:t xml:space="preserve"> </w:t>
            </w:r>
          </w:p>
        </w:tc>
      </w:tr>
      <w:tr w:rsidR="00395159" w:rsidRPr="00354B18" w14:paraId="12FE6A3C" w14:textId="77777777" w:rsidTr="004D1A41">
        <w:tc>
          <w:tcPr>
            <w:tcW w:w="2628" w:type="dxa"/>
            <w:gridSpan w:val="2"/>
          </w:tcPr>
          <w:p w14:paraId="056BA7AF"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Exceptions:</w:t>
            </w:r>
          </w:p>
        </w:tc>
        <w:tc>
          <w:tcPr>
            <w:tcW w:w="6750" w:type="dxa"/>
            <w:gridSpan w:val="3"/>
          </w:tcPr>
          <w:p w14:paraId="51BA4C88" w14:textId="1512281D"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w:t>
            </w:r>
            <w:r w:rsidRPr="008D3538">
              <w:rPr>
                <w:rFonts w:ascii="Times New Roman" w:hAnsi="Times New Roman" w:cs="Times New Roman"/>
                <w:sz w:val="24"/>
                <w:szCs w:val="24"/>
              </w:rPr>
              <w:t>A. if Administrator input</w:t>
            </w:r>
            <w:ins w:id="188" w:author="rimi park" w:date="2014-07-27T16:06:00Z">
              <w:r w:rsidR="008E7D39">
                <w:rPr>
                  <w:rFonts w:ascii="Times New Roman" w:hAnsi="Times New Roman" w:cs="Times New Roman"/>
                  <w:sz w:val="24"/>
                  <w:szCs w:val="24"/>
                </w:rPr>
                <w:t>s</w:t>
              </w:r>
            </w:ins>
            <w:r w:rsidRPr="008D3538">
              <w:rPr>
                <w:rFonts w:ascii="Times New Roman" w:hAnsi="Times New Roman" w:cs="Times New Roman"/>
                <w:sz w:val="24"/>
                <w:szCs w:val="24"/>
              </w:rPr>
              <w:t xml:space="preserve"> data in the wrong format, the system should provide the error message as followed: </w:t>
            </w:r>
          </w:p>
          <w:p w14:paraId="7316DFA2" w14:textId="77777777" w:rsidR="000868B3" w:rsidRDefault="000868B3" w:rsidP="000868B3">
            <w:pPr>
              <w:spacing w:after="0" w:line="240" w:lineRule="auto"/>
              <w:ind w:left="793" w:hanging="283"/>
              <w:jc w:val="thaiDistribute"/>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875CB0">
              <w:rPr>
                <w:rFonts w:ascii="Times New Roman" w:hAnsi="Times New Roman" w:cs="Times New Roman"/>
                <w:sz w:val="24"/>
                <w:szCs w:val="24"/>
              </w:rPr>
              <w:t>The wrong credit format: The error message is “The course credit must be number only”</w:t>
            </w:r>
          </w:p>
          <w:p w14:paraId="0E0C9009" w14:textId="6A5BA8EF" w:rsidR="00395159" w:rsidRPr="00354B18" w:rsidRDefault="000868B3" w:rsidP="000868B3">
            <w:pPr>
              <w:spacing w:after="0" w:line="240" w:lineRule="auto"/>
              <w:rPr>
                <w:rFonts w:ascii="Times New Roman" w:hAnsi="Times New Roman" w:cs="Times New Roman"/>
              </w:rPr>
            </w:pPr>
            <w:r>
              <w:rPr>
                <w:rFonts w:ascii="Times New Roman" w:hAnsi="Times New Roman" w:cs="Times New Roman"/>
                <w:sz w:val="24"/>
                <w:szCs w:val="24"/>
              </w:rPr>
              <w:t xml:space="preserve">        2 </w:t>
            </w:r>
            <w:r>
              <w:rPr>
                <w:rFonts w:ascii="Times New Roman" w:hAnsi="Times New Roman" w:cs="Times New Roman"/>
                <w:color w:val="000000"/>
                <w:sz w:val="24"/>
                <w:szCs w:val="24"/>
              </w:rPr>
              <w:t xml:space="preserve"> Use Case resumes on step 3</w:t>
            </w:r>
            <w:r w:rsidRPr="00A85EC0">
              <w:rPr>
                <w:rFonts w:ascii="Times New Roman" w:hAnsi="Times New Roman" w:cs="Times New Roman"/>
                <w:color w:val="000000"/>
                <w:sz w:val="24"/>
                <w:szCs w:val="24"/>
              </w:rPr>
              <w:t xml:space="preserve"> of normal flow</w:t>
            </w:r>
          </w:p>
        </w:tc>
      </w:tr>
      <w:tr w:rsidR="00395159" w:rsidRPr="00354B18" w14:paraId="24AFA7D5" w14:textId="77777777" w:rsidTr="004D1A41">
        <w:tc>
          <w:tcPr>
            <w:tcW w:w="2628" w:type="dxa"/>
            <w:gridSpan w:val="2"/>
          </w:tcPr>
          <w:p w14:paraId="453E45C8"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lastRenderedPageBreak/>
              <w:t>Includes:</w:t>
            </w:r>
          </w:p>
        </w:tc>
        <w:tc>
          <w:tcPr>
            <w:tcW w:w="6750" w:type="dxa"/>
            <w:gridSpan w:val="3"/>
          </w:tcPr>
          <w:p w14:paraId="0107D62A"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1909EDA" w14:textId="77777777" w:rsidTr="004D1A41">
        <w:tc>
          <w:tcPr>
            <w:tcW w:w="2628" w:type="dxa"/>
            <w:gridSpan w:val="2"/>
          </w:tcPr>
          <w:p w14:paraId="01C64E0E"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Frequency of Use:</w:t>
            </w:r>
          </w:p>
        </w:tc>
        <w:tc>
          <w:tcPr>
            <w:tcW w:w="6750" w:type="dxa"/>
            <w:gridSpan w:val="3"/>
          </w:tcPr>
          <w:p w14:paraId="2FAD2C7E"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Often</w:t>
            </w:r>
          </w:p>
        </w:tc>
      </w:tr>
      <w:tr w:rsidR="00395159" w:rsidRPr="00354B18" w14:paraId="7C45EB0C" w14:textId="77777777" w:rsidTr="004D1A41">
        <w:tc>
          <w:tcPr>
            <w:tcW w:w="2628" w:type="dxa"/>
            <w:gridSpan w:val="2"/>
          </w:tcPr>
          <w:p w14:paraId="442AE574"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Assumptions:</w:t>
            </w:r>
          </w:p>
        </w:tc>
        <w:tc>
          <w:tcPr>
            <w:tcW w:w="6750" w:type="dxa"/>
            <w:gridSpan w:val="3"/>
          </w:tcPr>
          <w:p w14:paraId="3CB16394"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r w:rsidR="00395159" w:rsidRPr="00354B18" w14:paraId="336A6794" w14:textId="77777777" w:rsidTr="004D1A41">
        <w:tc>
          <w:tcPr>
            <w:tcW w:w="2628" w:type="dxa"/>
            <w:gridSpan w:val="2"/>
          </w:tcPr>
          <w:p w14:paraId="215713BD"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Notes and Issues:</w:t>
            </w:r>
          </w:p>
        </w:tc>
        <w:tc>
          <w:tcPr>
            <w:tcW w:w="6750" w:type="dxa"/>
            <w:gridSpan w:val="3"/>
          </w:tcPr>
          <w:p w14:paraId="249CEE30"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bl>
    <w:p w14:paraId="086D607C" w14:textId="77777777" w:rsidR="000868B3" w:rsidRDefault="000868B3" w:rsidP="00395159"/>
    <w:p w14:paraId="096E722F" w14:textId="77777777" w:rsidR="00C665AA" w:rsidRDefault="00C665AA" w:rsidP="00395159"/>
    <w:p w14:paraId="0286C471" w14:textId="57676827" w:rsidR="00395159" w:rsidRPr="00BE5D78" w:rsidRDefault="009B69D1" w:rsidP="00395159">
      <w:pPr>
        <w:rPr>
          <w:rFonts w:ascii="Times New Roman" w:hAnsi="Times New Roman" w:cs="Times New Roman"/>
          <w:b/>
          <w:bCs/>
          <w:sz w:val="29"/>
          <w:szCs w:val="29"/>
        </w:rPr>
      </w:pPr>
      <w:r>
        <w:rPr>
          <w:rFonts w:ascii="Times New Roman" w:hAnsi="Times New Roman" w:cs="Times New Roman"/>
          <w:b/>
          <w:bCs/>
          <w:sz w:val="29"/>
          <w:szCs w:val="29"/>
        </w:rPr>
        <w:t>URS12</w:t>
      </w:r>
      <w:r w:rsidR="00395159">
        <w:rPr>
          <w:rFonts w:ascii="Times New Roman" w:hAnsi="Times New Roman" w:cs="Times New Roman"/>
          <w:b/>
          <w:bCs/>
          <w:sz w:val="29"/>
          <w:szCs w:val="29"/>
        </w:rPr>
        <w:t>.1</w:t>
      </w:r>
      <w:r w:rsidR="00395159" w:rsidRPr="00BE5D78">
        <w:rPr>
          <w:rFonts w:ascii="Times New Roman" w:hAnsi="Times New Roman" w:cs="Times New Roman"/>
          <w:b/>
          <w:bCs/>
          <w:sz w:val="29"/>
          <w:szCs w:val="29"/>
        </w:rPr>
        <w:t xml:space="preserve"> Administrator can edit a course. </w:t>
      </w:r>
    </w:p>
    <w:p w14:paraId="072ADB2D" w14:textId="77777777" w:rsidR="00395159" w:rsidRPr="002B19FA" w:rsidRDefault="00395159" w:rsidP="00395159">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edit a course by providing course name, course credit, course description, lecturer name. Administrator can add or remove students from a course.</w:t>
      </w:r>
    </w:p>
    <w:p w14:paraId="122702B4" w14:textId="77777777" w:rsidR="00395159" w:rsidRPr="002B19FA" w:rsidRDefault="00395159" w:rsidP="00395159">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7D9F6415" w14:textId="77777777" w:rsidR="00395159" w:rsidRPr="002B19FA" w:rsidRDefault="00395159" w:rsidP="00395159">
      <w:pPr>
        <w:spacing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66CF6D21"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624"/>
        <w:gridCol w:w="2488"/>
        <w:gridCol w:w="1650"/>
      </w:tblGrid>
      <w:tr w:rsidR="00395159" w:rsidRPr="002B19FA" w14:paraId="60494A3D" w14:textId="77777777" w:rsidTr="004D1A41">
        <w:tc>
          <w:tcPr>
            <w:tcW w:w="2254" w:type="dxa"/>
            <w:shd w:val="clear" w:color="auto" w:fill="auto"/>
          </w:tcPr>
          <w:p w14:paraId="3E9A780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2624" w:type="dxa"/>
            <w:shd w:val="clear" w:color="auto" w:fill="auto"/>
          </w:tcPr>
          <w:p w14:paraId="46FAC994"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88" w:type="dxa"/>
            <w:shd w:val="clear" w:color="auto" w:fill="auto"/>
          </w:tcPr>
          <w:p w14:paraId="1E141F5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650" w:type="dxa"/>
            <w:shd w:val="clear" w:color="auto" w:fill="auto"/>
          </w:tcPr>
          <w:p w14:paraId="050307A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395159" w:rsidRPr="002B19FA" w14:paraId="5D8E53C9" w14:textId="77777777" w:rsidTr="004D1A41">
        <w:tc>
          <w:tcPr>
            <w:tcW w:w="2254" w:type="dxa"/>
            <w:shd w:val="clear" w:color="auto" w:fill="auto"/>
          </w:tcPr>
          <w:p w14:paraId="76B1E55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2624" w:type="dxa"/>
            <w:shd w:val="clear" w:color="auto" w:fill="auto"/>
          </w:tcPr>
          <w:p w14:paraId="21B7487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88" w:type="dxa"/>
            <w:shd w:val="clear" w:color="auto" w:fill="auto"/>
          </w:tcPr>
          <w:p w14:paraId="0F64CB30"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w:t>
            </w:r>
          </w:p>
        </w:tc>
        <w:tc>
          <w:tcPr>
            <w:tcW w:w="1650" w:type="dxa"/>
            <w:shd w:val="clear" w:color="auto" w:fill="auto"/>
          </w:tcPr>
          <w:p w14:paraId="28D3B9DE"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FE175B" w14:textId="77777777" w:rsidTr="004D1A41">
        <w:tc>
          <w:tcPr>
            <w:tcW w:w="2254" w:type="dxa"/>
            <w:shd w:val="clear" w:color="auto" w:fill="auto"/>
          </w:tcPr>
          <w:p w14:paraId="3831339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2624" w:type="dxa"/>
            <w:shd w:val="clear" w:color="auto" w:fill="auto"/>
          </w:tcPr>
          <w:p w14:paraId="52940A9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88" w:type="dxa"/>
            <w:shd w:val="clear" w:color="auto" w:fill="auto"/>
          </w:tcPr>
          <w:p w14:paraId="1466C5DB"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650" w:type="dxa"/>
            <w:shd w:val="clear" w:color="auto" w:fill="auto"/>
          </w:tcPr>
          <w:p w14:paraId="45C12039"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5F489421" w14:textId="77777777" w:rsidTr="004D1A41">
        <w:tc>
          <w:tcPr>
            <w:tcW w:w="2254" w:type="dxa"/>
            <w:shd w:val="clear" w:color="auto" w:fill="auto"/>
          </w:tcPr>
          <w:p w14:paraId="5AD2C01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2624" w:type="dxa"/>
            <w:shd w:val="clear" w:color="auto" w:fill="auto"/>
          </w:tcPr>
          <w:p w14:paraId="621F4D5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88" w:type="dxa"/>
            <w:shd w:val="clear" w:color="auto" w:fill="auto"/>
          </w:tcPr>
          <w:p w14:paraId="65E7553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 is a basic java programming.</w:t>
            </w:r>
          </w:p>
        </w:tc>
        <w:tc>
          <w:tcPr>
            <w:tcW w:w="1650" w:type="dxa"/>
            <w:shd w:val="clear" w:color="auto" w:fill="auto"/>
          </w:tcPr>
          <w:p w14:paraId="76BD829C"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3D282C" w14:textId="77777777" w:rsidTr="004D1A41">
        <w:trPr>
          <w:trHeight w:val="437"/>
        </w:trPr>
        <w:tc>
          <w:tcPr>
            <w:tcW w:w="2254" w:type="dxa"/>
            <w:shd w:val="clear" w:color="auto" w:fill="auto"/>
          </w:tcPr>
          <w:p w14:paraId="7E67A0C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2624" w:type="dxa"/>
            <w:shd w:val="clear" w:color="auto" w:fill="auto"/>
          </w:tcPr>
          <w:p w14:paraId="688F2C7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88" w:type="dxa"/>
            <w:shd w:val="clear" w:color="auto" w:fill="auto"/>
          </w:tcPr>
          <w:p w14:paraId="57A9799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w:t>
            </w:r>
            <w:proofErr w:type="spellStart"/>
            <w:r w:rsidRPr="002B19FA">
              <w:rPr>
                <w:rFonts w:ascii="Times New Roman" w:hAnsi="Times New Roman" w:cs="Times New Roman"/>
                <w:sz w:val="24"/>
                <w:szCs w:val="24"/>
              </w:rPr>
              <w:t>Aj</w:t>
            </w:r>
            <w:proofErr w:type="spellEnd"/>
            <w:r w:rsidRPr="002B19FA">
              <w:rPr>
                <w:rFonts w:ascii="Times New Roman" w:hAnsi="Times New Roman" w:cs="Times New Roman"/>
                <w:sz w:val="24"/>
                <w:szCs w:val="24"/>
              </w:rPr>
              <w:t>. Tom”</w:t>
            </w:r>
          </w:p>
        </w:tc>
        <w:tc>
          <w:tcPr>
            <w:tcW w:w="1650" w:type="dxa"/>
            <w:shd w:val="clear" w:color="auto" w:fill="auto"/>
          </w:tcPr>
          <w:p w14:paraId="1BAB7892" w14:textId="77777777" w:rsidR="00395159" w:rsidRPr="002B19FA" w:rsidRDefault="00395159" w:rsidP="004D1A41">
            <w:pPr>
              <w:spacing w:after="0" w:line="240" w:lineRule="auto"/>
              <w:rPr>
                <w:rFonts w:ascii="Times New Roman" w:hAnsi="Times New Roman" w:cs="Times New Roman"/>
                <w:sz w:val="24"/>
                <w:szCs w:val="24"/>
              </w:rPr>
            </w:pPr>
          </w:p>
        </w:tc>
      </w:tr>
    </w:tbl>
    <w:p w14:paraId="0648179E" w14:textId="77777777" w:rsidR="00395159" w:rsidRDefault="00395159" w:rsidP="00395159">
      <w:pPr>
        <w:rPr>
          <w:rFonts w:ascii="Times New Roman" w:hAnsi="Times New Roman" w:cs="Times New Roman"/>
          <w:b/>
          <w:bCs/>
          <w:sz w:val="24"/>
          <w:szCs w:val="24"/>
        </w:rPr>
      </w:pPr>
    </w:p>
    <w:p w14:paraId="16BEC159"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091B758D" w14:textId="42B8ABC1" w:rsidR="00395159"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5AEFF5E1" w14:textId="0B983183"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4AE2D5B5" w14:textId="191E26AF"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submits edit</w:t>
      </w:r>
      <w:r w:rsidRPr="008D3538">
        <w:rPr>
          <w:rFonts w:ascii="Times New Roman" w:hAnsi="Times New Roman" w:cs="Times New Roman"/>
          <w:sz w:val="24"/>
          <w:szCs w:val="24"/>
        </w:rPr>
        <w:t xml:space="preserve"> course form</w:t>
      </w:r>
      <w:r>
        <w:rPr>
          <w:rFonts w:ascii="Times New Roman" w:hAnsi="Times New Roman" w:cs="Times New Roman"/>
          <w:sz w:val="24"/>
          <w:szCs w:val="24"/>
        </w:rPr>
        <w:t>.</w:t>
      </w:r>
    </w:p>
    <w:p w14:paraId="60ABB073" w14:textId="77777777" w:rsidR="00C665AA" w:rsidRPr="00C665AA" w:rsidRDefault="00C665AA" w:rsidP="00C665AA">
      <w:pPr>
        <w:spacing w:after="0" w:line="240" w:lineRule="auto"/>
        <w:rPr>
          <w:rFonts w:ascii="Times New Roman" w:hAnsi="Times New Roman" w:cs="Times New Roman"/>
          <w:sz w:val="24"/>
          <w:szCs w:val="24"/>
        </w:rPr>
      </w:pPr>
    </w:p>
    <w:p w14:paraId="3C58063C" w14:textId="77777777" w:rsidR="00395159" w:rsidRPr="002B19FA" w:rsidRDefault="00395159" w:rsidP="00395159">
      <w:pPr>
        <w:spacing w:before="240"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0DF5D124" w14:textId="77777777"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A. Administrator remove students from the course.</w:t>
      </w:r>
    </w:p>
    <w:p w14:paraId="2A6503E8" w14:textId="77777777" w:rsidR="000868B3" w:rsidRPr="00835605" w:rsidRDefault="000868B3" w:rsidP="000868B3">
      <w:pPr>
        <w:pStyle w:val="ListParagraph"/>
        <w:numPr>
          <w:ilvl w:val="0"/>
          <w:numId w:val="70"/>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Administrator selects students.</w:t>
      </w:r>
    </w:p>
    <w:p w14:paraId="0053AD1B" w14:textId="77777777" w:rsidR="000868B3" w:rsidRPr="00835605" w:rsidRDefault="000868B3" w:rsidP="000868B3">
      <w:pPr>
        <w:pStyle w:val="ListParagraph"/>
        <w:numPr>
          <w:ilvl w:val="0"/>
          <w:numId w:val="70"/>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Administrator drops student form into the web application.</w:t>
      </w:r>
    </w:p>
    <w:p w14:paraId="2524A5C6" w14:textId="77777777" w:rsidR="000868B3" w:rsidRDefault="000868B3" w:rsidP="000868B3">
      <w:pPr>
        <w:pStyle w:val="ListParagraph"/>
        <w:numPr>
          <w:ilvl w:val="0"/>
          <w:numId w:val="70"/>
        </w:numPr>
        <w:spacing w:after="0" w:line="240" w:lineRule="auto"/>
        <w:ind w:left="309" w:hanging="25"/>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09F862EB" w14:textId="77777777" w:rsidR="000868B3" w:rsidRPr="008D3538" w:rsidRDefault="000868B3" w:rsidP="000868B3">
      <w:pPr>
        <w:pStyle w:val="ListParagraph"/>
        <w:spacing w:after="0" w:line="240" w:lineRule="auto"/>
        <w:ind w:left="309"/>
        <w:rPr>
          <w:rFonts w:ascii="Times New Roman" w:hAnsi="Times New Roman" w:cs="Times New Roman"/>
          <w:sz w:val="24"/>
          <w:szCs w:val="24"/>
        </w:rPr>
      </w:pPr>
    </w:p>
    <w:p w14:paraId="18F785E6" w14:textId="77777777" w:rsidR="000868B3" w:rsidRPr="008D3538" w:rsidRDefault="000868B3" w:rsidP="000868B3">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B. Administrator adds students to the course.</w:t>
      </w:r>
    </w:p>
    <w:p w14:paraId="6AD888B1" w14:textId="77777777" w:rsidR="000868B3" w:rsidRPr="00835605" w:rsidRDefault="000868B3" w:rsidP="000868B3">
      <w:pPr>
        <w:pStyle w:val="ListParagraph"/>
        <w:numPr>
          <w:ilvl w:val="0"/>
          <w:numId w:val="71"/>
        </w:numPr>
        <w:spacing w:after="0" w:line="240" w:lineRule="auto"/>
        <w:ind w:left="426" w:hanging="142"/>
        <w:rPr>
          <w:rFonts w:ascii="Times New Roman" w:hAnsi="Times New Roman" w:cs="Times New Roman"/>
          <w:sz w:val="24"/>
          <w:szCs w:val="24"/>
        </w:rPr>
      </w:pPr>
      <w:r w:rsidRPr="00835605">
        <w:rPr>
          <w:rFonts w:ascii="Times New Roman" w:hAnsi="Times New Roman" w:cs="Times New Roman"/>
          <w:sz w:val="24"/>
          <w:szCs w:val="24"/>
        </w:rPr>
        <w:t>Administrator enter Update student in course page.</w:t>
      </w:r>
    </w:p>
    <w:p w14:paraId="1000DABA" w14:textId="77777777" w:rsidR="000868B3" w:rsidRPr="00835605"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35605">
        <w:rPr>
          <w:rFonts w:ascii="Times New Roman" w:hAnsi="Times New Roman" w:cs="Times New Roman"/>
          <w:sz w:val="24"/>
          <w:szCs w:val="24"/>
        </w:rPr>
        <w:t>The system display Update student in course page interface.</w:t>
      </w:r>
    </w:p>
    <w:p w14:paraId="0BD3BEC1" w14:textId="77777777" w:rsidR="000868B3" w:rsidRPr="008D3538"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5549B9E5" w14:textId="77777777" w:rsidR="000868B3" w:rsidRPr="008D3538" w:rsidRDefault="000868B3" w:rsidP="000868B3">
      <w:pPr>
        <w:pStyle w:val="ListParagraph"/>
        <w:numPr>
          <w:ilvl w:val="0"/>
          <w:numId w:val="71"/>
        </w:numPr>
        <w:spacing w:after="0" w:line="240" w:lineRule="auto"/>
        <w:ind w:left="709" w:hanging="425"/>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53E2346C" w14:textId="28957050"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AC-12.1 </w:t>
      </w:r>
      <w:r w:rsidRPr="00BE5D78">
        <w:rPr>
          <w:rFonts w:ascii="Times New Roman" w:hAnsi="Times New Roman" w:cs="Times New Roman"/>
          <w:b/>
          <w:bCs/>
          <w:sz w:val="29"/>
          <w:szCs w:val="29"/>
        </w:rPr>
        <w:t>Administrator can edit a course.</w:t>
      </w:r>
    </w:p>
    <w:p w14:paraId="0802718D"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60CAE272" w14:textId="50E96B7F"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del w:id="189" w:author="KKD Windows Se7en V1" w:date="2014-07-25T00:31:00Z">
        <w:r w:rsidRPr="006D7353" w:rsidDel="009E3635">
          <w:rPr>
            <w:rFonts w:ascii="Times New Roman" w:hAnsi="Times New Roman" w:cs="Times New Roman"/>
            <w:b/>
            <w:bCs/>
            <w:noProof/>
            <w:sz w:val="29"/>
            <w:szCs w:val="29"/>
            <w:rPrChange w:id="190" w:author="Unknown">
              <w:rPr>
                <w:noProof/>
              </w:rPr>
            </w:rPrChange>
          </w:rPr>
          <w:drawing>
            <wp:anchor distT="0" distB="0" distL="114300" distR="114300" simplePos="0" relativeHeight="251687936" behindDoc="1" locked="0" layoutInCell="1" allowOverlap="1" wp14:anchorId="37EF0C00" wp14:editId="25CDC2C7">
              <wp:simplePos x="0" y="0"/>
              <wp:positionH relativeFrom="column">
                <wp:posOffset>0</wp:posOffset>
              </wp:positionH>
              <wp:positionV relativeFrom="paragraph">
                <wp:posOffset>-3810</wp:posOffset>
              </wp:positionV>
              <wp:extent cx="5731510" cy="4512945"/>
              <wp:effectExtent l="0" t="0" r="254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12.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14:sizeRelH relativeFrom="page">
                <wp14:pctWidth>0</wp14:pctWidth>
              </wp14:sizeRelH>
              <wp14:sizeRelV relativeFrom="page">
                <wp14:pctHeight>0</wp14:pctHeight>
              </wp14:sizeRelV>
            </wp:anchor>
          </w:drawing>
        </w:r>
      </w:del>
    </w:p>
    <w:p w14:paraId="625E2067" w14:textId="3D50AFCF" w:rsidR="00AD480D" w:rsidRDefault="00273462" w:rsidP="00395159">
      <w:pPr>
        <w:pStyle w:val="ListParagraph"/>
        <w:tabs>
          <w:tab w:val="left" w:pos="3870"/>
        </w:tabs>
        <w:spacing w:after="0" w:line="240" w:lineRule="auto"/>
        <w:ind w:left="0"/>
        <w:rPr>
          <w:rFonts w:ascii="Times New Roman" w:hAnsi="Times New Roman" w:cs="Times New Roman"/>
          <w:b/>
          <w:bCs/>
          <w:sz w:val="29"/>
          <w:szCs w:val="29"/>
        </w:rPr>
      </w:pPr>
      <w:ins w:id="191" w:author="KKD Windows Se7en V1" w:date="2014-07-25T00:41:00Z">
        <w:r>
          <w:rPr>
            <w:rFonts w:ascii="Times New Roman" w:hAnsi="Times New Roman" w:cs="Times New Roman"/>
            <w:b/>
            <w:bCs/>
            <w:noProof/>
            <w:sz w:val="29"/>
            <w:szCs w:val="29"/>
            <w:rPrChange w:id="192" w:author="Unknown">
              <w:rPr>
                <w:noProof/>
              </w:rPr>
            </w:rPrChange>
          </w:rPr>
          <w:drawing>
            <wp:anchor distT="0" distB="0" distL="114300" distR="114300" simplePos="0" relativeHeight="251740160" behindDoc="1" locked="0" layoutInCell="1" allowOverlap="1" wp14:anchorId="0F0E99C8" wp14:editId="6CCB36A2">
              <wp:simplePos x="0" y="0"/>
              <wp:positionH relativeFrom="margin">
                <wp:posOffset>1066800</wp:posOffset>
              </wp:positionH>
              <wp:positionV relativeFrom="paragraph">
                <wp:posOffset>88900</wp:posOffset>
              </wp:positionV>
              <wp:extent cx="4733925" cy="3773609"/>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12.png"/>
                      <pic:cNvPicPr/>
                    </pic:nvPicPr>
                    <pic:blipFill>
                      <a:blip r:embed="rId51">
                        <a:extLst>
                          <a:ext uri="{28A0092B-C50C-407E-A947-70E740481C1C}">
                            <a14:useLocalDpi xmlns:a14="http://schemas.microsoft.com/office/drawing/2010/main" val="0"/>
                          </a:ext>
                        </a:extLst>
                      </a:blip>
                      <a:stretch>
                        <a:fillRect/>
                      </a:stretch>
                    </pic:blipFill>
                    <pic:spPr>
                      <a:xfrm>
                        <a:off x="0" y="0"/>
                        <a:ext cx="4733925" cy="3773609"/>
                      </a:xfrm>
                      <a:prstGeom prst="rect">
                        <a:avLst/>
                      </a:prstGeom>
                    </pic:spPr>
                  </pic:pic>
                </a:graphicData>
              </a:graphic>
              <wp14:sizeRelH relativeFrom="page">
                <wp14:pctWidth>0</wp14:pctWidth>
              </wp14:sizeRelH>
              <wp14:sizeRelV relativeFrom="page">
                <wp14:pctHeight>0</wp14:pctHeight>
              </wp14:sizeRelV>
            </wp:anchor>
          </w:drawing>
        </w:r>
      </w:ins>
    </w:p>
    <w:p w14:paraId="500E0C53" w14:textId="6509A01F"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45FB9E20"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60EE008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596F8C9"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BD3044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5957AF52"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13EDB7FB"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1B7CDD6"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3604051"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E903865"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DD053C8"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C2AF85E"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178730C0"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866004E"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3C267FE9"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C05E3BD"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8FE982F"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5A212AB3"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456FF6F5" w14:textId="77777777" w:rsidR="00AD480D"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7361FE5A" w14:textId="77777777" w:rsidR="00AD480D" w:rsidRPr="00BE4898" w:rsidRDefault="00AD480D" w:rsidP="00395159">
      <w:pPr>
        <w:pStyle w:val="ListParagraph"/>
        <w:tabs>
          <w:tab w:val="left" w:pos="3870"/>
        </w:tabs>
        <w:spacing w:after="0" w:line="240" w:lineRule="auto"/>
        <w:ind w:left="0"/>
        <w:rPr>
          <w:rFonts w:ascii="Times New Roman" w:hAnsi="Times New Roman" w:cs="Times New Roman"/>
          <w:b/>
          <w:bCs/>
          <w:sz w:val="29"/>
          <w:szCs w:val="29"/>
        </w:rPr>
      </w:pPr>
    </w:p>
    <w:p w14:paraId="260640A0" w14:textId="77777777" w:rsidR="00C665AA" w:rsidRDefault="00C665AA" w:rsidP="00395159">
      <w:pPr>
        <w:pStyle w:val="ListParagraph"/>
        <w:spacing w:after="0" w:line="240" w:lineRule="auto"/>
        <w:rPr>
          <w:rFonts w:ascii="Times New Roman" w:hAnsi="Times New Roman" w:cs="Times New Roman"/>
          <w:sz w:val="24"/>
          <w:szCs w:val="24"/>
        </w:rPr>
      </w:pPr>
    </w:p>
    <w:p w14:paraId="060539E2" w14:textId="77777777" w:rsidR="00395159" w:rsidRPr="008D3538" w:rsidRDefault="00395159" w:rsidP="00395159">
      <w:pPr>
        <w:pStyle w:val="ListParagraph"/>
        <w:spacing w:after="0" w:line="240" w:lineRule="auto"/>
        <w:ind w:left="0"/>
        <w:rPr>
          <w:rFonts w:ascii="Times New Roman" w:hAnsi="Times New Roman" w:cs="Times New Roman"/>
          <w:sz w:val="8"/>
          <w:szCs w:val="8"/>
        </w:rPr>
      </w:pPr>
    </w:p>
    <w:p w14:paraId="118A34E6" w14:textId="219A8816" w:rsidR="00395159" w:rsidRPr="008D3538" w:rsidRDefault="00395159" w:rsidP="00395159">
      <w:pPr>
        <w:pStyle w:val="ListParagraph"/>
        <w:spacing w:before="240" w:after="0" w:line="240" w:lineRule="auto"/>
        <w:ind w:left="0"/>
        <w:rPr>
          <w:rFonts w:ascii="Times New Roman" w:hAnsi="Times New Roman" w:cs="Times New Roman"/>
          <w:b/>
          <w:sz w:val="29"/>
          <w:szCs w:val="29"/>
        </w:rPr>
      </w:pPr>
      <w:r w:rsidRPr="008D3538">
        <w:rPr>
          <w:rFonts w:ascii="Times New Roman" w:hAnsi="Times New Roman" w:cs="Times New Roman"/>
          <w:b/>
          <w:sz w:val="29"/>
          <w:szCs w:val="29"/>
        </w:rPr>
        <w:t>System Requ</w:t>
      </w:r>
      <w:r w:rsidR="009B69D1">
        <w:rPr>
          <w:rFonts w:ascii="Times New Roman" w:hAnsi="Times New Roman" w:cs="Times New Roman"/>
          <w:b/>
          <w:sz w:val="29"/>
          <w:szCs w:val="29"/>
        </w:rPr>
        <w:t>irement Specification of URS12</w:t>
      </w:r>
      <w:r>
        <w:rPr>
          <w:rFonts w:ascii="Times New Roman" w:hAnsi="Times New Roman" w:cs="Times New Roman"/>
          <w:b/>
          <w:sz w:val="29"/>
          <w:szCs w:val="29"/>
        </w:rPr>
        <w:t>.1</w:t>
      </w:r>
    </w:p>
    <w:p w14:paraId="7E1C0BF4" w14:textId="3F39470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w:t>
      </w:r>
      <w:r w:rsidR="00395159" w:rsidRPr="00395159">
        <w:rPr>
          <w:rFonts w:ascii="Times New Roman" w:hAnsi="Times New Roman" w:cs="Times New Roman"/>
          <w:b/>
          <w:bCs/>
          <w:color w:val="000000" w:themeColor="text1"/>
          <w:sz w:val="24"/>
          <w:szCs w:val="24"/>
        </w:rPr>
        <w:t>-1.1:</w:t>
      </w:r>
      <w:r w:rsidR="00395159"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Pr>
          <w:rFonts w:ascii="Times New Roman" w:hAnsi="Times New Roman" w:cs="Times New Roman"/>
          <w:sz w:val="24"/>
          <w:szCs w:val="24"/>
        </w:rPr>
        <w:t>display Course information page</w:t>
      </w:r>
      <w:r w:rsidR="004D1A41">
        <w:rPr>
          <w:rFonts w:ascii="Times New Roman" w:hAnsi="Times New Roman" w:cs="Times New Roman"/>
          <w:color w:val="000000" w:themeColor="text1"/>
          <w:sz w:val="24"/>
          <w:szCs w:val="24"/>
        </w:rPr>
        <w:t xml:space="preserve"> interface</w:t>
      </w:r>
      <w:r w:rsidR="00395159" w:rsidRPr="00395159">
        <w:rPr>
          <w:rFonts w:ascii="Times New Roman" w:hAnsi="Times New Roman" w:cs="Times New Roman"/>
          <w:color w:val="000000" w:themeColor="text1"/>
          <w:sz w:val="24"/>
          <w:szCs w:val="24"/>
        </w:rPr>
        <w:t>.</w:t>
      </w:r>
    </w:p>
    <w:p w14:paraId="15039CE2" w14:textId="349F3398" w:rsid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12-2</w:t>
      </w:r>
      <w:r w:rsidR="00395159" w:rsidRPr="00395159">
        <w:rP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w:t>
      </w:r>
      <w:r w:rsidR="004D1A41" w:rsidRPr="008D3538">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sidRPr="008D3538">
        <w:rPr>
          <w:rFonts w:ascii="Times New Roman" w:hAnsi="Times New Roman" w:cs="Times New Roman"/>
          <w:sz w:val="24"/>
          <w:szCs w:val="24"/>
        </w:rPr>
        <w:t>validate course information from Administrator</w:t>
      </w:r>
      <w:r w:rsidR="00395159" w:rsidRPr="00395159">
        <w:rPr>
          <w:rFonts w:ascii="Times New Roman" w:hAnsi="Times New Roman" w:cs="Times New Roman"/>
          <w:color w:val="000000" w:themeColor="text1"/>
          <w:sz w:val="24"/>
          <w:szCs w:val="24"/>
        </w:rPr>
        <w:t>.</w:t>
      </w:r>
    </w:p>
    <w:p w14:paraId="67389810" w14:textId="23D2440F" w:rsidR="004D1A41"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12-3</w:t>
      </w:r>
      <w:r w:rsidR="004D1A41" w:rsidRPr="00395159">
        <w:rPr>
          <w:rFonts w:ascii="Times New Roman" w:hAnsi="Times New Roman" w:cs="Times New Roman"/>
          <w:b/>
          <w:bCs/>
          <w:color w:val="000000" w:themeColor="text1"/>
          <w:sz w:val="24"/>
          <w:szCs w:val="24"/>
        </w:rPr>
        <w:t>.1:</w:t>
      </w:r>
      <w:r w:rsidR="004D1A41"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004D1A41">
        <w:rPr>
          <w:rFonts w:ascii="Times New Roman" w:hAnsi="Times New Roman" w:cs="Times New Roman"/>
          <w:sz w:val="24"/>
          <w:szCs w:val="24"/>
        </w:rPr>
        <w:t>display Update student in course page interface</w:t>
      </w:r>
      <w:r w:rsidR="004D1A41" w:rsidRPr="00395159">
        <w:rPr>
          <w:rFonts w:ascii="Times New Roman" w:hAnsi="Times New Roman" w:cs="Times New Roman"/>
          <w:color w:val="000000" w:themeColor="text1"/>
          <w:sz w:val="24"/>
          <w:szCs w:val="24"/>
        </w:rPr>
        <w:t>.</w:t>
      </w:r>
    </w:p>
    <w:p w14:paraId="62BB5886" w14:textId="409F448C"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12-4</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w:t>
      </w:r>
      <w:r w:rsidR="00EB6541">
        <w:rPr>
          <w:rFonts w:ascii="Times New Roman" w:hAnsi="Times New Roman" w:cs="Times New Roman"/>
          <w:color w:val="000000" w:themeColor="text1"/>
          <w:sz w:val="24"/>
          <w:szCs w:val="24"/>
        </w:rPr>
        <w:t>update course information</w:t>
      </w:r>
      <w:r w:rsidR="00395159" w:rsidRPr="00395159">
        <w:rPr>
          <w:rFonts w:ascii="Times New Roman" w:hAnsi="Times New Roman" w:cs="Times New Roman"/>
          <w:color w:val="000000" w:themeColor="text1"/>
          <w:sz w:val="24"/>
          <w:szCs w:val="24"/>
        </w:rPr>
        <w:t xml:space="preserve"> in the database table.</w:t>
      </w:r>
    </w:p>
    <w:p w14:paraId="483FF0EF" w14:textId="391576D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12-5</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display “Editing Course Successful” message</w:t>
      </w:r>
    </w:p>
    <w:p w14:paraId="18C5503D" w14:textId="77777777" w:rsidR="00395159" w:rsidRDefault="00395159" w:rsidP="00395159"/>
    <w:p w14:paraId="63085A28" w14:textId="77777777" w:rsidR="009B69D1" w:rsidRDefault="009B69D1" w:rsidP="00395159"/>
    <w:p w14:paraId="359D1C3F" w14:textId="77777777" w:rsidR="00C665AA" w:rsidRDefault="00C665AA" w:rsidP="00395159"/>
    <w:p w14:paraId="67516903" w14:textId="77777777" w:rsidR="00C665AA" w:rsidRDefault="00C665AA" w:rsidP="00395159"/>
    <w:p w14:paraId="393686E9" w14:textId="77777777" w:rsidR="00C665AA" w:rsidRDefault="00C665AA" w:rsidP="00395159"/>
    <w:p w14:paraId="7BE264EB" w14:textId="77777777" w:rsidR="00C665AA" w:rsidRDefault="00C665AA" w:rsidP="00395159"/>
    <w:p w14:paraId="692A2458" w14:textId="77777777" w:rsidR="00C665AA" w:rsidRPr="00395159" w:rsidRDefault="00C665AA" w:rsidP="00395159"/>
    <w:p w14:paraId="5C0BC786" w14:textId="53F7BD51"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4.13</w:t>
      </w:r>
      <w:r w:rsidR="0042396D" w:rsidRPr="008E76FF">
        <w:rPr>
          <w:rFonts w:ascii="Times New Roman" w:hAnsi="Times New Roman" w:cs="Times New Roman"/>
          <w:b/>
          <w:bCs/>
          <w:color w:val="000000" w:themeColor="text1"/>
          <w:sz w:val="36"/>
          <w:szCs w:val="36"/>
        </w:rPr>
        <w:t xml:space="preserve"> Administrator can delete a course.</w:t>
      </w:r>
      <w:r w:rsidR="008E76FF">
        <w:rPr>
          <w:rFonts w:ascii="Times New Roman" w:hAnsi="Times New Roman" w:cs="Times New Roman"/>
          <w:b/>
          <w:bCs/>
          <w:color w:val="000000" w:themeColor="text1"/>
          <w:sz w:val="36"/>
          <w:szCs w:val="36"/>
        </w:rPr>
        <w:t xml:space="preserve"> (UC 13.1)</w:t>
      </w:r>
    </w:p>
    <w:p w14:paraId="67EEEE71" w14:textId="7BD5AE12" w:rsidR="009B69D1" w:rsidRDefault="009E3635" w:rsidP="009B69D1">
      <w:ins w:id="193" w:author="KKD Windows Se7en V1" w:date="2014-07-25T00:31:00Z">
        <w:r>
          <w:rPr>
            <w:noProof/>
          </w:rPr>
          <w:drawing>
            <wp:anchor distT="0" distB="0" distL="114300" distR="114300" simplePos="0" relativeHeight="251722752" behindDoc="1" locked="0" layoutInCell="1" allowOverlap="1" wp14:anchorId="41AD97D9" wp14:editId="0CFB9EA4">
              <wp:simplePos x="0" y="0"/>
              <wp:positionH relativeFrom="margin">
                <wp:posOffset>1295400</wp:posOffset>
              </wp:positionH>
              <wp:positionV relativeFrom="paragraph">
                <wp:posOffset>220980</wp:posOffset>
              </wp:positionV>
              <wp:extent cx="3169381" cy="1905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69381" cy="1905000"/>
                      </a:xfrm>
                      <a:prstGeom prst="rect">
                        <a:avLst/>
                      </a:prstGeom>
                    </pic:spPr>
                  </pic:pic>
                </a:graphicData>
              </a:graphic>
              <wp14:sizeRelH relativeFrom="page">
                <wp14:pctWidth>0</wp14:pctWidth>
              </wp14:sizeRelH>
              <wp14:sizeRelV relativeFrom="page">
                <wp14:pctHeight>0</wp14:pctHeight>
              </wp14:sizeRelV>
            </wp:anchor>
          </w:drawing>
        </w:r>
      </w:ins>
    </w:p>
    <w:p w14:paraId="12C78617" w14:textId="39FB616F" w:rsidR="0073667A" w:rsidRDefault="0073667A" w:rsidP="0073667A"/>
    <w:p w14:paraId="10C131AB" w14:textId="77777777" w:rsidR="00C665AA" w:rsidRDefault="00C665AA" w:rsidP="0073667A"/>
    <w:p w14:paraId="5E9B1D99" w14:textId="77777777" w:rsidR="00C665AA" w:rsidRDefault="00C665AA" w:rsidP="0073667A"/>
    <w:p w14:paraId="7FCB646C" w14:textId="77777777" w:rsidR="00C665AA" w:rsidRDefault="00C665AA" w:rsidP="0073667A"/>
    <w:p w14:paraId="044D770A" w14:textId="77777777" w:rsidR="00724F66" w:rsidRDefault="00724F66" w:rsidP="0073667A">
      <w:pPr>
        <w:rPr>
          <w:ins w:id="194" w:author="KKD Windows Se7en V1" w:date="2014-07-25T00:31:00Z"/>
        </w:rPr>
      </w:pPr>
    </w:p>
    <w:p w14:paraId="2B0609DF" w14:textId="77777777" w:rsidR="009E3635" w:rsidRDefault="009E3635" w:rsidP="0073667A"/>
    <w:p w14:paraId="7E337447" w14:textId="77777777" w:rsidR="00C665AA" w:rsidRPr="008D3538" w:rsidRDefault="00C665AA" w:rsidP="0073667A"/>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520"/>
      </w:tblGrid>
      <w:tr w:rsidR="0073667A" w:rsidRPr="00354B18" w14:paraId="0EBFFF7F" w14:textId="77777777" w:rsidTr="00FF0A3A">
        <w:tc>
          <w:tcPr>
            <w:tcW w:w="1998" w:type="dxa"/>
            <w:tcBorders>
              <w:top w:val="single" w:sz="12" w:space="0" w:color="auto"/>
              <w:bottom w:val="single" w:sz="6" w:space="0" w:color="auto"/>
            </w:tcBorders>
            <w:shd w:val="clear" w:color="auto" w:fill="F2F2F2"/>
          </w:tcPr>
          <w:p w14:paraId="0B6FDF3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DD35064" w14:textId="3674EC6A"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13</w:t>
            </w:r>
            <w:r w:rsidRPr="008D3538">
              <w:rPr>
                <w:rFonts w:ascii="Times New Roman" w:hAnsi="Times New Roman"/>
                <w:color w:val="auto"/>
                <w:sz w:val="24"/>
                <w:szCs w:val="24"/>
              </w:rPr>
              <w:t>.1</w:t>
            </w:r>
          </w:p>
        </w:tc>
      </w:tr>
      <w:tr w:rsidR="0073667A" w:rsidRPr="00354B18" w14:paraId="1FF1370D" w14:textId="77777777" w:rsidTr="00FF0A3A">
        <w:tc>
          <w:tcPr>
            <w:tcW w:w="1998" w:type="dxa"/>
            <w:tcBorders>
              <w:top w:val="single" w:sz="6" w:space="0" w:color="auto"/>
              <w:bottom w:val="single" w:sz="6" w:space="0" w:color="auto"/>
            </w:tcBorders>
            <w:shd w:val="clear" w:color="auto" w:fill="F2F2F2"/>
          </w:tcPr>
          <w:p w14:paraId="76B9659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417AD2AE"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bCs/>
                <w:color w:val="auto"/>
                <w:sz w:val="24"/>
                <w:szCs w:val="24"/>
              </w:rPr>
              <w:t>Administrator can delete a course</w:t>
            </w:r>
          </w:p>
        </w:tc>
      </w:tr>
      <w:tr w:rsidR="0073667A" w:rsidRPr="00354B18" w14:paraId="4BEF780A" w14:textId="77777777" w:rsidTr="00FF0A3A">
        <w:tc>
          <w:tcPr>
            <w:tcW w:w="1998" w:type="dxa"/>
            <w:tcBorders>
              <w:top w:val="single" w:sz="6" w:space="0" w:color="auto"/>
              <w:bottom w:val="single" w:sz="6" w:space="0" w:color="auto"/>
            </w:tcBorders>
            <w:shd w:val="clear" w:color="auto" w:fill="F2F2F2"/>
          </w:tcPr>
          <w:p w14:paraId="03D9BF6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53905F14" w14:textId="4375D6CB"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c>
          <w:tcPr>
            <w:tcW w:w="2250" w:type="dxa"/>
            <w:tcBorders>
              <w:top w:val="single" w:sz="6" w:space="0" w:color="auto"/>
              <w:bottom w:val="single" w:sz="6" w:space="0" w:color="auto"/>
            </w:tcBorders>
            <w:shd w:val="clear" w:color="auto" w:fill="F2F2F2"/>
          </w:tcPr>
          <w:p w14:paraId="649C76D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61887B4F" w14:textId="28842F64" w:rsidR="0073667A" w:rsidRPr="008D3538" w:rsidRDefault="0073667A" w:rsidP="0073667A">
            <w:pPr>
              <w:spacing w:after="0" w:line="240" w:lineRule="auto"/>
              <w:rPr>
                <w:rFonts w:ascii="Times New Roman" w:hAnsi="Times New Roman" w:cs="Times New Roman"/>
                <w:sz w:val="24"/>
                <w:szCs w:val="24"/>
              </w:rPr>
            </w:pPr>
            <w:proofErr w:type="spellStart"/>
            <w:r w:rsidRPr="008D3538">
              <w:rPr>
                <w:rFonts w:ascii="Times New Roman" w:hAnsi="Times New Roman" w:cs="Times New Roman"/>
                <w:sz w:val="24"/>
                <w:szCs w:val="24"/>
              </w:rPr>
              <w:t>Mr.</w:t>
            </w:r>
            <w:r>
              <w:rPr>
                <w:rFonts w:ascii="Times New Roman" w:hAnsi="Times New Roman" w:cs="Times New Roman"/>
                <w:sz w:val="24"/>
                <w:szCs w:val="24"/>
              </w:rPr>
              <w:t>Tanadol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Parn-ong</w:t>
            </w:r>
            <w:proofErr w:type="spellEnd"/>
          </w:p>
        </w:tc>
      </w:tr>
      <w:tr w:rsidR="0073667A" w:rsidRPr="00354B18" w14:paraId="688C362B" w14:textId="77777777" w:rsidTr="00FF0A3A">
        <w:tc>
          <w:tcPr>
            <w:tcW w:w="1998" w:type="dxa"/>
            <w:tcBorders>
              <w:top w:val="single" w:sz="6" w:space="0" w:color="auto"/>
              <w:bottom w:val="single" w:sz="6" w:space="0" w:color="auto"/>
            </w:tcBorders>
            <w:shd w:val="clear" w:color="auto" w:fill="F2F2F2"/>
          </w:tcPr>
          <w:p w14:paraId="3CDCF88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0436B47A"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250" w:type="dxa"/>
            <w:tcBorders>
              <w:top w:val="single" w:sz="6" w:space="0" w:color="auto"/>
              <w:bottom w:val="single" w:sz="6" w:space="0" w:color="auto"/>
            </w:tcBorders>
            <w:shd w:val="clear" w:color="auto" w:fill="F2F2F2"/>
          </w:tcPr>
          <w:p w14:paraId="41B65B9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0BE4EE07"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73667A" w:rsidRPr="00354B18" w14:paraId="33D5D21B" w14:textId="77777777" w:rsidTr="00FF0A3A">
        <w:tc>
          <w:tcPr>
            <w:tcW w:w="2628" w:type="dxa"/>
            <w:gridSpan w:val="2"/>
            <w:tcBorders>
              <w:top w:val="single" w:sz="6" w:space="0" w:color="auto"/>
            </w:tcBorders>
          </w:tcPr>
          <w:p w14:paraId="6606EF3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660" w:type="dxa"/>
            <w:gridSpan w:val="3"/>
            <w:tcBorders>
              <w:top w:val="single" w:sz="6" w:space="0" w:color="auto"/>
            </w:tcBorders>
          </w:tcPr>
          <w:p w14:paraId="33147B95"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73667A" w:rsidRPr="00354B18" w14:paraId="502ADF0B" w14:textId="77777777" w:rsidTr="00FF0A3A">
        <w:tc>
          <w:tcPr>
            <w:tcW w:w="2628" w:type="dxa"/>
            <w:gridSpan w:val="2"/>
          </w:tcPr>
          <w:p w14:paraId="2CEA1A85"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660" w:type="dxa"/>
            <w:gridSpan w:val="3"/>
          </w:tcPr>
          <w:p w14:paraId="2C082973" w14:textId="099314C9"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 xml:space="preserve">This use case is provided </w:t>
            </w:r>
            <w:r>
              <w:rPr>
                <w:rFonts w:ascii="Times New Roman" w:hAnsi="Times New Roman" w:cs="Times New Roman"/>
                <w:sz w:val="24"/>
                <w:szCs w:val="24"/>
              </w:rPr>
              <w:t>for Administrator delete course.</w:t>
            </w:r>
          </w:p>
        </w:tc>
      </w:tr>
      <w:tr w:rsidR="0073667A" w:rsidRPr="00354B18" w14:paraId="35564612" w14:textId="77777777" w:rsidTr="00FF0A3A">
        <w:tc>
          <w:tcPr>
            <w:tcW w:w="2628" w:type="dxa"/>
            <w:gridSpan w:val="2"/>
          </w:tcPr>
          <w:p w14:paraId="17BB80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660" w:type="dxa"/>
            <w:gridSpan w:val="3"/>
          </w:tcPr>
          <w:p w14:paraId="0F43C12B"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 click Delete course</w:t>
            </w:r>
            <w:r>
              <w:rPr>
                <w:rFonts w:ascii="Times New Roman" w:hAnsi="Times New Roman"/>
                <w:color w:val="auto"/>
                <w:sz w:val="24"/>
                <w:szCs w:val="24"/>
              </w:rPr>
              <w:t xml:space="preserve"> button.</w:t>
            </w:r>
          </w:p>
        </w:tc>
      </w:tr>
      <w:tr w:rsidR="0073667A" w:rsidRPr="00354B18" w14:paraId="19E7A8D6" w14:textId="77777777" w:rsidTr="00FF0A3A">
        <w:trPr>
          <w:trHeight w:val="408"/>
        </w:trPr>
        <w:tc>
          <w:tcPr>
            <w:tcW w:w="2628" w:type="dxa"/>
            <w:gridSpan w:val="2"/>
          </w:tcPr>
          <w:p w14:paraId="49CAE3E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660" w:type="dxa"/>
            <w:gridSpan w:val="3"/>
          </w:tcPr>
          <w:p w14:paraId="0795D3B6" w14:textId="77777777" w:rsidR="0073667A" w:rsidRPr="008D3538" w:rsidRDefault="0073667A" w:rsidP="0073667A">
            <w:pPr>
              <w:pStyle w:val="Hints"/>
              <w:rPr>
                <w:rFonts w:ascii="Times New Roman" w:hAnsi="Times New Roman"/>
                <w:b/>
                <w:color w:val="auto"/>
                <w:sz w:val="24"/>
                <w:szCs w:val="24"/>
              </w:rPr>
            </w:pPr>
            <w:r w:rsidRPr="008D3538">
              <w:rPr>
                <w:rFonts w:ascii="Times New Roman" w:hAnsi="Times New Roman"/>
                <w:color w:val="auto"/>
                <w:sz w:val="24"/>
                <w:szCs w:val="24"/>
              </w:rPr>
              <w:t>Administrator must logged in.</w:t>
            </w:r>
          </w:p>
        </w:tc>
      </w:tr>
      <w:tr w:rsidR="0073667A" w:rsidRPr="00354B18" w14:paraId="353C94E0" w14:textId="77777777" w:rsidTr="00FF0A3A">
        <w:tc>
          <w:tcPr>
            <w:tcW w:w="2628" w:type="dxa"/>
            <w:gridSpan w:val="2"/>
          </w:tcPr>
          <w:p w14:paraId="6744EA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660" w:type="dxa"/>
            <w:gridSpan w:val="3"/>
          </w:tcPr>
          <w:p w14:paraId="59EB5C30"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course</w:t>
            </w:r>
            <w:r>
              <w:rPr>
                <w:rFonts w:ascii="Times New Roman" w:hAnsi="Times New Roman" w:cs="Times New Roman"/>
                <w:sz w:val="24"/>
                <w:szCs w:val="24"/>
              </w:rPr>
              <w:t xml:space="preserve"> </w:t>
            </w:r>
            <w:r w:rsidRPr="008D3538">
              <w:rPr>
                <w:rFonts w:ascii="Times New Roman" w:hAnsi="Times New Roman" w:cs="Times New Roman"/>
                <w:sz w:val="24"/>
                <w:szCs w:val="24"/>
              </w:rPr>
              <w:t>was deleted</w:t>
            </w:r>
          </w:p>
        </w:tc>
      </w:tr>
      <w:tr w:rsidR="0073667A" w:rsidRPr="00354B18" w14:paraId="15BB424C" w14:textId="77777777" w:rsidTr="00FF0A3A">
        <w:tc>
          <w:tcPr>
            <w:tcW w:w="2628" w:type="dxa"/>
            <w:gridSpan w:val="2"/>
          </w:tcPr>
          <w:p w14:paraId="70281D61"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660" w:type="dxa"/>
            <w:gridSpan w:val="3"/>
          </w:tcPr>
          <w:p w14:paraId="3E914CFA" w14:textId="77777777"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p>
          <w:p w14:paraId="6742EFF4"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information page interface.</w:t>
            </w:r>
          </w:p>
          <w:p w14:paraId="254A55C2" w14:textId="4B1A601D"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p>
          <w:p w14:paraId="5CF9C1C7" w14:textId="2A79267F"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confirm message to delete</w:t>
            </w:r>
            <w:r w:rsidR="00EB6541">
              <w:rPr>
                <w:rFonts w:ascii="Times New Roman" w:hAnsi="Times New Roman" w:cs="Times New Roman"/>
                <w:sz w:val="24"/>
                <w:szCs w:val="24"/>
              </w:rPr>
              <w:t xml:space="preserve"> on the Course information page.</w:t>
            </w:r>
          </w:p>
          <w:p w14:paraId="748BDB30" w14:textId="4F232CB1"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“yes” button.</w:t>
            </w:r>
          </w:p>
          <w:p w14:paraId="3464AFDB"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pacing w:val="-10"/>
                <w:sz w:val="24"/>
                <w:szCs w:val="24"/>
              </w:rPr>
            </w:pPr>
            <w:r w:rsidRPr="008D3538">
              <w:rPr>
                <w:rFonts w:ascii="Times New Roman" w:hAnsi="Times New Roman" w:cs="Times New Roman"/>
                <w:spacing w:val="-10"/>
                <w:sz w:val="24"/>
                <w:szCs w:val="24"/>
              </w:rPr>
              <w:t>The system display “Deleting Course Successful” message.</w:t>
            </w:r>
          </w:p>
        </w:tc>
      </w:tr>
      <w:tr w:rsidR="0073667A" w:rsidRPr="00354B18" w14:paraId="6D276E22" w14:textId="77777777" w:rsidTr="00FF0A3A">
        <w:tc>
          <w:tcPr>
            <w:tcW w:w="2628" w:type="dxa"/>
            <w:gridSpan w:val="2"/>
          </w:tcPr>
          <w:p w14:paraId="4BEB1A00" w14:textId="77777777" w:rsidR="0073667A" w:rsidRPr="008D3538" w:rsidRDefault="0073667A" w:rsidP="0073667A">
            <w:pPr>
              <w:spacing w:after="0" w:line="240" w:lineRule="auto"/>
              <w:rPr>
                <w:rFonts w:ascii="Times New Roman" w:hAnsi="Times New Roman" w:cs="Times New Roman"/>
                <w:b/>
                <w:sz w:val="24"/>
                <w:szCs w:val="24"/>
              </w:rPr>
            </w:pPr>
            <w:r>
              <w:rPr>
                <w:rFonts w:ascii="Times New Roman" w:hAnsi="Times New Roman" w:cs="Times New Roman"/>
                <w:b/>
                <w:sz w:val="24"/>
                <w:szCs w:val="24"/>
              </w:rPr>
              <w:t>Alternative Flows:</w:t>
            </w:r>
          </w:p>
        </w:tc>
        <w:tc>
          <w:tcPr>
            <w:tcW w:w="6660" w:type="dxa"/>
            <w:gridSpan w:val="3"/>
          </w:tcPr>
          <w:p w14:paraId="15515B47" w14:textId="77777777" w:rsidR="0073667A" w:rsidRPr="008D3538" w:rsidRDefault="0073667A" w:rsidP="0073667A">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73667A" w:rsidRPr="00354B18" w14:paraId="2106E81C" w14:textId="77777777" w:rsidTr="00FF0A3A">
        <w:tc>
          <w:tcPr>
            <w:tcW w:w="2628" w:type="dxa"/>
            <w:gridSpan w:val="2"/>
          </w:tcPr>
          <w:p w14:paraId="1CB9092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Exceptions:</w:t>
            </w:r>
          </w:p>
        </w:tc>
        <w:tc>
          <w:tcPr>
            <w:tcW w:w="6660" w:type="dxa"/>
            <w:gridSpan w:val="3"/>
          </w:tcPr>
          <w:p w14:paraId="01A138A6"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7979F8B7" w14:textId="77777777" w:rsidTr="00FF0A3A">
        <w:tc>
          <w:tcPr>
            <w:tcW w:w="2628" w:type="dxa"/>
            <w:gridSpan w:val="2"/>
          </w:tcPr>
          <w:p w14:paraId="21034FAB"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Includes:</w:t>
            </w:r>
          </w:p>
        </w:tc>
        <w:tc>
          <w:tcPr>
            <w:tcW w:w="6660" w:type="dxa"/>
            <w:gridSpan w:val="3"/>
          </w:tcPr>
          <w:p w14:paraId="17141BC4"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4E745A49" w14:textId="77777777" w:rsidTr="00FF0A3A">
        <w:tc>
          <w:tcPr>
            <w:tcW w:w="2628" w:type="dxa"/>
            <w:gridSpan w:val="2"/>
          </w:tcPr>
          <w:p w14:paraId="57478A1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Frequency of Use:</w:t>
            </w:r>
          </w:p>
        </w:tc>
        <w:tc>
          <w:tcPr>
            <w:tcW w:w="6660" w:type="dxa"/>
            <w:gridSpan w:val="3"/>
          </w:tcPr>
          <w:p w14:paraId="6E8A65E8"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Often</w:t>
            </w:r>
          </w:p>
        </w:tc>
      </w:tr>
      <w:tr w:rsidR="0073667A" w:rsidRPr="00354B18" w14:paraId="523AAD6B" w14:textId="77777777" w:rsidTr="00FF0A3A">
        <w:tc>
          <w:tcPr>
            <w:tcW w:w="2628" w:type="dxa"/>
            <w:gridSpan w:val="2"/>
          </w:tcPr>
          <w:p w14:paraId="60B876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Assumptions:</w:t>
            </w:r>
          </w:p>
        </w:tc>
        <w:tc>
          <w:tcPr>
            <w:tcW w:w="6660" w:type="dxa"/>
            <w:gridSpan w:val="3"/>
          </w:tcPr>
          <w:p w14:paraId="1FAD30ED"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r w:rsidR="0073667A" w:rsidRPr="00354B18" w14:paraId="47A6C949" w14:textId="77777777" w:rsidTr="00FF0A3A">
        <w:tc>
          <w:tcPr>
            <w:tcW w:w="2628" w:type="dxa"/>
            <w:gridSpan w:val="2"/>
          </w:tcPr>
          <w:p w14:paraId="301BB9F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Notes and Issues:</w:t>
            </w:r>
          </w:p>
        </w:tc>
        <w:tc>
          <w:tcPr>
            <w:tcW w:w="6660" w:type="dxa"/>
            <w:gridSpan w:val="3"/>
          </w:tcPr>
          <w:p w14:paraId="32BAE9C4"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bl>
    <w:p w14:paraId="6484E17D" w14:textId="77777777" w:rsidR="0073667A" w:rsidRDefault="0073667A" w:rsidP="0073667A">
      <w:pPr>
        <w:spacing w:after="0" w:line="240" w:lineRule="auto"/>
        <w:rPr>
          <w:rFonts w:ascii="Times New Roman" w:hAnsi="Times New Roman" w:cs="Times New Roman"/>
        </w:rPr>
      </w:pPr>
    </w:p>
    <w:p w14:paraId="22CF8844" w14:textId="77777777" w:rsidR="0073667A" w:rsidRDefault="0073667A" w:rsidP="0073667A">
      <w:pPr>
        <w:spacing w:after="0" w:line="240" w:lineRule="auto"/>
        <w:rPr>
          <w:rFonts w:ascii="Times New Roman" w:hAnsi="Times New Roman" w:cs="Times New Roman"/>
        </w:rPr>
      </w:pPr>
    </w:p>
    <w:p w14:paraId="137667C2" w14:textId="77777777" w:rsidR="0073667A" w:rsidRDefault="0073667A" w:rsidP="0073667A">
      <w:pPr>
        <w:spacing w:after="0" w:line="240" w:lineRule="auto"/>
        <w:rPr>
          <w:rFonts w:ascii="Times New Roman" w:hAnsi="Times New Roman" w:cs="Times New Roman"/>
        </w:rPr>
      </w:pPr>
    </w:p>
    <w:p w14:paraId="1700D14A" w14:textId="77777777" w:rsidR="00C665AA" w:rsidRDefault="00C665AA" w:rsidP="0073667A">
      <w:pPr>
        <w:spacing w:after="0" w:line="240" w:lineRule="auto"/>
        <w:rPr>
          <w:rFonts w:ascii="Times New Roman" w:hAnsi="Times New Roman" w:cs="Times New Roman"/>
        </w:rPr>
      </w:pPr>
    </w:p>
    <w:p w14:paraId="1569C35A" w14:textId="77777777" w:rsidR="00C665AA" w:rsidRDefault="00C665AA" w:rsidP="0073667A">
      <w:pPr>
        <w:spacing w:after="0" w:line="240" w:lineRule="auto"/>
        <w:rPr>
          <w:rFonts w:ascii="Times New Roman" w:hAnsi="Times New Roman" w:cs="Times New Roman"/>
        </w:rPr>
      </w:pPr>
    </w:p>
    <w:p w14:paraId="15780168" w14:textId="77777777" w:rsidR="00C665AA" w:rsidRDefault="00C665AA" w:rsidP="0073667A">
      <w:pPr>
        <w:spacing w:after="0" w:line="240" w:lineRule="auto"/>
        <w:rPr>
          <w:rFonts w:ascii="Times New Roman" w:hAnsi="Times New Roman" w:cs="Times New Roman"/>
        </w:rPr>
      </w:pPr>
    </w:p>
    <w:p w14:paraId="37DA9E9D" w14:textId="77777777" w:rsidR="00C665AA" w:rsidRDefault="00C665AA" w:rsidP="0073667A">
      <w:pPr>
        <w:spacing w:after="0" w:line="240" w:lineRule="auto"/>
        <w:rPr>
          <w:rFonts w:ascii="Times New Roman" w:hAnsi="Times New Roman" w:cs="Times New Roman"/>
        </w:rPr>
      </w:pPr>
    </w:p>
    <w:p w14:paraId="5903D0D7" w14:textId="77777777" w:rsidR="00C665AA" w:rsidRDefault="00C665AA" w:rsidP="0073667A">
      <w:pPr>
        <w:spacing w:after="0" w:line="240" w:lineRule="auto"/>
        <w:rPr>
          <w:rFonts w:ascii="Times New Roman" w:hAnsi="Times New Roman" w:cs="Times New Roman"/>
        </w:rPr>
      </w:pPr>
    </w:p>
    <w:p w14:paraId="026F9FDA" w14:textId="77777777" w:rsidR="00C665AA" w:rsidRDefault="00C665AA" w:rsidP="0073667A">
      <w:pPr>
        <w:spacing w:after="0" w:line="240" w:lineRule="auto"/>
        <w:rPr>
          <w:rFonts w:ascii="Times New Roman" w:hAnsi="Times New Roman" w:cs="Times New Roman"/>
        </w:rPr>
      </w:pPr>
    </w:p>
    <w:p w14:paraId="0F541636" w14:textId="77777777" w:rsidR="00C665AA" w:rsidRDefault="00C665AA" w:rsidP="0073667A">
      <w:pPr>
        <w:spacing w:after="0" w:line="240" w:lineRule="auto"/>
        <w:rPr>
          <w:rFonts w:ascii="Times New Roman" w:hAnsi="Times New Roman" w:cs="Times New Roman"/>
        </w:rPr>
      </w:pPr>
    </w:p>
    <w:p w14:paraId="27E4C8F2" w14:textId="77777777" w:rsidR="00C665AA" w:rsidDel="009E3635" w:rsidRDefault="00C665AA" w:rsidP="0073667A">
      <w:pPr>
        <w:spacing w:after="0" w:line="240" w:lineRule="auto"/>
        <w:rPr>
          <w:del w:id="195" w:author="KKD Windows Se7en V1" w:date="2014-07-25T00:32:00Z"/>
          <w:rFonts w:ascii="Times New Roman" w:hAnsi="Times New Roman" w:cs="Times New Roman"/>
        </w:rPr>
      </w:pPr>
    </w:p>
    <w:p w14:paraId="0EAB5673" w14:textId="77777777" w:rsidR="0073667A" w:rsidRPr="00354B18" w:rsidRDefault="0073667A" w:rsidP="0073667A">
      <w:pPr>
        <w:spacing w:after="0" w:line="240" w:lineRule="auto"/>
        <w:rPr>
          <w:rFonts w:ascii="Times New Roman" w:hAnsi="Times New Roman" w:cs="Times New Roman"/>
        </w:rPr>
      </w:pPr>
    </w:p>
    <w:p w14:paraId="5E2020AA" w14:textId="716B589E" w:rsidR="0073667A" w:rsidRPr="00261102" w:rsidRDefault="00762E31" w:rsidP="0073667A">
      <w:pPr>
        <w:rPr>
          <w:rFonts w:ascii="Times New Roman" w:hAnsi="Times New Roman" w:cs="Times New Roman"/>
          <w:b/>
          <w:bCs/>
          <w:sz w:val="29"/>
          <w:szCs w:val="29"/>
        </w:rPr>
      </w:pPr>
      <w:r>
        <w:rPr>
          <w:rFonts w:ascii="Times New Roman" w:hAnsi="Times New Roman" w:cs="Times New Roman"/>
          <w:b/>
          <w:bCs/>
          <w:sz w:val="29"/>
          <w:szCs w:val="29"/>
        </w:rPr>
        <w:lastRenderedPageBreak/>
        <w:t>URS13</w:t>
      </w:r>
      <w:r w:rsidR="0073667A">
        <w:rPr>
          <w:rFonts w:ascii="Times New Roman" w:hAnsi="Times New Roman" w:cs="Times New Roman"/>
          <w:b/>
          <w:bCs/>
          <w:sz w:val="29"/>
          <w:szCs w:val="29"/>
        </w:rPr>
        <w:t>.1</w:t>
      </w:r>
      <w:r w:rsidR="0073667A" w:rsidRPr="00261102">
        <w:rPr>
          <w:rFonts w:ascii="Times New Roman" w:hAnsi="Times New Roman" w:cs="Times New Roman"/>
          <w:b/>
          <w:bCs/>
          <w:sz w:val="29"/>
          <w:szCs w:val="29"/>
        </w:rPr>
        <w:t xml:space="preserve"> Administrator can delete a course. </w:t>
      </w:r>
    </w:p>
    <w:p w14:paraId="1191FE04" w14:textId="77777777" w:rsidR="0073667A" w:rsidRPr="008D3538" w:rsidRDefault="0073667A" w:rsidP="0073667A">
      <w:pPr>
        <w:spacing w:after="0" w:line="240" w:lineRule="auto"/>
        <w:ind w:firstLine="720"/>
        <w:jc w:val="thaiDistribute"/>
        <w:rPr>
          <w:rFonts w:ascii="Times New Roman" w:hAnsi="Times New Roman" w:cs="Times New Roman"/>
          <w:sz w:val="24"/>
          <w:szCs w:val="24"/>
        </w:rPr>
      </w:pPr>
      <w:r w:rsidRPr="008D3538">
        <w:rPr>
          <w:rFonts w:ascii="Times New Roman" w:hAnsi="Times New Roman" w:cs="Times New Roman"/>
          <w:sz w:val="24"/>
          <w:szCs w:val="24"/>
        </w:rPr>
        <w:t>Administrator can delete a course.</w:t>
      </w:r>
    </w:p>
    <w:p w14:paraId="28CA9448" w14:textId="77777777" w:rsidR="0073667A" w:rsidRPr="008D3538" w:rsidRDefault="0073667A" w:rsidP="0073667A">
      <w:pPr>
        <w:spacing w:after="0" w:line="240" w:lineRule="auto"/>
        <w:jc w:val="thaiDistribute"/>
        <w:rPr>
          <w:rFonts w:ascii="Times New Roman" w:hAnsi="Times New Roman" w:cs="Times New Roman"/>
          <w:sz w:val="24"/>
          <w:szCs w:val="24"/>
        </w:rPr>
      </w:pPr>
      <w:r w:rsidRPr="008D3538">
        <w:rPr>
          <w:rFonts w:ascii="Times New Roman" w:hAnsi="Times New Roman" w:cs="Times New Roman"/>
          <w:b/>
          <w:bCs/>
          <w:sz w:val="24"/>
          <w:szCs w:val="24"/>
        </w:rPr>
        <w:t>Actor:</w:t>
      </w:r>
      <w:r w:rsidRPr="008D3538">
        <w:rPr>
          <w:rFonts w:ascii="Times New Roman" w:hAnsi="Times New Roman" w:cs="Times New Roman"/>
          <w:sz w:val="24"/>
          <w:szCs w:val="24"/>
        </w:rPr>
        <w:t xml:space="preserve"> Administrator </w:t>
      </w:r>
    </w:p>
    <w:p w14:paraId="7EA743CD" w14:textId="77777777" w:rsidR="0073667A" w:rsidRDefault="0073667A" w:rsidP="0073667A">
      <w:pPr>
        <w:spacing w:after="0" w:line="240" w:lineRule="auto"/>
        <w:jc w:val="thaiDistribute"/>
        <w:rPr>
          <w:rFonts w:ascii="Times New Roman" w:hAnsi="Times New Roman" w:cs="Times New Roman"/>
          <w:b/>
          <w:bCs/>
          <w:sz w:val="24"/>
          <w:szCs w:val="24"/>
        </w:rPr>
      </w:pPr>
      <w:r w:rsidRPr="008D3538">
        <w:rPr>
          <w:rFonts w:ascii="Times New Roman" w:hAnsi="Times New Roman" w:cs="Times New Roman"/>
          <w:b/>
          <w:bCs/>
          <w:sz w:val="24"/>
          <w:szCs w:val="24"/>
        </w:rPr>
        <w:t xml:space="preserve">Prerequisite: </w:t>
      </w:r>
      <w:r w:rsidRPr="008D3538">
        <w:rPr>
          <w:rFonts w:ascii="Times New Roman" w:hAnsi="Times New Roman" w:cs="Times New Roman"/>
          <w:sz w:val="24"/>
          <w:szCs w:val="24"/>
        </w:rPr>
        <w:t>Administrator must have logged</w:t>
      </w:r>
      <w:r>
        <w:rPr>
          <w:rFonts w:ascii="Times New Roman" w:hAnsi="Times New Roman" w:cs="Times New Roman"/>
          <w:b/>
          <w:bCs/>
          <w:sz w:val="24"/>
          <w:szCs w:val="24"/>
        </w:rPr>
        <w:t>.</w:t>
      </w:r>
    </w:p>
    <w:p w14:paraId="71E111C5" w14:textId="77777777" w:rsidR="0073667A" w:rsidRPr="00261102" w:rsidRDefault="0073667A" w:rsidP="0073667A">
      <w:pPr>
        <w:spacing w:after="0" w:line="240" w:lineRule="auto"/>
        <w:jc w:val="thaiDistribute"/>
        <w:rPr>
          <w:rFonts w:ascii="Times New Roman" w:hAnsi="Times New Roman" w:cs="Times New Roman"/>
          <w:b/>
          <w:bCs/>
          <w:sz w:val="24"/>
          <w:szCs w:val="24"/>
        </w:rPr>
      </w:pPr>
      <w:r w:rsidRPr="00261102">
        <w:rPr>
          <w:rFonts w:ascii="Times New Roman" w:hAnsi="Times New Roman" w:cs="Times New Roman"/>
          <w:b/>
          <w:bCs/>
          <w:sz w:val="24"/>
          <w:szCs w:val="24"/>
        </w:rPr>
        <w:t>Input: None</w:t>
      </w:r>
    </w:p>
    <w:p w14:paraId="6273ADF9" w14:textId="77777777" w:rsidR="0073667A" w:rsidRPr="00261102" w:rsidRDefault="0073667A" w:rsidP="00BE4898">
      <w:pPr>
        <w:spacing w:after="0" w:line="240" w:lineRule="auto"/>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484227CB" w14:textId="403F7FF1" w:rsidR="0073667A" w:rsidRDefault="0073667A" w:rsidP="00065F98">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15F8BB1A" w14:textId="4F017051" w:rsidR="0073667A" w:rsidRDefault="0073667A" w:rsidP="00B42916">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r w:rsidRPr="0073667A">
        <w:rPr>
          <w:rFonts w:ascii="Times New Roman" w:hAnsi="Times New Roman" w:cs="Times New Roman"/>
          <w:bCs/>
          <w:sz w:val="32"/>
          <w:szCs w:val="32"/>
        </w:rPr>
        <w:t>.</w:t>
      </w:r>
    </w:p>
    <w:p w14:paraId="406812C6" w14:textId="0257057D" w:rsidR="0073667A" w:rsidRPr="0073667A" w:rsidRDefault="0073667A" w:rsidP="00A30B7D">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clicks “yes” button</w:t>
      </w:r>
      <w:r w:rsidRPr="0073667A">
        <w:rPr>
          <w:rFonts w:ascii="Times New Roman" w:hAnsi="Times New Roman" w:cs="Times New Roman"/>
          <w:bCs/>
          <w:sz w:val="32"/>
          <w:szCs w:val="32"/>
        </w:rPr>
        <w:t>.</w:t>
      </w:r>
    </w:p>
    <w:p w14:paraId="2AC7EF02" w14:textId="70E8DCFD" w:rsidR="00724F66" w:rsidRDefault="00724F66" w:rsidP="00BE4898">
      <w:pPr>
        <w:spacing w:after="0" w:line="240" w:lineRule="auto"/>
        <w:jc w:val="thaiDistribute"/>
        <w:rPr>
          <w:rFonts w:ascii="Times New Roman" w:hAnsi="Times New Roman" w:cs="Times New Roman"/>
          <w:b/>
          <w:sz w:val="32"/>
          <w:szCs w:val="32"/>
        </w:rPr>
      </w:pPr>
    </w:p>
    <w:p w14:paraId="13704792" w14:textId="166A42FD" w:rsidR="00273462" w:rsidRDefault="00273462" w:rsidP="00273462">
      <w:pPr>
        <w:pStyle w:val="ListParagraph"/>
        <w:tabs>
          <w:tab w:val="left" w:pos="3870"/>
        </w:tabs>
        <w:spacing w:after="0" w:line="240" w:lineRule="auto"/>
        <w:ind w:left="0"/>
        <w:rPr>
          <w:ins w:id="196" w:author="KKD Windows Se7en V1" w:date="2014-07-25T00:42:00Z"/>
          <w:rFonts w:ascii="Times New Roman" w:hAnsi="Times New Roman" w:cs="Times New Roman"/>
          <w:b/>
          <w:bCs/>
          <w:sz w:val="29"/>
          <w:szCs w:val="29"/>
        </w:rPr>
      </w:pPr>
      <w:ins w:id="197" w:author="KKD Windows Se7en V1" w:date="2014-07-25T00:42:00Z">
        <w:r>
          <w:rPr>
            <w:rFonts w:ascii="Times New Roman" w:hAnsi="Times New Roman" w:cs="Times New Roman"/>
            <w:b/>
            <w:bCs/>
            <w:sz w:val="29"/>
            <w:szCs w:val="29"/>
          </w:rPr>
          <w:t>AC-13.1 Administrator can delete</w:t>
        </w:r>
        <w:r w:rsidRPr="00BE5D78">
          <w:rPr>
            <w:rFonts w:ascii="Times New Roman" w:hAnsi="Times New Roman" w:cs="Times New Roman"/>
            <w:b/>
            <w:bCs/>
            <w:sz w:val="29"/>
            <w:szCs w:val="29"/>
          </w:rPr>
          <w:t xml:space="preserve"> a course.</w:t>
        </w:r>
      </w:ins>
    </w:p>
    <w:p w14:paraId="216D522E" w14:textId="33C28C5A" w:rsidR="00724F66" w:rsidRDefault="00273462" w:rsidP="00BE4898">
      <w:pPr>
        <w:spacing w:after="0" w:line="240" w:lineRule="auto"/>
        <w:jc w:val="thaiDistribute"/>
        <w:rPr>
          <w:rFonts w:ascii="Times New Roman" w:hAnsi="Times New Roman" w:cs="Times New Roman"/>
          <w:b/>
          <w:sz w:val="32"/>
          <w:szCs w:val="32"/>
        </w:rPr>
      </w:pPr>
      <w:ins w:id="198" w:author="KKD Windows Se7en V1" w:date="2014-07-25T00:41:00Z">
        <w:r>
          <w:rPr>
            <w:rFonts w:ascii="Times New Roman" w:hAnsi="Times New Roman" w:cs="Times New Roman"/>
            <w:b/>
            <w:noProof/>
            <w:sz w:val="32"/>
            <w:szCs w:val="32"/>
            <w:rPrChange w:id="199" w:author="Unknown">
              <w:rPr>
                <w:noProof/>
              </w:rPr>
            </w:rPrChange>
          </w:rPr>
          <w:drawing>
            <wp:anchor distT="0" distB="0" distL="114300" distR="114300" simplePos="0" relativeHeight="251741184" behindDoc="1" locked="0" layoutInCell="1" allowOverlap="1" wp14:anchorId="64886781" wp14:editId="6C91B972">
              <wp:simplePos x="0" y="0"/>
              <wp:positionH relativeFrom="margin">
                <wp:posOffset>1790700</wp:posOffset>
              </wp:positionH>
              <wp:positionV relativeFrom="paragraph">
                <wp:posOffset>198755</wp:posOffset>
              </wp:positionV>
              <wp:extent cx="2219325" cy="3430576"/>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C13.png"/>
                      <pic:cNvPicPr/>
                    </pic:nvPicPr>
                    <pic:blipFill>
                      <a:blip r:embed="rId53">
                        <a:extLst>
                          <a:ext uri="{28A0092B-C50C-407E-A947-70E740481C1C}">
                            <a14:useLocalDpi xmlns:a14="http://schemas.microsoft.com/office/drawing/2010/main" val="0"/>
                          </a:ext>
                        </a:extLst>
                      </a:blip>
                      <a:stretch>
                        <a:fillRect/>
                      </a:stretch>
                    </pic:blipFill>
                    <pic:spPr>
                      <a:xfrm>
                        <a:off x="0" y="0"/>
                        <a:ext cx="2219325" cy="3430576"/>
                      </a:xfrm>
                      <a:prstGeom prst="rect">
                        <a:avLst/>
                      </a:prstGeom>
                    </pic:spPr>
                  </pic:pic>
                </a:graphicData>
              </a:graphic>
              <wp14:sizeRelH relativeFrom="page">
                <wp14:pctWidth>0</wp14:pctWidth>
              </wp14:sizeRelH>
              <wp14:sizeRelV relativeFrom="page">
                <wp14:pctHeight>0</wp14:pctHeight>
              </wp14:sizeRelV>
            </wp:anchor>
          </w:drawing>
        </w:r>
      </w:ins>
      <w:del w:id="200" w:author="KKD Windows Se7en V1" w:date="2014-07-25T00:32:00Z">
        <w:r w:rsidR="00724F66" w:rsidRPr="00BE4898" w:rsidDel="009E3635">
          <w:rPr>
            <w:rFonts w:ascii="Times New Roman" w:hAnsi="Times New Roman" w:cs="Times New Roman"/>
            <w:b/>
            <w:noProof/>
            <w:sz w:val="32"/>
            <w:szCs w:val="32"/>
            <w:rPrChange w:id="201" w:author="Unknown">
              <w:rPr>
                <w:noProof/>
              </w:rPr>
            </w:rPrChange>
          </w:rPr>
          <w:drawing>
            <wp:anchor distT="0" distB="0" distL="114300" distR="114300" simplePos="0" relativeHeight="251689984" behindDoc="1" locked="0" layoutInCell="1" allowOverlap="1" wp14:anchorId="718ABD1B" wp14:editId="13D4B008">
              <wp:simplePos x="0" y="0"/>
              <wp:positionH relativeFrom="column">
                <wp:posOffset>1971675</wp:posOffset>
              </wp:positionH>
              <wp:positionV relativeFrom="paragraph">
                <wp:posOffset>9525</wp:posOffset>
              </wp:positionV>
              <wp:extent cx="2105025" cy="37909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13.png"/>
                      <pic:cNvPicPr/>
                    </pic:nvPicPr>
                    <pic:blipFill>
                      <a:blip r:embed="rId54">
                        <a:extLst>
                          <a:ext uri="{28A0092B-C50C-407E-A947-70E740481C1C}">
                            <a14:useLocalDpi xmlns:a14="http://schemas.microsoft.com/office/drawing/2010/main" val="0"/>
                          </a:ext>
                        </a:extLst>
                      </a:blip>
                      <a:stretch>
                        <a:fillRect/>
                      </a:stretch>
                    </pic:blipFill>
                    <pic:spPr>
                      <a:xfrm>
                        <a:off x="0" y="0"/>
                        <a:ext cx="2105025" cy="3790950"/>
                      </a:xfrm>
                      <a:prstGeom prst="rect">
                        <a:avLst/>
                      </a:prstGeom>
                    </pic:spPr>
                  </pic:pic>
                </a:graphicData>
              </a:graphic>
              <wp14:sizeRelH relativeFrom="page">
                <wp14:pctWidth>0</wp14:pctWidth>
              </wp14:sizeRelH>
              <wp14:sizeRelV relativeFrom="page">
                <wp14:pctHeight>0</wp14:pctHeight>
              </wp14:sizeRelV>
            </wp:anchor>
          </w:drawing>
        </w:r>
      </w:del>
    </w:p>
    <w:p w14:paraId="177388C3" w14:textId="38FBED12" w:rsidR="00724F66" w:rsidRDefault="00724F66" w:rsidP="00BE4898">
      <w:pPr>
        <w:spacing w:after="0" w:line="240" w:lineRule="auto"/>
        <w:jc w:val="thaiDistribute"/>
        <w:rPr>
          <w:rFonts w:ascii="Times New Roman" w:hAnsi="Times New Roman" w:cs="Times New Roman"/>
          <w:b/>
          <w:sz w:val="32"/>
          <w:szCs w:val="32"/>
        </w:rPr>
      </w:pPr>
    </w:p>
    <w:p w14:paraId="13D4C028" w14:textId="77777777" w:rsidR="00724F66" w:rsidRDefault="00724F66" w:rsidP="00BE4898">
      <w:pPr>
        <w:spacing w:after="0" w:line="240" w:lineRule="auto"/>
        <w:jc w:val="thaiDistribute"/>
        <w:rPr>
          <w:rFonts w:ascii="Times New Roman" w:hAnsi="Times New Roman" w:cs="Times New Roman"/>
          <w:b/>
          <w:sz w:val="32"/>
          <w:szCs w:val="32"/>
        </w:rPr>
      </w:pPr>
    </w:p>
    <w:p w14:paraId="63DC7321" w14:textId="77777777" w:rsidR="00724F66" w:rsidRDefault="00724F66" w:rsidP="00BE4898">
      <w:pPr>
        <w:spacing w:after="0" w:line="240" w:lineRule="auto"/>
        <w:jc w:val="thaiDistribute"/>
        <w:rPr>
          <w:rFonts w:ascii="Times New Roman" w:hAnsi="Times New Roman" w:cs="Times New Roman"/>
          <w:b/>
          <w:sz w:val="32"/>
          <w:szCs w:val="32"/>
        </w:rPr>
      </w:pPr>
    </w:p>
    <w:p w14:paraId="1B39A676" w14:textId="77777777" w:rsidR="00724F66" w:rsidRDefault="00724F66" w:rsidP="00BE4898">
      <w:pPr>
        <w:spacing w:after="0" w:line="240" w:lineRule="auto"/>
        <w:jc w:val="thaiDistribute"/>
        <w:rPr>
          <w:rFonts w:ascii="Times New Roman" w:hAnsi="Times New Roman" w:cs="Times New Roman"/>
          <w:b/>
          <w:sz w:val="32"/>
          <w:szCs w:val="32"/>
        </w:rPr>
      </w:pPr>
    </w:p>
    <w:p w14:paraId="0DB3BECF" w14:textId="77777777" w:rsidR="00724F66" w:rsidRDefault="00724F66" w:rsidP="00BE4898">
      <w:pPr>
        <w:spacing w:after="0" w:line="240" w:lineRule="auto"/>
        <w:jc w:val="thaiDistribute"/>
        <w:rPr>
          <w:rFonts w:ascii="Times New Roman" w:hAnsi="Times New Roman" w:cs="Times New Roman"/>
          <w:b/>
          <w:sz w:val="32"/>
          <w:szCs w:val="32"/>
        </w:rPr>
      </w:pPr>
    </w:p>
    <w:p w14:paraId="43ABB8AE" w14:textId="77777777" w:rsidR="00724F66" w:rsidRDefault="00724F66" w:rsidP="00BE4898">
      <w:pPr>
        <w:spacing w:after="0" w:line="240" w:lineRule="auto"/>
        <w:jc w:val="thaiDistribute"/>
        <w:rPr>
          <w:rFonts w:ascii="Times New Roman" w:hAnsi="Times New Roman" w:cs="Times New Roman"/>
          <w:b/>
          <w:sz w:val="32"/>
          <w:szCs w:val="32"/>
        </w:rPr>
      </w:pPr>
    </w:p>
    <w:p w14:paraId="2DD8CEDE" w14:textId="77777777" w:rsidR="00724F66" w:rsidRDefault="00724F66" w:rsidP="00BE4898">
      <w:pPr>
        <w:spacing w:after="0" w:line="240" w:lineRule="auto"/>
        <w:jc w:val="thaiDistribute"/>
        <w:rPr>
          <w:rFonts w:ascii="Times New Roman" w:hAnsi="Times New Roman" w:cs="Times New Roman"/>
          <w:b/>
          <w:sz w:val="32"/>
          <w:szCs w:val="32"/>
        </w:rPr>
      </w:pPr>
    </w:p>
    <w:p w14:paraId="7184E473" w14:textId="77777777" w:rsidR="00724F66" w:rsidRDefault="00724F66" w:rsidP="00BE4898">
      <w:pPr>
        <w:spacing w:after="0" w:line="240" w:lineRule="auto"/>
        <w:jc w:val="thaiDistribute"/>
        <w:rPr>
          <w:rFonts w:ascii="Times New Roman" w:hAnsi="Times New Roman" w:cs="Times New Roman"/>
          <w:b/>
          <w:sz w:val="32"/>
          <w:szCs w:val="32"/>
        </w:rPr>
      </w:pPr>
    </w:p>
    <w:p w14:paraId="123D0CC3" w14:textId="77777777" w:rsidR="00724F66" w:rsidRDefault="00724F66" w:rsidP="00BE4898">
      <w:pPr>
        <w:spacing w:after="0" w:line="240" w:lineRule="auto"/>
        <w:jc w:val="thaiDistribute"/>
        <w:rPr>
          <w:rFonts w:ascii="Times New Roman" w:hAnsi="Times New Roman" w:cs="Times New Roman"/>
          <w:b/>
          <w:sz w:val="32"/>
          <w:szCs w:val="32"/>
        </w:rPr>
      </w:pPr>
    </w:p>
    <w:p w14:paraId="4B1F476B" w14:textId="77777777" w:rsidR="00724F66" w:rsidRDefault="00724F66" w:rsidP="00BE4898">
      <w:pPr>
        <w:spacing w:after="0" w:line="240" w:lineRule="auto"/>
        <w:jc w:val="thaiDistribute"/>
        <w:rPr>
          <w:rFonts w:ascii="Times New Roman" w:hAnsi="Times New Roman" w:cs="Times New Roman"/>
          <w:b/>
          <w:sz w:val="32"/>
          <w:szCs w:val="32"/>
        </w:rPr>
      </w:pPr>
    </w:p>
    <w:p w14:paraId="0A039EA7" w14:textId="77777777" w:rsidR="00724F66" w:rsidRDefault="00724F66" w:rsidP="00BE4898">
      <w:pPr>
        <w:spacing w:after="0" w:line="240" w:lineRule="auto"/>
        <w:jc w:val="thaiDistribute"/>
        <w:rPr>
          <w:rFonts w:ascii="Times New Roman" w:hAnsi="Times New Roman" w:cs="Times New Roman"/>
          <w:b/>
          <w:sz w:val="32"/>
          <w:szCs w:val="32"/>
        </w:rPr>
      </w:pPr>
    </w:p>
    <w:p w14:paraId="47EA2AC9" w14:textId="77777777" w:rsidR="00724F66" w:rsidRDefault="00724F66" w:rsidP="00BE4898">
      <w:pPr>
        <w:spacing w:after="0" w:line="240" w:lineRule="auto"/>
        <w:jc w:val="thaiDistribute"/>
        <w:rPr>
          <w:rFonts w:ascii="Times New Roman" w:hAnsi="Times New Roman" w:cs="Times New Roman"/>
          <w:b/>
          <w:sz w:val="32"/>
          <w:szCs w:val="32"/>
        </w:rPr>
      </w:pPr>
    </w:p>
    <w:p w14:paraId="7D782ABF" w14:textId="77777777" w:rsidR="00724F66" w:rsidRDefault="00724F66" w:rsidP="00BE4898">
      <w:pPr>
        <w:spacing w:after="0" w:line="240" w:lineRule="auto"/>
        <w:jc w:val="thaiDistribute"/>
        <w:rPr>
          <w:rFonts w:ascii="Times New Roman" w:hAnsi="Times New Roman" w:cs="Times New Roman"/>
          <w:b/>
          <w:sz w:val="32"/>
          <w:szCs w:val="32"/>
        </w:rPr>
      </w:pPr>
    </w:p>
    <w:p w14:paraId="060CD767" w14:textId="77777777" w:rsidR="00724F66" w:rsidRDefault="00724F66" w:rsidP="00BE4898">
      <w:pPr>
        <w:spacing w:after="0" w:line="240" w:lineRule="auto"/>
        <w:jc w:val="thaiDistribute"/>
        <w:rPr>
          <w:rFonts w:ascii="Times New Roman" w:hAnsi="Times New Roman" w:cs="Times New Roman"/>
          <w:b/>
          <w:sz w:val="32"/>
          <w:szCs w:val="32"/>
        </w:rPr>
      </w:pPr>
    </w:p>
    <w:p w14:paraId="35B04131" w14:textId="77777777" w:rsidR="00724F66" w:rsidRDefault="00724F66" w:rsidP="00BE4898">
      <w:pPr>
        <w:spacing w:after="0" w:line="240" w:lineRule="auto"/>
        <w:jc w:val="thaiDistribute"/>
        <w:rPr>
          <w:rFonts w:ascii="Times New Roman" w:hAnsi="Times New Roman" w:cs="Times New Roman"/>
          <w:b/>
          <w:sz w:val="32"/>
          <w:szCs w:val="32"/>
        </w:rPr>
      </w:pPr>
    </w:p>
    <w:p w14:paraId="45C1C62C" w14:textId="77777777" w:rsidR="00724F66" w:rsidRDefault="00724F66" w:rsidP="00BE4898">
      <w:pPr>
        <w:spacing w:after="0" w:line="240" w:lineRule="auto"/>
        <w:jc w:val="thaiDistribute"/>
        <w:rPr>
          <w:rFonts w:ascii="Times New Roman" w:hAnsi="Times New Roman" w:cs="Times New Roman"/>
          <w:b/>
          <w:sz w:val="32"/>
          <w:szCs w:val="32"/>
        </w:rPr>
      </w:pPr>
    </w:p>
    <w:p w14:paraId="46526699" w14:textId="77777777" w:rsidR="00724F66" w:rsidRPr="00BE4898" w:rsidRDefault="00724F66" w:rsidP="00BE4898">
      <w:pPr>
        <w:spacing w:after="0" w:line="240" w:lineRule="auto"/>
        <w:jc w:val="thaiDistribute"/>
        <w:rPr>
          <w:rFonts w:ascii="Times New Roman" w:hAnsi="Times New Roman" w:cs="Times New Roman"/>
          <w:b/>
          <w:sz w:val="32"/>
          <w:szCs w:val="32"/>
        </w:rPr>
      </w:pPr>
    </w:p>
    <w:p w14:paraId="2CFD63EC" w14:textId="5EDAB150" w:rsidR="0073667A" w:rsidRPr="008D3538" w:rsidRDefault="0073667A" w:rsidP="0073667A">
      <w:pPr>
        <w:spacing w:after="0" w:line="240" w:lineRule="auto"/>
        <w:rPr>
          <w:rFonts w:ascii="Times New Roman" w:hAnsi="Times New Roman" w:cs="Times New Roman"/>
          <w:b/>
          <w:sz w:val="29"/>
          <w:szCs w:val="29"/>
        </w:rPr>
      </w:pPr>
      <w:r w:rsidRPr="008D3538">
        <w:rPr>
          <w:rFonts w:ascii="Times New Roman" w:hAnsi="Times New Roman" w:cs="Times New Roman"/>
          <w:b/>
          <w:sz w:val="29"/>
          <w:szCs w:val="29"/>
        </w:rPr>
        <w:t>System Requ</w:t>
      </w:r>
      <w:r w:rsidR="00762E31">
        <w:rPr>
          <w:rFonts w:ascii="Times New Roman" w:hAnsi="Times New Roman" w:cs="Times New Roman"/>
          <w:b/>
          <w:sz w:val="29"/>
          <w:szCs w:val="29"/>
        </w:rPr>
        <w:t>irement Specification of URS13</w:t>
      </w:r>
      <w:r>
        <w:rPr>
          <w:rFonts w:ascii="Times New Roman" w:hAnsi="Times New Roman" w:cs="Times New Roman"/>
          <w:b/>
          <w:sz w:val="29"/>
          <w:szCs w:val="29"/>
        </w:rPr>
        <w:t>.1</w:t>
      </w:r>
    </w:p>
    <w:p w14:paraId="34F8DCA3" w14:textId="012A2521" w:rsidR="00EB6541" w:rsidRPr="00395159"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4A35281D" w14:textId="3EEEA3BF" w:rsidR="00EB6541"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450C4A3" w14:textId="640CA07D" w:rsidR="00EB6541" w:rsidRPr="00395159" w:rsidRDefault="00EB6541" w:rsidP="00BE4898">
      <w:pPr>
        <w:spacing w:after="0" w:line="240" w:lineRule="auto"/>
        <w:ind w:left="1620" w:hanging="12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r w:rsidR="0013073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Update student in course page interface</w:t>
      </w:r>
      <w:r w:rsidRPr="00395159">
        <w:rPr>
          <w:rFonts w:ascii="Times New Roman" w:hAnsi="Times New Roman" w:cs="Times New Roman"/>
          <w:color w:val="000000" w:themeColor="text1"/>
          <w:sz w:val="24"/>
          <w:szCs w:val="24"/>
        </w:rPr>
        <w:t>.</w:t>
      </w:r>
    </w:p>
    <w:p w14:paraId="0E026F9C" w14:textId="48DF15F0" w:rsidR="00EB6541" w:rsidRPr="00EB6541" w:rsidRDefault="00EB6541" w:rsidP="00BE4898">
      <w:pPr>
        <w:spacing w:after="0" w:line="240" w:lineRule="auto"/>
        <w:ind w:left="1620" w:hanging="1260"/>
        <w:rPr>
          <w:rStyle w:val="Heading2Char"/>
          <w:rFonts w:ascii="Times New Roman" w:eastAsia="Calibri"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r w:rsidR="00C14AD4">
        <w:rPr>
          <w:rFonts w:ascii="Times New Roman" w:hAnsi="Times New Roman" w:cs="Times New Roman"/>
          <w:sz w:val="24"/>
          <w:szCs w:val="24"/>
        </w:rPr>
        <w:t xml:space="preserve">shall </w:t>
      </w:r>
      <w:r>
        <w:rPr>
          <w:rFonts w:ascii="Times New Roman" w:hAnsi="Times New Roman" w:cs="Times New Roman"/>
          <w:sz w:val="24"/>
          <w:szCs w:val="24"/>
        </w:rPr>
        <w:t>display confirm message to delete on the Course information page</w:t>
      </w:r>
      <w:r>
        <w:rPr>
          <w:rFonts w:ascii="Times New Roman" w:hAnsi="Times New Roman" w:cs="Times New Roman"/>
          <w:color w:val="000000" w:themeColor="text1"/>
          <w:sz w:val="24"/>
          <w:szCs w:val="24"/>
        </w:rPr>
        <w:t>.</w:t>
      </w:r>
    </w:p>
    <w:p w14:paraId="41480CCA" w14:textId="5686BEB3" w:rsidR="0073667A" w:rsidRPr="0073667A" w:rsidRDefault="00EB6541" w:rsidP="00BE4898">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13-2</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0073667A" w:rsidRPr="0073667A">
        <w:rPr>
          <w:rFonts w:ascii="Times New Roman" w:hAnsi="Times New Roman" w:cs="Times New Roman"/>
          <w:color w:val="000000" w:themeColor="text1"/>
          <w:sz w:val="24"/>
          <w:szCs w:val="24"/>
        </w:rPr>
        <w:t xml:space="preserve"> in the database table.</w:t>
      </w:r>
    </w:p>
    <w:p w14:paraId="041F8BB6" w14:textId="0A4EC4DA" w:rsidR="0073667A" w:rsidRPr="0073667A" w:rsidRDefault="00EB6541" w:rsidP="00BE4898">
      <w:pPr>
        <w:spacing w:after="0" w:line="240" w:lineRule="auto"/>
        <w:ind w:left="1620" w:hanging="1260"/>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r w:rsidR="00130738">
        <w:rPr>
          <w:rStyle w:val="Heading2Char"/>
          <w:rFonts w:ascii="Times New Roman" w:hAnsi="Times New Roman" w:cs="Times New Roman"/>
          <w:b/>
          <w:bCs/>
          <w:color w:val="000000" w:themeColor="text1"/>
          <w:sz w:val="24"/>
          <w:szCs w:val="24"/>
        </w:rPr>
        <w:t xml:space="preserve"> </w:t>
      </w:r>
      <w:r>
        <w:rPr>
          <w:rStyle w:val="Heading2Char"/>
          <w:rFonts w:ascii="Times New Roman" w:hAnsi="Times New Roman" w:cs="Times New Roman"/>
          <w:b/>
          <w:bCs/>
          <w:color w:val="000000" w:themeColor="text1"/>
          <w:sz w:val="24"/>
          <w:szCs w:val="24"/>
        </w:rPr>
        <w:t>13-3</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display “Deleting Course Successful” message.</w:t>
      </w:r>
    </w:p>
    <w:p w14:paraId="038CF676" w14:textId="77777777" w:rsidR="009B69D1" w:rsidRPr="009B69D1" w:rsidRDefault="009B69D1" w:rsidP="009B69D1"/>
    <w:p w14:paraId="4A7B6AA4" w14:textId="4381B97F"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4.14</w:t>
      </w:r>
      <w:r w:rsidR="0042396D" w:rsidRPr="008E76FF">
        <w:rPr>
          <w:rFonts w:ascii="Times New Roman" w:hAnsi="Times New Roman" w:cs="Times New Roman"/>
          <w:b/>
          <w:bCs/>
          <w:color w:val="000000" w:themeColor="text1"/>
          <w:sz w:val="36"/>
          <w:szCs w:val="36"/>
        </w:rPr>
        <w:t xml:space="preserve"> Lecturer can view course information.</w:t>
      </w:r>
      <w:r w:rsidR="0063525D">
        <w:rPr>
          <w:rFonts w:ascii="Times New Roman" w:hAnsi="Times New Roman" w:cs="Times New Roman"/>
          <w:b/>
          <w:bCs/>
          <w:color w:val="000000" w:themeColor="text1"/>
          <w:sz w:val="36"/>
          <w:szCs w:val="36"/>
        </w:rPr>
        <w:t xml:space="preserve"> (UC 14</w:t>
      </w:r>
      <w:r w:rsidR="008E76FF">
        <w:rPr>
          <w:rFonts w:ascii="Times New Roman" w:hAnsi="Times New Roman" w:cs="Times New Roman"/>
          <w:b/>
          <w:bCs/>
          <w:color w:val="000000" w:themeColor="text1"/>
          <w:sz w:val="36"/>
          <w:szCs w:val="36"/>
        </w:rPr>
        <w:t>.1)</w:t>
      </w:r>
    </w:p>
    <w:p w14:paraId="7C82BC1C" w14:textId="42D1E9DA" w:rsidR="0063525D" w:rsidRDefault="009E3635" w:rsidP="0063525D">
      <w:ins w:id="202" w:author="KKD Windows Se7en V1" w:date="2014-07-25T00:32:00Z">
        <w:r>
          <w:rPr>
            <w:noProof/>
          </w:rPr>
          <w:drawing>
            <wp:anchor distT="0" distB="0" distL="114300" distR="114300" simplePos="0" relativeHeight="251723776" behindDoc="1" locked="0" layoutInCell="1" allowOverlap="1" wp14:anchorId="168B984E" wp14:editId="78FCD994">
              <wp:simplePos x="0" y="0"/>
              <wp:positionH relativeFrom="margin">
                <wp:align>center</wp:align>
              </wp:positionH>
              <wp:positionV relativeFrom="paragraph">
                <wp:posOffset>163830</wp:posOffset>
              </wp:positionV>
              <wp:extent cx="2714625" cy="2112861"/>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_CoureInfor-Mobi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4625" cy="2112861"/>
                      </a:xfrm>
                      <a:prstGeom prst="rect">
                        <a:avLst/>
                      </a:prstGeom>
                    </pic:spPr>
                  </pic:pic>
                </a:graphicData>
              </a:graphic>
              <wp14:sizeRelH relativeFrom="page">
                <wp14:pctWidth>0</wp14:pctWidth>
              </wp14:sizeRelH>
              <wp14:sizeRelV relativeFrom="page">
                <wp14:pctHeight>0</wp14:pctHeight>
              </wp14:sizeRelV>
            </wp:anchor>
          </w:drawing>
        </w:r>
      </w:ins>
    </w:p>
    <w:p w14:paraId="5E61A55D" w14:textId="4D9406B3" w:rsidR="0063525D" w:rsidRDefault="0063525D" w:rsidP="0063525D"/>
    <w:p w14:paraId="435C1FAC" w14:textId="538BD6AB" w:rsidR="00724F66" w:rsidRDefault="00724F66" w:rsidP="0063525D"/>
    <w:p w14:paraId="5885CE2A" w14:textId="77777777" w:rsidR="0063525D" w:rsidRDefault="0063525D" w:rsidP="0063525D"/>
    <w:p w14:paraId="2042F421" w14:textId="77777777" w:rsidR="0063525D" w:rsidRDefault="0063525D" w:rsidP="0063525D"/>
    <w:p w14:paraId="439C6BC8" w14:textId="77777777" w:rsidR="0063525D" w:rsidRDefault="0063525D" w:rsidP="0063525D"/>
    <w:p w14:paraId="48E37E58" w14:textId="77777777" w:rsidR="00724F66" w:rsidRDefault="00724F66" w:rsidP="0063525D"/>
    <w:p w14:paraId="7953F660" w14:textId="77777777" w:rsidR="00724F66" w:rsidRDefault="00724F66" w:rsidP="0063525D"/>
    <w:p w14:paraId="493C1FCB" w14:textId="77777777" w:rsidR="0063525D" w:rsidRPr="00354B18" w:rsidRDefault="0063525D" w:rsidP="0063525D">
      <w:pPr>
        <w:spacing w:after="0" w:line="240" w:lineRule="auto"/>
        <w:rPr>
          <w:rFonts w:ascii="Times New Roman" w:hAnsi="Times New Roman" w:cs="Times New Roman"/>
          <w:b/>
          <w:bCs/>
          <w:sz w:val="29"/>
          <w:szCs w:val="29"/>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1980"/>
        <w:gridCol w:w="2250"/>
        <w:gridCol w:w="2520"/>
      </w:tblGrid>
      <w:tr w:rsidR="0063525D" w:rsidRPr="00A85EC0" w14:paraId="73B9AB9B" w14:textId="77777777" w:rsidTr="00FF0A3A">
        <w:tc>
          <w:tcPr>
            <w:tcW w:w="1908" w:type="dxa"/>
            <w:tcBorders>
              <w:top w:val="single" w:sz="12" w:space="0" w:color="auto"/>
              <w:bottom w:val="single" w:sz="6" w:space="0" w:color="auto"/>
            </w:tcBorders>
            <w:shd w:val="clear" w:color="auto" w:fill="F2F2F2"/>
          </w:tcPr>
          <w:p w14:paraId="229C78DA"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D50F52" w14:textId="2CB078E4"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UC</w:t>
            </w:r>
            <w:r>
              <w:rPr>
                <w:rFonts w:ascii="Times New Roman" w:hAnsi="Times New Roman"/>
                <w:color w:val="000000"/>
                <w:sz w:val="24"/>
                <w:szCs w:val="24"/>
              </w:rPr>
              <w:t xml:space="preserve"> 14.1</w:t>
            </w:r>
          </w:p>
        </w:tc>
      </w:tr>
      <w:tr w:rsidR="0063525D" w:rsidRPr="00A85EC0" w14:paraId="64AB6D42" w14:textId="77777777" w:rsidTr="00FF0A3A">
        <w:tc>
          <w:tcPr>
            <w:tcW w:w="1908" w:type="dxa"/>
            <w:tcBorders>
              <w:top w:val="single" w:sz="6" w:space="0" w:color="auto"/>
              <w:bottom w:val="single" w:sz="6" w:space="0" w:color="auto"/>
            </w:tcBorders>
            <w:shd w:val="clear" w:color="auto" w:fill="F2F2F2"/>
          </w:tcPr>
          <w:p w14:paraId="34F94B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AE37FD1" w14:textId="77777777"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Lecturer views course information.</w:t>
            </w:r>
          </w:p>
        </w:tc>
      </w:tr>
      <w:tr w:rsidR="0063525D" w:rsidRPr="00A85EC0" w14:paraId="45982F87" w14:textId="77777777" w:rsidTr="00FF0A3A">
        <w:tc>
          <w:tcPr>
            <w:tcW w:w="1908" w:type="dxa"/>
            <w:tcBorders>
              <w:top w:val="single" w:sz="6" w:space="0" w:color="auto"/>
              <w:bottom w:val="single" w:sz="6" w:space="0" w:color="auto"/>
            </w:tcBorders>
            <w:shd w:val="clear" w:color="auto" w:fill="F2F2F2"/>
          </w:tcPr>
          <w:p w14:paraId="1F8B723E"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43AA7244"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CEE67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116DFE5"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3525D" w:rsidRPr="00A85EC0" w14:paraId="74C2F64C" w14:textId="77777777" w:rsidTr="00FF0A3A">
        <w:tc>
          <w:tcPr>
            <w:tcW w:w="1908" w:type="dxa"/>
            <w:tcBorders>
              <w:top w:val="single" w:sz="6" w:space="0" w:color="auto"/>
              <w:bottom w:val="single" w:sz="6" w:space="0" w:color="auto"/>
            </w:tcBorders>
            <w:shd w:val="clear" w:color="auto" w:fill="F2F2F2"/>
          </w:tcPr>
          <w:p w14:paraId="7A6437FD"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1C4DEF7"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AAA5E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35AACE8E"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3525D" w:rsidRPr="00A85EC0" w14:paraId="48AA65A2" w14:textId="77777777" w:rsidTr="00FF0A3A">
        <w:tc>
          <w:tcPr>
            <w:tcW w:w="2448" w:type="dxa"/>
            <w:gridSpan w:val="2"/>
            <w:tcBorders>
              <w:top w:val="single" w:sz="6" w:space="0" w:color="auto"/>
            </w:tcBorders>
          </w:tcPr>
          <w:p w14:paraId="766FC435"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750" w:type="dxa"/>
            <w:gridSpan w:val="3"/>
            <w:tcBorders>
              <w:top w:val="single" w:sz="6" w:space="0" w:color="auto"/>
            </w:tcBorders>
          </w:tcPr>
          <w:p w14:paraId="38C7162C"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63525D" w:rsidRPr="00A85EC0" w14:paraId="373CA725" w14:textId="77777777" w:rsidTr="00FF0A3A">
        <w:tc>
          <w:tcPr>
            <w:tcW w:w="2448" w:type="dxa"/>
            <w:gridSpan w:val="2"/>
          </w:tcPr>
          <w:p w14:paraId="4C09D4E9"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750" w:type="dxa"/>
            <w:gridSpan w:val="3"/>
          </w:tcPr>
          <w:p w14:paraId="3039DF6A" w14:textId="4AF9E6AB"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3525D" w:rsidRPr="00A85EC0" w14:paraId="18EC4ED9" w14:textId="77777777" w:rsidTr="00FF0A3A">
        <w:tc>
          <w:tcPr>
            <w:tcW w:w="2448" w:type="dxa"/>
            <w:gridSpan w:val="2"/>
          </w:tcPr>
          <w:p w14:paraId="2CE514C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750" w:type="dxa"/>
            <w:gridSpan w:val="3"/>
          </w:tcPr>
          <w:p w14:paraId="6B5AE411" w14:textId="77777777" w:rsidR="0063525D" w:rsidRPr="0063525D" w:rsidRDefault="0063525D" w:rsidP="0063525D">
            <w:pPr>
              <w:spacing w:after="0" w:line="240" w:lineRule="auto"/>
              <w:contextualSpacing/>
              <w:rPr>
                <w:rFonts w:ascii="Times New Roman" w:hAnsi="Times New Roman" w:cs="Times New Roman"/>
                <w:color w:val="000000"/>
                <w:sz w:val="24"/>
                <w:szCs w:val="24"/>
              </w:rPr>
            </w:pPr>
            <w:r w:rsidRPr="0063525D">
              <w:rPr>
                <w:rFonts w:ascii="Times New Roman" w:hAnsi="Times New Roman" w:cs="Times New Roman"/>
                <w:color w:val="000000"/>
                <w:sz w:val="24"/>
                <w:szCs w:val="24"/>
              </w:rPr>
              <w:t>Lecturer enters to Course management page.</w:t>
            </w:r>
          </w:p>
        </w:tc>
      </w:tr>
      <w:tr w:rsidR="0063525D" w:rsidRPr="00A85EC0" w14:paraId="648EFFF0" w14:textId="77777777" w:rsidTr="00FF0A3A">
        <w:trPr>
          <w:trHeight w:val="336"/>
        </w:trPr>
        <w:tc>
          <w:tcPr>
            <w:tcW w:w="2448" w:type="dxa"/>
            <w:gridSpan w:val="2"/>
          </w:tcPr>
          <w:p w14:paraId="3C99993F"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750" w:type="dxa"/>
            <w:gridSpan w:val="3"/>
          </w:tcPr>
          <w:p w14:paraId="6B98EB7D" w14:textId="77777777" w:rsidR="0063525D" w:rsidRPr="00A85EC0" w:rsidRDefault="0063525D" w:rsidP="0063525D">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Lecturer must logged in to the system.</w:t>
            </w:r>
          </w:p>
        </w:tc>
      </w:tr>
      <w:tr w:rsidR="0063525D" w:rsidRPr="00A85EC0" w14:paraId="3D514A5F" w14:textId="77777777" w:rsidTr="00FF0A3A">
        <w:tc>
          <w:tcPr>
            <w:tcW w:w="2448" w:type="dxa"/>
            <w:gridSpan w:val="2"/>
          </w:tcPr>
          <w:p w14:paraId="5CFD78D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750" w:type="dxa"/>
            <w:gridSpan w:val="3"/>
          </w:tcPr>
          <w:p w14:paraId="0310F9F1" w14:textId="5C9F1723" w:rsidR="0063525D" w:rsidRPr="00A85EC0" w:rsidRDefault="0063525D"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sees the course information on the </w:t>
            </w:r>
            <w:r w:rsidR="006761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3525D" w:rsidRPr="00A85EC0" w14:paraId="783A08F4" w14:textId="77777777" w:rsidTr="00FF0A3A">
        <w:tc>
          <w:tcPr>
            <w:tcW w:w="2448" w:type="dxa"/>
            <w:gridSpan w:val="2"/>
          </w:tcPr>
          <w:p w14:paraId="729F04B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750" w:type="dxa"/>
            <w:gridSpan w:val="3"/>
          </w:tcPr>
          <w:p w14:paraId="70130410" w14:textId="77777777"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Lecturer enters to Course management page.</w:t>
            </w:r>
          </w:p>
          <w:p w14:paraId="29C67F9B" w14:textId="690931F3" w:rsidR="00011AE0" w:rsidRDefault="00011AE0"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sz w:val="24"/>
                <w:szCs w:val="24"/>
              </w:rPr>
              <w:t>The system</w:t>
            </w:r>
            <w:r w:rsidRPr="0063525D">
              <w:rPr>
                <w:rFonts w:ascii="Times New Roman" w:hAnsi="Times New Roman" w:cs="Times New Roman"/>
                <w:sz w:val="24"/>
                <w:szCs w:val="24"/>
              </w:rPr>
              <w:t xml:space="preserve"> redirect</w:t>
            </w:r>
            <w:r>
              <w:rPr>
                <w:rFonts w:ascii="Times New Roman" w:hAnsi="Times New Roman" w:cs="Times New Roman"/>
                <w:sz w:val="24"/>
                <w:szCs w:val="24"/>
              </w:rPr>
              <w:t>s</w:t>
            </w:r>
            <w:r w:rsidRPr="0063525D">
              <w:rPr>
                <w:rFonts w:ascii="Times New Roman" w:hAnsi="Times New Roman" w:cs="Times New Roman"/>
                <w:sz w:val="24"/>
                <w:szCs w:val="24"/>
              </w:rPr>
              <w:t xml:space="preserve"> to Course management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48FC0C4" w14:textId="510C089A"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provide all semester on Course management page.</w:t>
            </w:r>
          </w:p>
          <w:p w14:paraId="5984C808" w14:textId="4BFF55FA"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5FAB5F1" w14:textId="2481829F"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22D2FE" w14:textId="0B13DEF9"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taught by finding from lecturer ID.</w:t>
            </w:r>
          </w:p>
          <w:p w14:paraId="6905181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Lecturer selects a course that want to view.</w:t>
            </w:r>
          </w:p>
          <w:p w14:paraId="10B0E18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p>
          <w:p w14:paraId="6CC880A8" w14:textId="3D2C1E98"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62FCA8F6" w14:textId="3D26EBC8" w:rsidR="0063525D" w:rsidRPr="00A85EC0" w:rsidRDefault="0063525D" w:rsidP="00130738">
            <w:pPr>
              <w:numPr>
                <w:ilvl w:val="0"/>
                <w:numId w:val="38"/>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1EACFFE" w14:textId="77777777" w:rsidR="0063525D" w:rsidRPr="00A85EC0" w:rsidRDefault="0063525D" w:rsidP="0063525D">
            <w:pPr>
              <w:spacing w:after="0" w:line="240" w:lineRule="auto"/>
              <w:ind w:left="540"/>
              <w:contextualSpacing/>
              <w:rPr>
                <w:rFonts w:ascii="Times New Roman" w:hAnsi="Times New Roman" w:cs="Times New Roman"/>
                <w:sz w:val="24"/>
                <w:szCs w:val="24"/>
              </w:rPr>
            </w:pPr>
          </w:p>
        </w:tc>
      </w:tr>
      <w:tr w:rsidR="0063525D" w:rsidRPr="00A85EC0" w14:paraId="79C80E7D" w14:textId="77777777" w:rsidTr="00FF0A3A">
        <w:tc>
          <w:tcPr>
            <w:tcW w:w="2448" w:type="dxa"/>
            <w:gridSpan w:val="2"/>
          </w:tcPr>
          <w:p w14:paraId="657675FE" w14:textId="39E2E8DC" w:rsidR="0063525D" w:rsidRPr="00A85EC0" w:rsidRDefault="0063525D" w:rsidP="0063525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750" w:type="dxa"/>
            <w:gridSpan w:val="3"/>
          </w:tcPr>
          <w:p w14:paraId="0C998D22" w14:textId="77777777" w:rsidR="0063525D" w:rsidRPr="00A85EC0" w:rsidRDefault="0063525D" w:rsidP="0063525D">
            <w:pPr>
              <w:pStyle w:val="Hints"/>
              <w:rPr>
                <w:rFonts w:ascii="Times New Roman" w:hAnsi="Times New Roman"/>
                <w:color w:val="000000"/>
                <w:sz w:val="24"/>
                <w:szCs w:val="24"/>
              </w:rPr>
            </w:pPr>
            <w:r>
              <w:rPr>
                <w:rFonts w:ascii="Times New Roman" w:hAnsi="Times New Roman"/>
                <w:color w:val="000000"/>
                <w:sz w:val="24"/>
                <w:szCs w:val="24"/>
              </w:rPr>
              <w:t>N/A</w:t>
            </w:r>
          </w:p>
        </w:tc>
      </w:tr>
      <w:tr w:rsidR="0063525D" w:rsidRPr="00A85EC0" w14:paraId="0F0E3DC6" w14:textId="77777777" w:rsidTr="00FF0A3A">
        <w:tc>
          <w:tcPr>
            <w:tcW w:w="2448" w:type="dxa"/>
            <w:gridSpan w:val="2"/>
          </w:tcPr>
          <w:p w14:paraId="0AE0DA0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750" w:type="dxa"/>
            <w:gridSpan w:val="3"/>
          </w:tcPr>
          <w:p w14:paraId="6F18374B"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6F0E4005" w14:textId="77777777" w:rsidTr="00FF0A3A">
        <w:tc>
          <w:tcPr>
            <w:tcW w:w="2448" w:type="dxa"/>
            <w:gridSpan w:val="2"/>
          </w:tcPr>
          <w:p w14:paraId="30647C6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750" w:type="dxa"/>
            <w:gridSpan w:val="3"/>
          </w:tcPr>
          <w:p w14:paraId="1A05E426"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5D60CC41" w14:textId="77777777" w:rsidTr="00FF0A3A">
        <w:tc>
          <w:tcPr>
            <w:tcW w:w="2448" w:type="dxa"/>
            <w:gridSpan w:val="2"/>
          </w:tcPr>
          <w:p w14:paraId="10BB0531"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Frequency of Use:</w:t>
            </w:r>
          </w:p>
        </w:tc>
        <w:tc>
          <w:tcPr>
            <w:tcW w:w="6750" w:type="dxa"/>
            <w:gridSpan w:val="3"/>
          </w:tcPr>
          <w:p w14:paraId="71C2E890"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3525D" w:rsidRPr="00A85EC0" w14:paraId="570181F5" w14:textId="77777777" w:rsidTr="00FF0A3A">
        <w:tc>
          <w:tcPr>
            <w:tcW w:w="2448" w:type="dxa"/>
            <w:gridSpan w:val="2"/>
          </w:tcPr>
          <w:p w14:paraId="6588C1D6"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750" w:type="dxa"/>
            <w:gridSpan w:val="3"/>
          </w:tcPr>
          <w:p w14:paraId="4A8121FB"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3525D" w:rsidRPr="00A85EC0" w14:paraId="7A3D7581" w14:textId="77777777" w:rsidTr="00FF0A3A">
        <w:tc>
          <w:tcPr>
            <w:tcW w:w="2448" w:type="dxa"/>
            <w:gridSpan w:val="2"/>
          </w:tcPr>
          <w:p w14:paraId="6FE383C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750" w:type="dxa"/>
            <w:gridSpan w:val="3"/>
          </w:tcPr>
          <w:p w14:paraId="06440341"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2D1CC1A" w14:textId="77777777" w:rsidR="0063525D" w:rsidRDefault="0063525D" w:rsidP="0063525D">
      <w:pPr>
        <w:spacing w:before="240" w:after="0" w:line="240" w:lineRule="auto"/>
        <w:jc w:val="thaiDistribute"/>
        <w:rPr>
          <w:rFonts w:ascii="Times New Roman" w:hAnsi="Times New Roman" w:cs="Times New Roman"/>
          <w:b/>
          <w:bCs/>
          <w:sz w:val="24"/>
          <w:szCs w:val="24"/>
        </w:rPr>
      </w:pPr>
    </w:p>
    <w:p w14:paraId="658FCD32" w14:textId="61E035B0" w:rsidR="0063525D" w:rsidRPr="00115F1A" w:rsidRDefault="00011AE0" w:rsidP="0063525D">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14.1</w:t>
      </w:r>
      <w:r w:rsidR="0063525D" w:rsidRPr="00115F1A">
        <w:rPr>
          <w:rFonts w:ascii="Times New Roman" w:hAnsi="Times New Roman" w:cs="Times New Roman"/>
          <w:b/>
          <w:bCs/>
          <w:sz w:val="29"/>
          <w:szCs w:val="29"/>
        </w:rPr>
        <w:t xml:space="preserve"> Lecturer can view courses information. </w:t>
      </w:r>
    </w:p>
    <w:p w14:paraId="58BFE981" w14:textId="58C42D49" w:rsidR="0063525D" w:rsidRPr="00A85EC0" w:rsidRDefault="0063525D" w:rsidP="0063525D">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view a course information into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56DDABF" w14:textId="77777777" w:rsidR="0063525D" w:rsidRPr="00A85EC0" w:rsidRDefault="0063525D" w:rsidP="0063525D">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26DA5E7"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3828AEC"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r w:rsidRPr="00A85EC0">
        <w:rPr>
          <w:rFonts w:ascii="Times New Roman" w:hAnsi="Times New Roman" w:cs="Times New Roman"/>
          <w:sz w:val="24"/>
          <w:szCs w:val="24"/>
        </w:rPr>
        <w:t>None</w:t>
      </w:r>
    </w:p>
    <w:p w14:paraId="7218713F" w14:textId="77777777" w:rsidR="0063525D" w:rsidRPr="00A85EC0" w:rsidRDefault="0063525D" w:rsidP="0063525D">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634D9CB" w14:textId="180A0B17"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Lecturer enters to Course management page.</w:t>
      </w:r>
    </w:p>
    <w:p w14:paraId="0D1FB768" w14:textId="14942F1E" w:rsid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4582488" w14:textId="2A2F6E92"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Lecturer selects a course that want to view</w:t>
      </w:r>
      <w:r>
        <w:rPr>
          <w:rFonts w:ascii="Times New Roman" w:hAnsi="Times New Roman" w:cs="Times New Roman"/>
          <w:color w:val="000000"/>
          <w:sz w:val="24"/>
          <w:szCs w:val="24"/>
        </w:rPr>
        <w:t>.</w:t>
      </w:r>
    </w:p>
    <w:p w14:paraId="457E96C7" w14:textId="79CE5415" w:rsidR="00011AE0" w:rsidRDefault="00011AE0" w:rsidP="00F84BD4">
      <w:pPr>
        <w:numPr>
          <w:ilvl w:val="0"/>
          <w:numId w:val="37"/>
        </w:numPr>
        <w:spacing w:after="0" w:line="240" w:lineRule="auto"/>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r>
        <w:rPr>
          <w:rFonts w:ascii="Times New Roman" w:hAnsi="Times New Roman" w:cs="Times New Roman"/>
          <w:sz w:val="24"/>
          <w:szCs w:val="24"/>
        </w:rPr>
        <w:t>.</w:t>
      </w:r>
    </w:p>
    <w:p w14:paraId="04940688" w14:textId="77777777" w:rsidR="00724F66" w:rsidRDefault="00724F66" w:rsidP="00BE4898">
      <w:pPr>
        <w:spacing w:after="0" w:line="240" w:lineRule="auto"/>
        <w:contextualSpacing/>
        <w:rPr>
          <w:rFonts w:ascii="Times New Roman" w:hAnsi="Times New Roman" w:cs="Times New Roman"/>
          <w:sz w:val="24"/>
          <w:szCs w:val="24"/>
        </w:rPr>
      </w:pPr>
    </w:p>
    <w:p w14:paraId="3DCB48E0" w14:textId="77777777" w:rsidR="00724F66" w:rsidRDefault="00724F66" w:rsidP="00BE4898">
      <w:pPr>
        <w:spacing w:after="0" w:line="240" w:lineRule="auto"/>
        <w:contextualSpacing/>
        <w:rPr>
          <w:rFonts w:ascii="Times New Roman" w:hAnsi="Times New Roman" w:cs="Times New Roman"/>
          <w:sz w:val="24"/>
          <w:szCs w:val="24"/>
        </w:rPr>
      </w:pPr>
    </w:p>
    <w:p w14:paraId="3AB79F6E" w14:textId="25855D20" w:rsidR="00724F66" w:rsidRDefault="00724F66" w:rsidP="00BE4898">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 xml:space="preserve">AC-14.1 </w:t>
      </w:r>
      <w:r w:rsidRPr="00115F1A">
        <w:rPr>
          <w:rFonts w:ascii="Times New Roman" w:hAnsi="Times New Roman" w:cs="Times New Roman"/>
          <w:b/>
          <w:bCs/>
          <w:sz w:val="29"/>
          <w:szCs w:val="29"/>
        </w:rPr>
        <w:t>Lecturer can view courses information.</w:t>
      </w:r>
    </w:p>
    <w:p w14:paraId="085268B3" w14:textId="17340B4A" w:rsidR="00724F66" w:rsidRDefault="00724F66" w:rsidP="00BE4898">
      <w:pPr>
        <w:spacing w:after="0" w:line="240" w:lineRule="auto"/>
        <w:contextualSpacing/>
        <w:rPr>
          <w:rFonts w:ascii="Times New Roman" w:hAnsi="Times New Roman" w:cs="Times New Roman"/>
          <w:b/>
          <w:bCs/>
          <w:sz w:val="29"/>
          <w:szCs w:val="29"/>
        </w:rPr>
      </w:pPr>
      <w:del w:id="203" w:author="KKD Windows Se7en V1" w:date="2014-07-25T00:32:00Z">
        <w:r w:rsidRPr="00BE4898" w:rsidDel="009E3635">
          <w:rPr>
            <w:rFonts w:ascii="Times New Roman" w:hAnsi="Times New Roman" w:cs="Times New Roman"/>
            <w:b/>
            <w:bCs/>
            <w:noProof/>
            <w:sz w:val="29"/>
            <w:szCs w:val="29"/>
            <w:rPrChange w:id="204" w:author="Unknown">
              <w:rPr>
                <w:noProof/>
              </w:rPr>
            </w:rPrChange>
          </w:rPr>
          <w:drawing>
            <wp:anchor distT="0" distB="0" distL="114300" distR="114300" simplePos="0" relativeHeight="251692032" behindDoc="1" locked="0" layoutInCell="1" allowOverlap="1" wp14:anchorId="0A06179E" wp14:editId="42A1C78F">
              <wp:simplePos x="0" y="0"/>
              <wp:positionH relativeFrom="margin">
                <wp:align>center</wp:align>
              </wp:positionH>
              <wp:positionV relativeFrom="paragraph">
                <wp:posOffset>147955</wp:posOffset>
              </wp:positionV>
              <wp:extent cx="2295525" cy="44196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14.png"/>
                      <pic:cNvPicPr/>
                    </pic:nvPicPr>
                    <pic:blipFill>
                      <a:blip r:embed="rId56">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del>
    </w:p>
    <w:p w14:paraId="5C875DDD" w14:textId="62EA57E1" w:rsidR="00724F66" w:rsidRPr="00BE4898" w:rsidRDefault="00273462" w:rsidP="00BE4898">
      <w:pPr>
        <w:spacing w:after="0" w:line="240" w:lineRule="auto"/>
        <w:contextualSpacing/>
        <w:rPr>
          <w:rFonts w:ascii="Times New Roman" w:hAnsi="Times New Roman" w:cs="Times New Roman"/>
          <w:b/>
          <w:bCs/>
          <w:sz w:val="29"/>
          <w:szCs w:val="29"/>
        </w:rPr>
      </w:pPr>
      <w:ins w:id="205" w:author="KKD Windows Se7en V1" w:date="2014-07-25T00:42:00Z">
        <w:r>
          <w:rPr>
            <w:rFonts w:ascii="Times New Roman" w:hAnsi="Times New Roman" w:cs="Times New Roman"/>
            <w:noProof/>
            <w:sz w:val="24"/>
            <w:szCs w:val="24"/>
            <w:rPrChange w:id="206" w:author="Unknown">
              <w:rPr>
                <w:noProof/>
              </w:rPr>
            </w:rPrChange>
          </w:rPr>
          <w:drawing>
            <wp:anchor distT="0" distB="0" distL="114300" distR="114300" simplePos="0" relativeHeight="251742208" behindDoc="1" locked="0" layoutInCell="1" allowOverlap="1" wp14:anchorId="6F19C9DA" wp14:editId="27C033F7">
              <wp:simplePos x="0" y="0"/>
              <wp:positionH relativeFrom="margin">
                <wp:align>center</wp:align>
              </wp:positionH>
              <wp:positionV relativeFrom="paragraph">
                <wp:posOffset>98425</wp:posOffset>
              </wp:positionV>
              <wp:extent cx="2295525" cy="4419600"/>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14.png"/>
                      <pic:cNvPicPr/>
                    </pic:nvPicPr>
                    <pic:blipFill>
                      <a:blip r:embed="rId57">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ins>
    </w:p>
    <w:p w14:paraId="316C0193" w14:textId="31068A09" w:rsidR="00724F66" w:rsidRDefault="00724F66" w:rsidP="00BE4898">
      <w:pPr>
        <w:spacing w:after="0" w:line="240" w:lineRule="auto"/>
        <w:contextualSpacing/>
        <w:rPr>
          <w:rFonts w:ascii="Times New Roman" w:hAnsi="Times New Roman" w:cs="Times New Roman"/>
          <w:sz w:val="24"/>
          <w:szCs w:val="24"/>
        </w:rPr>
      </w:pPr>
    </w:p>
    <w:p w14:paraId="17852A3D" w14:textId="77777777" w:rsidR="00724F66" w:rsidRDefault="00724F66" w:rsidP="00BE4898">
      <w:pPr>
        <w:spacing w:after="0" w:line="240" w:lineRule="auto"/>
        <w:contextualSpacing/>
        <w:rPr>
          <w:rFonts w:ascii="Times New Roman" w:hAnsi="Times New Roman" w:cs="Times New Roman"/>
          <w:sz w:val="24"/>
          <w:szCs w:val="24"/>
        </w:rPr>
      </w:pPr>
    </w:p>
    <w:p w14:paraId="6AB224B9" w14:textId="77777777" w:rsidR="00724F66" w:rsidRDefault="00724F66" w:rsidP="00BE4898">
      <w:pPr>
        <w:spacing w:after="0" w:line="240" w:lineRule="auto"/>
        <w:contextualSpacing/>
        <w:rPr>
          <w:rFonts w:ascii="Times New Roman" w:hAnsi="Times New Roman" w:cs="Times New Roman"/>
          <w:sz w:val="24"/>
          <w:szCs w:val="24"/>
        </w:rPr>
      </w:pPr>
    </w:p>
    <w:p w14:paraId="4F37C0BF" w14:textId="77777777" w:rsidR="00724F66" w:rsidRDefault="00724F66" w:rsidP="00BE4898">
      <w:pPr>
        <w:spacing w:after="0" w:line="240" w:lineRule="auto"/>
        <w:contextualSpacing/>
        <w:rPr>
          <w:rFonts w:ascii="Times New Roman" w:hAnsi="Times New Roman" w:cs="Times New Roman"/>
          <w:sz w:val="24"/>
          <w:szCs w:val="24"/>
        </w:rPr>
      </w:pPr>
    </w:p>
    <w:p w14:paraId="28EA3CAD" w14:textId="77777777" w:rsidR="00724F66" w:rsidRDefault="00724F66" w:rsidP="00BE4898">
      <w:pPr>
        <w:spacing w:after="0" w:line="240" w:lineRule="auto"/>
        <w:contextualSpacing/>
        <w:rPr>
          <w:rFonts w:ascii="Times New Roman" w:hAnsi="Times New Roman" w:cs="Times New Roman"/>
          <w:sz w:val="24"/>
          <w:szCs w:val="24"/>
        </w:rPr>
      </w:pPr>
    </w:p>
    <w:p w14:paraId="3D2671CB" w14:textId="77777777" w:rsidR="00724F66" w:rsidRDefault="00724F66" w:rsidP="00BE4898">
      <w:pPr>
        <w:spacing w:after="0" w:line="240" w:lineRule="auto"/>
        <w:contextualSpacing/>
        <w:rPr>
          <w:rFonts w:ascii="Times New Roman" w:hAnsi="Times New Roman" w:cs="Times New Roman"/>
          <w:sz w:val="24"/>
          <w:szCs w:val="24"/>
        </w:rPr>
      </w:pPr>
    </w:p>
    <w:p w14:paraId="06E85463" w14:textId="77777777" w:rsidR="00724F66" w:rsidRDefault="00724F66" w:rsidP="00BE4898">
      <w:pPr>
        <w:spacing w:after="0" w:line="240" w:lineRule="auto"/>
        <w:contextualSpacing/>
        <w:rPr>
          <w:rFonts w:ascii="Times New Roman" w:hAnsi="Times New Roman" w:cs="Times New Roman"/>
          <w:sz w:val="24"/>
          <w:szCs w:val="24"/>
        </w:rPr>
      </w:pPr>
    </w:p>
    <w:p w14:paraId="19FA1310" w14:textId="77777777" w:rsidR="00724F66" w:rsidRDefault="00724F66" w:rsidP="00BE4898">
      <w:pPr>
        <w:spacing w:after="0" w:line="240" w:lineRule="auto"/>
        <w:contextualSpacing/>
        <w:rPr>
          <w:rFonts w:ascii="Times New Roman" w:hAnsi="Times New Roman" w:cs="Times New Roman"/>
          <w:sz w:val="24"/>
          <w:szCs w:val="24"/>
        </w:rPr>
      </w:pPr>
    </w:p>
    <w:p w14:paraId="29BA1006" w14:textId="77777777" w:rsidR="00724F66" w:rsidRDefault="00724F66" w:rsidP="00BE4898">
      <w:pPr>
        <w:spacing w:after="0" w:line="240" w:lineRule="auto"/>
        <w:contextualSpacing/>
        <w:rPr>
          <w:rFonts w:ascii="Times New Roman" w:hAnsi="Times New Roman" w:cs="Times New Roman"/>
          <w:sz w:val="24"/>
          <w:szCs w:val="24"/>
        </w:rPr>
      </w:pPr>
    </w:p>
    <w:p w14:paraId="62058D65" w14:textId="77777777" w:rsidR="00724F66" w:rsidRDefault="00724F66" w:rsidP="00BE4898">
      <w:pPr>
        <w:spacing w:after="0" w:line="240" w:lineRule="auto"/>
        <w:contextualSpacing/>
        <w:rPr>
          <w:rFonts w:ascii="Times New Roman" w:hAnsi="Times New Roman" w:cs="Times New Roman"/>
          <w:sz w:val="24"/>
          <w:szCs w:val="24"/>
        </w:rPr>
      </w:pPr>
    </w:p>
    <w:p w14:paraId="0A0E4605" w14:textId="77777777" w:rsidR="00724F66" w:rsidRDefault="00724F66" w:rsidP="00BE4898">
      <w:pPr>
        <w:spacing w:after="0" w:line="240" w:lineRule="auto"/>
        <w:contextualSpacing/>
        <w:rPr>
          <w:rFonts w:ascii="Times New Roman" w:hAnsi="Times New Roman" w:cs="Times New Roman"/>
          <w:sz w:val="24"/>
          <w:szCs w:val="24"/>
        </w:rPr>
      </w:pPr>
    </w:p>
    <w:p w14:paraId="60A0D7A0" w14:textId="77777777" w:rsidR="00724F66" w:rsidRDefault="00724F66" w:rsidP="00BE4898">
      <w:pPr>
        <w:spacing w:after="0" w:line="240" w:lineRule="auto"/>
        <w:contextualSpacing/>
        <w:rPr>
          <w:rFonts w:ascii="Times New Roman" w:hAnsi="Times New Roman" w:cs="Times New Roman"/>
          <w:sz w:val="24"/>
          <w:szCs w:val="24"/>
        </w:rPr>
      </w:pPr>
    </w:p>
    <w:p w14:paraId="157CFC9B" w14:textId="77777777" w:rsidR="00724F66" w:rsidRDefault="00724F66" w:rsidP="00BE4898">
      <w:pPr>
        <w:spacing w:after="0" w:line="240" w:lineRule="auto"/>
        <w:contextualSpacing/>
        <w:rPr>
          <w:rFonts w:ascii="Times New Roman" w:hAnsi="Times New Roman" w:cs="Times New Roman"/>
          <w:sz w:val="24"/>
          <w:szCs w:val="24"/>
        </w:rPr>
      </w:pPr>
    </w:p>
    <w:p w14:paraId="76F373DD" w14:textId="77777777" w:rsidR="00724F66" w:rsidRDefault="00724F66" w:rsidP="00BE4898">
      <w:pPr>
        <w:spacing w:after="0" w:line="240" w:lineRule="auto"/>
        <w:contextualSpacing/>
        <w:rPr>
          <w:rFonts w:ascii="Times New Roman" w:hAnsi="Times New Roman" w:cs="Times New Roman"/>
          <w:sz w:val="24"/>
          <w:szCs w:val="24"/>
        </w:rPr>
      </w:pPr>
    </w:p>
    <w:p w14:paraId="74B0CFE8" w14:textId="77777777" w:rsidR="00724F66" w:rsidRDefault="00724F66" w:rsidP="00BE4898">
      <w:pPr>
        <w:spacing w:after="0" w:line="240" w:lineRule="auto"/>
        <w:contextualSpacing/>
        <w:rPr>
          <w:rFonts w:ascii="Times New Roman" w:hAnsi="Times New Roman" w:cs="Times New Roman"/>
          <w:sz w:val="24"/>
          <w:szCs w:val="24"/>
        </w:rPr>
      </w:pPr>
    </w:p>
    <w:p w14:paraId="3E24E367" w14:textId="77777777" w:rsidR="00724F66" w:rsidRDefault="00724F66" w:rsidP="00BE4898">
      <w:pPr>
        <w:spacing w:after="0" w:line="240" w:lineRule="auto"/>
        <w:contextualSpacing/>
        <w:rPr>
          <w:rFonts w:ascii="Times New Roman" w:hAnsi="Times New Roman" w:cs="Times New Roman"/>
          <w:sz w:val="24"/>
          <w:szCs w:val="24"/>
        </w:rPr>
      </w:pPr>
    </w:p>
    <w:p w14:paraId="2834C474" w14:textId="77777777" w:rsidR="00724F66" w:rsidRDefault="00724F66" w:rsidP="00BE4898">
      <w:pPr>
        <w:spacing w:after="0" w:line="240" w:lineRule="auto"/>
        <w:contextualSpacing/>
        <w:rPr>
          <w:rFonts w:ascii="Times New Roman" w:hAnsi="Times New Roman" w:cs="Times New Roman"/>
          <w:sz w:val="24"/>
          <w:szCs w:val="24"/>
        </w:rPr>
      </w:pPr>
    </w:p>
    <w:p w14:paraId="0B616E69" w14:textId="77777777" w:rsidR="00724F66" w:rsidRDefault="00724F66" w:rsidP="00BE4898">
      <w:pPr>
        <w:spacing w:after="0" w:line="240" w:lineRule="auto"/>
        <w:contextualSpacing/>
        <w:rPr>
          <w:rFonts w:ascii="Times New Roman" w:hAnsi="Times New Roman" w:cs="Times New Roman"/>
          <w:sz w:val="24"/>
          <w:szCs w:val="24"/>
        </w:rPr>
      </w:pPr>
    </w:p>
    <w:p w14:paraId="33D56493" w14:textId="77777777" w:rsidR="00724F66" w:rsidRDefault="00724F66" w:rsidP="00BE4898">
      <w:pPr>
        <w:spacing w:after="0" w:line="240" w:lineRule="auto"/>
        <w:contextualSpacing/>
        <w:rPr>
          <w:rFonts w:ascii="Times New Roman" w:hAnsi="Times New Roman" w:cs="Times New Roman"/>
          <w:sz w:val="24"/>
          <w:szCs w:val="24"/>
        </w:rPr>
      </w:pPr>
    </w:p>
    <w:p w14:paraId="1C80183F" w14:textId="77777777" w:rsidR="00724F66" w:rsidRDefault="00724F66" w:rsidP="00BE4898">
      <w:pPr>
        <w:spacing w:after="0" w:line="240" w:lineRule="auto"/>
        <w:contextualSpacing/>
        <w:rPr>
          <w:rFonts w:ascii="Times New Roman" w:hAnsi="Times New Roman" w:cs="Times New Roman"/>
          <w:sz w:val="24"/>
          <w:szCs w:val="24"/>
        </w:rPr>
      </w:pPr>
    </w:p>
    <w:p w14:paraId="792EEF3E" w14:textId="77777777" w:rsidR="00724F66" w:rsidRDefault="00724F66" w:rsidP="00BE4898">
      <w:pPr>
        <w:spacing w:after="0" w:line="240" w:lineRule="auto"/>
        <w:contextualSpacing/>
        <w:rPr>
          <w:rFonts w:ascii="Times New Roman" w:hAnsi="Times New Roman" w:cs="Times New Roman"/>
          <w:sz w:val="24"/>
          <w:szCs w:val="24"/>
        </w:rPr>
      </w:pPr>
    </w:p>
    <w:p w14:paraId="189D0CDF" w14:textId="77777777" w:rsidR="00724F66" w:rsidRDefault="00724F66" w:rsidP="00BE4898">
      <w:pPr>
        <w:spacing w:after="0" w:line="240" w:lineRule="auto"/>
        <w:contextualSpacing/>
        <w:rPr>
          <w:rFonts w:ascii="Times New Roman" w:hAnsi="Times New Roman" w:cs="Times New Roman"/>
          <w:sz w:val="24"/>
          <w:szCs w:val="24"/>
        </w:rPr>
      </w:pPr>
    </w:p>
    <w:p w14:paraId="5C03777D" w14:textId="77777777" w:rsidR="00724F66" w:rsidRDefault="00724F66" w:rsidP="00BE4898">
      <w:pPr>
        <w:spacing w:after="0" w:line="240" w:lineRule="auto"/>
        <w:contextualSpacing/>
        <w:rPr>
          <w:rFonts w:ascii="Times New Roman" w:hAnsi="Times New Roman" w:cs="Times New Roman"/>
          <w:sz w:val="24"/>
          <w:szCs w:val="24"/>
        </w:rPr>
      </w:pPr>
    </w:p>
    <w:p w14:paraId="0C0BE442" w14:textId="77777777" w:rsidR="00724F66" w:rsidRDefault="00724F66" w:rsidP="00BE4898">
      <w:pPr>
        <w:spacing w:after="0" w:line="240" w:lineRule="auto"/>
        <w:contextualSpacing/>
        <w:rPr>
          <w:rFonts w:ascii="Times New Roman" w:hAnsi="Times New Roman" w:cs="Times New Roman"/>
          <w:sz w:val="24"/>
          <w:szCs w:val="24"/>
        </w:rPr>
      </w:pPr>
    </w:p>
    <w:p w14:paraId="6271F2FD" w14:textId="77777777" w:rsidR="00724F66" w:rsidRPr="00011AE0" w:rsidRDefault="00724F66" w:rsidP="00BE4898">
      <w:pPr>
        <w:spacing w:after="0" w:line="240" w:lineRule="auto"/>
        <w:contextualSpacing/>
        <w:rPr>
          <w:rFonts w:ascii="Times New Roman" w:hAnsi="Times New Roman" w:cs="Times New Roman"/>
          <w:sz w:val="24"/>
          <w:szCs w:val="24"/>
        </w:rPr>
      </w:pPr>
    </w:p>
    <w:p w14:paraId="78E85A4C" w14:textId="177C5542" w:rsidR="0063525D" w:rsidRPr="00A85EC0" w:rsidRDefault="0063525D" w:rsidP="00011AE0">
      <w:pPr>
        <w:spacing w:before="240" w:after="0" w:line="240" w:lineRule="auto"/>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Requirement Spec</w:t>
      </w:r>
      <w:r w:rsidR="00011AE0">
        <w:rPr>
          <w:rFonts w:ascii="Times New Roman" w:hAnsi="Times New Roman" w:cs="Times New Roman"/>
          <w:b/>
          <w:bCs/>
          <w:sz w:val="29"/>
          <w:szCs w:val="29"/>
        </w:rPr>
        <w:t>ification of URS 14.1</w:t>
      </w:r>
    </w:p>
    <w:p w14:paraId="04DD16F1" w14:textId="270E55FE" w:rsid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management page on the mobile application.</w:t>
      </w:r>
    </w:p>
    <w:p w14:paraId="36579FD6" w14:textId="14F2D2D4" w:rsidR="00011AE0"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30C5D360" w14:textId="34DECE3B"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0063525D" w:rsidRPr="0063525D">
        <w:rPr>
          <w:rFonts w:ascii="Times New Roman" w:hAnsi="Times New Roman" w:cs="Times New Roman"/>
          <w:b/>
          <w:bCs/>
          <w:sz w:val="24"/>
          <w:szCs w:val="24"/>
        </w:rPr>
        <w:t xml:space="preserve">: </w:t>
      </w:r>
      <w:r w:rsidR="0063525D"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0063525D"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which were taught by finding from lecturer ID.</w:t>
      </w:r>
    </w:p>
    <w:p w14:paraId="304AC9B7" w14:textId="56841EB3"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40294207" w14:textId="7E85F159"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including course name, course credit, course description, lecturer name, a list of students in the course.</w:t>
      </w:r>
    </w:p>
    <w:p w14:paraId="09D6EA80" w14:textId="384D26EA" w:rsidR="0063525D" w:rsidRPr="0063525D" w:rsidRDefault="00011AE0" w:rsidP="0013073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0063525D" w:rsidRPr="0063525D">
        <w:rPr>
          <w:rStyle w:val="Heading2Char"/>
          <w:rFonts w:ascii="Times New Roman" w:hAnsi="Times New Roman" w:cs="Times New Roman"/>
          <w:b/>
          <w:bCs/>
          <w:color w:val="000000"/>
          <w:sz w:val="24"/>
          <w:szCs w:val="24"/>
        </w:rPr>
        <w:t>:</w:t>
      </w:r>
      <w:r w:rsidR="0063525D" w:rsidRPr="0063525D">
        <w:rPr>
          <w:rFonts w:ascii="Times New Roman" w:hAnsi="Times New Roman" w:cs="Times New Roman"/>
          <w:sz w:val="24"/>
          <w:szCs w:val="24"/>
        </w:rPr>
        <w:t xml:space="preserve"> The system shall </w:t>
      </w:r>
      <w:r w:rsidR="0063525D" w:rsidRPr="0063525D">
        <w:rPr>
          <w:rFonts w:ascii="Times New Roman" w:eastAsia="Pontano Sans" w:hAnsi="Times New Roman" w:cs="Times New Roman"/>
          <w:sz w:val="24"/>
          <w:szCs w:val="24"/>
        </w:rPr>
        <w:t>fetch</w:t>
      </w:r>
      <w:r w:rsidR="0063525D"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14EEEFD1" w14:textId="77777777" w:rsidR="0063525D" w:rsidRPr="0063525D" w:rsidRDefault="0063525D" w:rsidP="0063525D">
      <w:pPr>
        <w:spacing w:after="0" w:line="240" w:lineRule="auto"/>
        <w:ind w:left="720"/>
        <w:jc w:val="thaiDistribute"/>
        <w:rPr>
          <w:rFonts w:ascii="Times New Roman" w:hAnsi="Times New Roman" w:cs="Times New Roman"/>
          <w:sz w:val="24"/>
          <w:szCs w:val="24"/>
        </w:rPr>
      </w:pPr>
    </w:p>
    <w:p w14:paraId="3A89883B" w14:textId="77777777" w:rsidR="0063525D" w:rsidRDefault="0063525D" w:rsidP="0063525D"/>
    <w:p w14:paraId="6674DBBA" w14:textId="77777777" w:rsidR="00724F66" w:rsidRDefault="00724F66" w:rsidP="0063525D"/>
    <w:p w14:paraId="2C1E621C" w14:textId="77777777" w:rsidR="00724F66" w:rsidRDefault="00724F66" w:rsidP="0063525D"/>
    <w:p w14:paraId="24A6A976" w14:textId="77777777" w:rsidR="00724F66" w:rsidRDefault="00724F66" w:rsidP="0063525D"/>
    <w:p w14:paraId="28BFCCD0" w14:textId="77777777" w:rsidR="00724F66" w:rsidRDefault="00724F66" w:rsidP="0063525D"/>
    <w:p w14:paraId="61212333" w14:textId="77777777" w:rsidR="00724F66" w:rsidRDefault="00724F66" w:rsidP="0063525D"/>
    <w:p w14:paraId="4F503AFC" w14:textId="77777777" w:rsidR="00724F66" w:rsidRDefault="00724F66" w:rsidP="0063525D"/>
    <w:p w14:paraId="53F3BF1F" w14:textId="77777777" w:rsidR="00724F66" w:rsidRDefault="00724F66" w:rsidP="0063525D"/>
    <w:p w14:paraId="48F7DF7A" w14:textId="77777777" w:rsidR="00724F66" w:rsidRDefault="00724F66" w:rsidP="0063525D"/>
    <w:p w14:paraId="684535A4" w14:textId="77777777" w:rsidR="00724F66" w:rsidRDefault="00724F66" w:rsidP="0063525D"/>
    <w:p w14:paraId="4227CB1D" w14:textId="77777777" w:rsidR="00724F66" w:rsidRDefault="00724F66" w:rsidP="0063525D"/>
    <w:p w14:paraId="0BA7FF04" w14:textId="77777777" w:rsidR="00724F66" w:rsidRDefault="00724F66" w:rsidP="0063525D"/>
    <w:p w14:paraId="46EEEA02" w14:textId="77777777" w:rsidR="00724F66" w:rsidRDefault="00724F66" w:rsidP="0063525D"/>
    <w:p w14:paraId="56943959" w14:textId="77777777" w:rsidR="00724F66" w:rsidRDefault="00724F66" w:rsidP="0063525D"/>
    <w:p w14:paraId="0F68F762" w14:textId="77777777" w:rsidR="00724F66" w:rsidRDefault="00724F66" w:rsidP="0063525D"/>
    <w:p w14:paraId="48E71B3B" w14:textId="77777777" w:rsidR="00724F66" w:rsidRDefault="00724F66" w:rsidP="0063525D"/>
    <w:p w14:paraId="650C7BDA" w14:textId="77777777" w:rsidR="00724F66" w:rsidRDefault="00724F66" w:rsidP="0063525D"/>
    <w:p w14:paraId="2AF836BC" w14:textId="77777777" w:rsidR="00724F66" w:rsidRDefault="00724F66" w:rsidP="0063525D"/>
    <w:p w14:paraId="0F588A4A" w14:textId="77777777" w:rsidR="00724F66" w:rsidRDefault="00724F66" w:rsidP="0063525D"/>
    <w:p w14:paraId="52BDF101" w14:textId="77777777" w:rsidR="00724F66" w:rsidRDefault="00724F66" w:rsidP="0063525D"/>
    <w:p w14:paraId="5BD38F13" w14:textId="77777777" w:rsidR="00724F66" w:rsidRPr="0063525D" w:rsidRDefault="00724F66" w:rsidP="0063525D"/>
    <w:p w14:paraId="7BB6FE8D" w14:textId="011A69C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4.15</w:t>
      </w:r>
      <w:r w:rsidR="0042396D" w:rsidRPr="008E76FF">
        <w:rPr>
          <w:rFonts w:ascii="Times New Roman" w:hAnsi="Times New Roman" w:cs="Times New Roman"/>
          <w:b/>
          <w:bCs/>
          <w:color w:val="000000" w:themeColor="text1"/>
          <w:sz w:val="36"/>
          <w:szCs w:val="36"/>
        </w:rPr>
        <w:t xml:space="preserve"> Student can view course information.</w:t>
      </w:r>
      <w:r w:rsidR="0063525D">
        <w:rPr>
          <w:rFonts w:ascii="Times New Roman" w:hAnsi="Times New Roman" w:cs="Times New Roman"/>
          <w:b/>
          <w:bCs/>
          <w:color w:val="000000" w:themeColor="text1"/>
          <w:sz w:val="36"/>
          <w:szCs w:val="36"/>
        </w:rPr>
        <w:t xml:space="preserve"> (UC 15</w:t>
      </w:r>
      <w:r w:rsidR="008E76FF">
        <w:rPr>
          <w:rFonts w:ascii="Times New Roman" w:hAnsi="Times New Roman" w:cs="Times New Roman"/>
          <w:b/>
          <w:bCs/>
          <w:color w:val="000000" w:themeColor="text1"/>
          <w:sz w:val="36"/>
          <w:szCs w:val="36"/>
        </w:rPr>
        <w:t>.1)</w:t>
      </w:r>
    </w:p>
    <w:p w14:paraId="18ABD4A2" w14:textId="7294FFD5" w:rsidR="00DF5FD9" w:rsidRDefault="009E3635" w:rsidP="00DF5FD9">
      <w:ins w:id="207" w:author="KKD Windows Se7en V1" w:date="2014-07-25T00:33:00Z">
        <w:r>
          <w:rPr>
            <w:noProof/>
          </w:rPr>
          <w:drawing>
            <wp:anchor distT="0" distB="0" distL="114300" distR="114300" simplePos="0" relativeHeight="251724800" behindDoc="1" locked="0" layoutInCell="1" allowOverlap="1" wp14:anchorId="312CD6AF" wp14:editId="2D144C04">
              <wp:simplePos x="0" y="0"/>
              <wp:positionH relativeFrom="margin">
                <wp:posOffset>1276350</wp:posOffset>
              </wp:positionH>
              <wp:positionV relativeFrom="paragraph">
                <wp:posOffset>173355</wp:posOffset>
              </wp:positionV>
              <wp:extent cx="2590800" cy="2016485"/>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08_CourseInfor-Mobi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90800" cy="2016485"/>
                      </a:xfrm>
                      <a:prstGeom prst="rect">
                        <a:avLst/>
                      </a:prstGeom>
                    </pic:spPr>
                  </pic:pic>
                </a:graphicData>
              </a:graphic>
              <wp14:sizeRelH relativeFrom="page">
                <wp14:pctWidth>0</wp14:pctWidth>
              </wp14:sizeRelH>
              <wp14:sizeRelV relativeFrom="page">
                <wp14:pctHeight>0</wp14:pctHeight>
              </wp14:sizeRelV>
            </wp:anchor>
          </w:drawing>
        </w:r>
      </w:ins>
    </w:p>
    <w:p w14:paraId="611885E3" w14:textId="07D0DC02" w:rsidR="00127605" w:rsidRDefault="00127605" w:rsidP="00DF5FD9"/>
    <w:p w14:paraId="04D54EA1" w14:textId="4FC8DE24" w:rsidR="00127605" w:rsidRDefault="00127605" w:rsidP="00DF5FD9"/>
    <w:p w14:paraId="06361EF4" w14:textId="35C71CD3" w:rsidR="00127605" w:rsidRDefault="00127605" w:rsidP="00DF5FD9"/>
    <w:p w14:paraId="654E2D69" w14:textId="77777777" w:rsidR="00127605" w:rsidRDefault="00127605" w:rsidP="00DF5FD9"/>
    <w:p w14:paraId="314B2D51" w14:textId="77777777" w:rsidR="00724F66" w:rsidRDefault="00724F66" w:rsidP="00DF5FD9"/>
    <w:p w14:paraId="2C1659A3" w14:textId="77777777" w:rsidR="00724F66" w:rsidRDefault="00724F66" w:rsidP="00DF5FD9"/>
    <w:p w14:paraId="0BC7F79F" w14:textId="77777777" w:rsidR="00127605" w:rsidRDefault="00127605" w:rsidP="00DF5FD9"/>
    <w:p w14:paraId="3147B121" w14:textId="77777777" w:rsidR="006761E0" w:rsidRPr="00354B18" w:rsidRDefault="006761E0" w:rsidP="006761E0">
      <w:pPr>
        <w:spacing w:after="0" w:line="240" w:lineRule="auto"/>
        <w:contextualSpacing/>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6761E0" w:rsidRPr="00A85EC0" w14:paraId="1E27ED9F" w14:textId="77777777" w:rsidTr="00FF0A3A">
        <w:tc>
          <w:tcPr>
            <w:tcW w:w="1908" w:type="dxa"/>
            <w:tcBorders>
              <w:top w:val="single" w:sz="12" w:space="0" w:color="auto"/>
              <w:bottom w:val="single" w:sz="6" w:space="0" w:color="auto"/>
            </w:tcBorders>
            <w:shd w:val="clear" w:color="auto" w:fill="F2F2F2"/>
          </w:tcPr>
          <w:p w14:paraId="26630DA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411001F5" w14:textId="3EE9690E"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UC 15.1</w:t>
            </w:r>
          </w:p>
        </w:tc>
      </w:tr>
      <w:tr w:rsidR="006761E0" w:rsidRPr="00A85EC0" w14:paraId="3DE8B05C" w14:textId="77777777" w:rsidTr="00FF0A3A">
        <w:tc>
          <w:tcPr>
            <w:tcW w:w="1908" w:type="dxa"/>
            <w:tcBorders>
              <w:top w:val="single" w:sz="6" w:space="0" w:color="auto"/>
              <w:bottom w:val="single" w:sz="6" w:space="0" w:color="auto"/>
            </w:tcBorders>
            <w:shd w:val="clear" w:color="auto" w:fill="F2F2F2"/>
          </w:tcPr>
          <w:p w14:paraId="7CD3A98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F1B85CB"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 views course information.</w:t>
            </w:r>
          </w:p>
        </w:tc>
      </w:tr>
      <w:tr w:rsidR="006761E0" w:rsidRPr="00A85EC0" w14:paraId="35A36DB0" w14:textId="77777777" w:rsidTr="00FF0A3A">
        <w:tc>
          <w:tcPr>
            <w:tcW w:w="1908" w:type="dxa"/>
            <w:tcBorders>
              <w:top w:val="single" w:sz="6" w:space="0" w:color="auto"/>
              <w:bottom w:val="single" w:sz="6" w:space="0" w:color="auto"/>
            </w:tcBorders>
            <w:shd w:val="clear" w:color="auto" w:fill="F2F2F2"/>
          </w:tcPr>
          <w:p w14:paraId="22C29DA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F27D10A"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558B2248"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55AF0018" w14:textId="77777777" w:rsidR="006761E0" w:rsidRPr="00A85EC0" w:rsidRDefault="006761E0" w:rsidP="006761E0">
            <w:pPr>
              <w:spacing w:after="0" w:line="240" w:lineRule="auto"/>
              <w:rPr>
                <w:rFonts w:ascii="Times New Roman" w:hAnsi="Times New Roman" w:cs="Times New Roman"/>
                <w:color w:val="000000"/>
                <w:sz w:val="24"/>
                <w:szCs w:val="24"/>
              </w:rPr>
            </w:pPr>
            <w:proofErr w:type="spellStart"/>
            <w:r w:rsidRPr="00A85EC0">
              <w:rPr>
                <w:rFonts w:ascii="Times New Roman" w:hAnsi="Times New Roman" w:cs="Times New Roman"/>
                <w:color w:val="000000"/>
                <w:sz w:val="24"/>
                <w:szCs w:val="24"/>
              </w:rPr>
              <w:t>Mr.Tanadol</w:t>
            </w:r>
            <w:proofErr w:type="spellEnd"/>
            <w:r w:rsidRPr="00A85EC0">
              <w:rPr>
                <w:rFonts w:ascii="Times New Roman" w:hAnsi="Times New Roman" w:cs="Times New Roman"/>
                <w:color w:val="000000"/>
                <w:sz w:val="24"/>
                <w:szCs w:val="24"/>
              </w:rPr>
              <w:t xml:space="preserve"> </w:t>
            </w:r>
            <w:proofErr w:type="spellStart"/>
            <w:r w:rsidRPr="00A85EC0">
              <w:rPr>
                <w:rFonts w:ascii="Times New Roman" w:hAnsi="Times New Roman" w:cs="Times New Roman"/>
                <w:color w:val="000000"/>
                <w:sz w:val="24"/>
                <w:szCs w:val="24"/>
              </w:rPr>
              <w:t>Parn-ong</w:t>
            </w:r>
            <w:proofErr w:type="spellEnd"/>
          </w:p>
        </w:tc>
      </w:tr>
      <w:tr w:rsidR="006761E0" w:rsidRPr="00A85EC0" w14:paraId="58090A79" w14:textId="77777777" w:rsidTr="00FF0A3A">
        <w:tc>
          <w:tcPr>
            <w:tcW w:w="1908" w:type="dxa"/>
            <w:tcBorders>
              <w:top w:val="single" w:sz="6" w:space="0" w:color="auto"/>
              <w:bottom w:val="single" w:sz="6" w:space="0" w:color="auto"/>
            </w:tcBorders>
            <w:shd w:val="clear" w:color="auto" w:fill="F2F2F2"/>
          </w:tcPr>
          <w:p w14:paraId="59B3D20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28D2F42"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5D5AD33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0065AF77"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761E0" w:rsidRPr="00A85EC0" w14:paraId="09C706BF" w14:textId="77777777" w:rsidTr="00FF0A3A">
        <w:tc>
          <w:tcPr>
            <w:tcW w:w="2358" w:type="dxa"/>
            <w:gridSpan w:val="2"/>
            <w:tcBorders>
              <w:top w:val="single" w:sz="6" w:space="0" w:color="auto"/>
            </w:tcBorders>
          </w:tcPr>
          <w:p w14:paraId="6DE39E2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5037DA85"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6761E0" w:rsidRPr="00A85EC0" w14:paraId="338C0072" w14:textId="77777777" w:rsidTr="00FF0A3A">
        <w:tc>
          <w:tcPr>
            <w:tcW w:w="2358" w:type="dxa"/>
            <w:gridSpan w:val="2"/>
          </w:tcPr>
          <w:p w14:paraId="335A8C7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3CBFBEA" w14:textId="2AAB7943"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761E0" w:rsidRPr="00A85EC0" w14:paraId="67E81019" w14:textId="77777777" w:rsidTr="00FF0A3A">
        <w:tc>
          <w:tcPr>
            <w:tcW w:w="2358" w:type="dxa"/>
            <w:gridSpan w:val="2"/>
          </w:tcPr>
          <w:p w14:paraId="1CF9F759"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C92D452" w14:textId="74B3928E" w:rsidR="006761E0" w:rsidRPr="00A85EC0" w:rsidRDefault="00456F40" w:rsidP="006761E0">
            <w:pPr>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6761E0" w:rsidRPr="00A85EC0">
              <w:rPr>
                <w:rFonts w:ascii="Times New Roman" w:hAnsi="Times New Roman" w:cs="Times New Roman"/>
                <w:color w:val="000000"/>
                <w:sz w:val="24"/>
                <w:szCs w:val="24"/>
              </w:rPr>
              <w:t>.</w:t>
            </w:r>
          </w:p>
        </w:tc>
      </w:tr>
      <w:tr w:rsidR="006761E0" w:rsidRPr="00A85EC0" w14:paraId="66C46A13" w14:textId="77777777" w:rsidTr="00FF0A3A">
        <w:trPr>
          <w:trHeight w:val="291"/>
        </w:trPr>
        <w:tc>
          <w:tcPr>
            <w:tcW w:w="2358" w:type="dxa"/>
            <w:gridSpan w:val="2"/>
          </w:tcPr>
          <w:p w14:paraId="4CBE85C5"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441EA59E" w14:textId="77777777" w:rsidR="006761E0" w:rsidRPr="00A85EC0" w:rsidRDefault="006761E0" w:rsidP="006761E0">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Student must logged in to the system.</w:t>
            </w:r>
          </w:p>
        </w:tc>
      </w:tr>
      <w:tr w:rsidR="006761E0" w:rsidRPr="00A85EC0" w14:paraId="5CE30678" w14:textId="77777777" w:rsidTr="00FF0A3A">
        <w:tc>
          <w:tcPr>
            <w:tcW w:w="2358" w:type="dxa"/>
            <w:gridSpan w:val="2"/>
          </w:tcPr>
          <w:p w14:paraId="1826464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0F62D070" w14:textId="2B842572" w:rsidR="006761E0" w:rsidRPr="00A85EC0" w:rsidRDefault="006761E0"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sees the course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40F381D0" w14:textId="77777777" w:rsidTr="00FF0A3A">
        <w:tc>
          <w:tcPr>
            <w:tcW w:w="2358" w:type="dxa"/>
            <w:gridSpan w:val="2"/>
          </w:tcPr>
          <w:p w14:paraId="0C7C02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079D4BE0" w14:textId="7389940F"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D51776">
              <w:rPr>
                <w:rFonts w:ascii="Times New Roman" w:hAnsi="Times New Roman" w:cs="Times New Roman"/>
                <w:color w:val="000000"/>
                <w:sz w:val="24"/>
                <w:szCs w:val="24"/>
              </w:rPr>
              <w:t>.</w:t>
            </w:r>
          </w:p>
          <w:p w14:paraId="38749276" w14:textId="62268BC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Semester page interface</w:t>
            </w:r>
            <w:r w:rsidR="00D51776">
              <w:rPr>
                <w:rFonts w:ascii="Times New Roman" w:hAnsi="Times New Roman" w:cs="Times New Roman"/>
                <w:color w:val="000000"/>
                <w:sz w:val="24"/>
                <w:szCs w:val="24"/>
              </w:rPr>
              <w:t xml:space="preserve"> on the web application</w:t>
            </w:r>
            <w:r>
              <w:rPr>
                <w:rFonts w:ascii="Times New Roman" w:hAnsi="Times New Roman" w:cs="Times New Roman"/>
                <w:color w:val="000000"/>
                <w:sz w:val="24"/>
                <w:szCs w:val="24"/>
              </w:rPr>
              <w:t>.</w:t>
            </w:r>
          </w:p>
          <w:p w14:paraId="7D44B6A0" w14:textId="3A07CF93"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provides all </w:t>
            </w:r>
            <w:r>
              <w:rPr>
                <w:rFonts w:ascii="Times New Roman" w:hAnsi="Times New Roman" w:cs="Times New Roman"/>
                <w:sz w:val="24"/>
                <w:szCs w:val="24"/>
              </w:rPr>
              <w:t>semester on Semester</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58B315F7" w14:textId="50D5A5D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selects a semester.</w:t>
            </w:r>
          </w:p>
          <w:p w14:paraId="2F4881B9" w14:textId="7454CCB0"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submits view overall course form.</w:t>
            </w:r>
          </w:p>
          <w:p w14:paraId="0C137904" w14:textId="7C46874D"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Overall course</w:t>
            </w:r>
            <w:r w:rsidRPr="00A85EC0" w:rsidDel="00B54CA2">
              <w:rPr>
                <w:rFonts w:ascii="Times New Roman" w:hAnsi="Times New Roman" w:cs="Times New Roman"/>
                <w:sz w:val="24"/>
                <w:szCs w:val="24"/>
              </w:rPr>
              <w:t xml:space="preserv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1632F1" w14:textId="43B1CA80"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w:t>
            </w:r>
            <w:r w:rsidR="00D51776">
              <w:rPr>
                <w:rFonts w:ascii="Times New Roman" w:hAnsi="Times New Roman" w:cs="Times New Roman"/>
                <w:color w:val="000000"/>
                <w:sz w:val="24"/>
                <w:szCs w:val="24"/>
              </w:rPr>
              <w:t>O</w:t>
            </w:r>
            <w:r>
              <w:rPr>
                <w:rFonts w:ascii="Times New Roman" w:hAnsi="Times New Roman" w:cs="Times New Roman"/>
                <w:color w:val="000000"/>
                <w:sz w:val="24"/>
                <w:szCs w:val="24"/>
              </w:rPr>
              <w:t xml:space="preserve">verall course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08AD3300"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Student selects a course that want to view.</w:t>
            </w:r>
          </w:p>
          <w:p w14:paraId="3241810E"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p>
          <w:p w14:paraId="1600B99A" w14:textId="41B85962" w:rsidR="006761E0" w:rsidRPr="00A85EC0" w:rsidRDefault="006761E0" w:rsidP="0013073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1CFD6AB6" w14:textId="691BB6B0" w:rsidR="006761E0" w:rsidRPr="00130738" w:rsidRDefault="006761E0" w:rsidP="00BE489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63836666" w14:textId="77777777" w:rsidTr="00FF0A3A">
        <w:tc>
          <w:tcPr>
            <w:tcW w:w="2358" w:type="dxa"/>
            <w:gridSpan w:val="2"/>
          </w:tcPr>
          <w:p w14:paraId="58C7DD28" w14:textId="0BA574C5" w:rsidR="006761E0" w:rsidRPr="00A85EC0" w:rsidRDefault="006761E0" w:rsidP="006761E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67C2425" w14:textId="77777777"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N/A</w:t>
            </w:r>
          </w:p>
        </w:tc>
      </w:tr>
      <w:tr w:rsidR="006761E0" w:rsidRPr="00A85EC0" w14:paraId="15B7E6EA" w14:textId="77777777" w:rsidTr="00FF0A3A">
        <w:tc>
          <w:tcPr>
            <w:tcW w:w="2358" w:type="dxa"/>
            <w:gridSpan w:val="2"/>
          </w:tcPr>
          <w:p w14:paraId="42FC316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6000B1F5"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702F395A" w14:textId="77777777" w:rsidTr="00FF0A3A">
        <w:tc>
          <w:tcPr>
            <w:tcW w:w="2358" w:type="dxa"/>
            <w:gridSpan w:val="2"/>
          </w:tcPr>
          <w:p w14:paraId="4B22497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Includes:</w:t>
            </w:r>
          </w:p>
        </w:tc>
        <w:tc>
          <w:tcPr>
            <w:tcW w:w="6840" w:type="dxa"/>
            <w:gridSpan w:val="3"/>
          </w:tcPr>
          <w:p w14:paraId="7D6A403C"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2B574ECB" w14:textId="77777777" w:rsidTr="00FF0A3A">
        <w:tc>
          <w:tcPr>
            <w:tcW w:w="2358" w:type="dxa"/>
            <w:gridSpan w:val="2"/>
          </w:tcPr>
          <w:p w14:paraId="5EB81F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58A7759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761E0" w:rsidRPr="00A85EC0" w14:paraId="38D0A6F2" w14:textId="77777777" w:rsidTr="00FF0A3A">
        <w:tc>
          <w:tcPr>
            <w:tcW w:w="2358" w:type="dxa"/>
            <w:gridSpan w:val="2"/>
          </w:tcPr>
          <w:p w14:paraId="4F767DE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0FC94E61"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761E0" w:rsidRPr="00A85EC0" w14:paraId="6030A7EB" w14:textId="77777777" w:rsidTr="00FF0A3A">
        <w:tc>
          <w:tcPr>
            <w:tcW w:w="2358" w:type="dxa"/>
            <w:gridSpan w:val="2"/>
          </w:tcPr>
          <w:p w14:paraId="37A1653C"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45B5880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45A6DCBB" w14:textId="5A216F41" w:rsidR="006761E0" w:rsidRDefault="006761E0" w:rsidP="006761E0">
      <w:pPr>
        <w:spacing w:before="240" w:after="0" w:line="240" w:lineRule="auto"/>
        <w:jc w:val="thaiDistribute"/>
        <w:rPr>
          <w:rFonts w:ascii="Times New Roman" w:hAnsi="Times New Roman" w:cs="Times New Roman"/>
          <w:b/>
          <w:bCs/>
          <w:sz w:val="24"/>
          <w:szCs w:val="24"/>
        </w:rPr>
      </w:pPr>
    </w:p>
    <w:p w14:paraId="2D6EBD2A" w14:textId="1393734A" w:rsidR="006761E0" w:rsidRPr="00115F1A" w:rsidRDefault="00D51776" w:rsidP="006761E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15.1</w:t>
      </w:r>
      <w:r w:rsidR="006761E0" w:rsidRPr="00115F1A">
        <w:rPr>
          <w:rFonts w:ascii="Times New Roman" w:hAnsi="Times New Roman" w:cs="Times New Roman"/>
          <w:b/>
          <w:bCs/>
          <w:sz w:val="29"/>
          <w:szCs w:val="29"/>
        </w:rPr>
        <w:t xml:space="preserve"> Student can view courses information. </w:t>
      </w:r>
    </w:p>
    <w:p w14:paraId="0C5BB5D3" w14:textId="61FDA34F" w:rsidR="006761E0" w:rsidRPr="00A85EC0" w:rsidRDefault="006761E0" w:rsidP="006761E0">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view a course information into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5B10A8" w14:textId="6026C73F" w:rsidR="006761E0" w:rsidRPr="00A85EC0" w:rsidRDefault="006761E0" w:rsidP="006761E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019ACEEF" w14:textId="2CD78542"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2B014865" w14:textId="77F78AA1"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w:t>
      </w:r>
      <w:r w:rsidRPr="00A85EC0">
        <w:rPr>
          <w:rFonts w:ascii="Times New Roman" w:hAnsi="Times New Roman" w:cs="Times New Roman"/>
          <w:sz w:val="24"/>
          <w:szCs w:val="24"/>
        </w:rPr>
        <w:t xml:space="preserve"> None</w:t>
      </w:r>
    </w:p>
    <w:p w14:paraId="21B4194A" w14:textId="2B160BB1" w:rsidR="00724F66" w:rsidRDefault="00724F66" w:rsidP="00D51776">
      <w:pPr>
        <w:spacing w:before="240" w:after="0" w:line="240" w:lineRule="auto"/>
        <w:jc w:val="thaiDistribute"/>
        <w:rPr>
          <w:rFonts w:ascii="Times New Roman" w:hAnsi="Times New Roman" w:cs="Times New Roman"/>
          <w:b/>
          <w:bCs/>
          <w:noProof/>
          <w:sz w:val="29"/>
          <w:szCs w:val="29"/>
        </w:rPr>
      </w:pPr>
    </w:p>
    <w:p w14:paraId="6B430C8D" w14:textId="62DC4FF3" w:rsidR="006761E0" w:rsidRPr="00A85EC0" w:rsidRDefault="006761E0" w:rsidP="00D51776">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6457BF8" w14:textId="20F20CA9" w:rsidR="00D51776" w:rsidRPr="00A85EC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enters to Semester page.</w:t>
      </w:r>
    </w:p>
    <w:p w14:paraId="110C5018" w14:textId="39B7B011" w:rsidR="006761E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selects a semester.</w:t>
      </w:r>
    </w:p>
    <w:p w14:paraId="2268E12F" w14:textId="2C939DDE" w:rsidR="00D51776" w:rsidRP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submits view overall course form.</w:t>
      </w:r>
    </w:p>
    <w:p w14:paraId="04CFFA08" w14:textId="59E88842"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selects a course that want to view</w:t>
      </w:r>
      <w:r>
        <w:rPr>
          <w:rFonts w:ascii="Times New Roman" w:hAnsi="Times New Roman" w:cs="Times New Roman"/>
          <w:sz w:val="24"/>
          <w:szCs w:val="24"/>
        </w:rPr>
        <w:t>.</w:t>
      </w:r>
    </w:p>
    <w:p w14:paraId="361C26AA" w14:textId="49E29135"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r>
        <w:rPr>
          <w:rFonts w:ascii="Times New Roman" w:hAnsi="Times New Roman" w:cs="Times New Roman"/>
          <w:color w:val="000000"/>
          <w:sz w:val="24"/>
          <w:szCs w:val="24"/>
        </w:rPr>
        <w:t>.</w:t>
      </w:r>
    </w:p>
    <w:p w14:paraId="70799A8D" w14:textId="59866FEE" w:rsidR="00724F66" w:rsidRDefault="00724F66" w:rsidP="00BE4898">
      <w:pPr>
        <w:spacing w:after="0" w:line="240" w:lineRule="auto"/>
        <w:contextualSpacing/>
        <w:jc w:val="thaiDistribute"/>
        <w:rPr>
          <w:rFonts w:ascii="Times New Roman" w:hAnsi="Times New Roman" w:cs="Times New Roman"/>
          <w:sz w:val="24"/>
          <w:szCs w:val="24"/>
        </w:rPr>
      </w:pPr>
    </w:p>
    <w:p w14:paraId="042B1959" w14:textId="46DE248A" w:rsidR="00724F66" w:rsidRDefault="00724F66" w:rsidP="00BE4898">
      <w:pPr>
        <w:spacing w:after="0" w:line="240" w:lineRule="auto"/>
        <w:contextualSpacing/>
        <w:jc w:val="thaiDistribute"/>
        <w:rPr>
          <w:ins w:id="208" w:author="KKD Windows Se7en V1" w:date="2014-07-25T00:42:00Z"/>
          <w:rFonts w:ascii="Times New Roman" w:hAnsi="Times New Roman" w:cs="Times New Roman"/>
          <w:sz w:val="24"/>
          <w:szCs w:val="24"/>
        </w:rPr>
      </w:pPr>
    </w:p>
    <w:p w14:paraId="65DD25C9" w14:textId="77777777" w:rsidR="00273462" w:rsidRDefault="00273462" w:rsidP="00BE4898">
      <w:pPr>
        <w:spacing w:after="0" w:line="240" w:lineRule="auto"/>
        <w:contextualSpacing/>
        <w:jc w:val="thaiDistribute"/>
        <w:rPr>
          <w:ins w:id="209" w:author="KKD Windows Se7en V1" w:date="2014-07-25T00:42:00Z"/>
          <w:rFonts w:ascii="Times New Roman" w:hAnsi="Times New Roman" w:cs="Times New Roman"/>
          <w:sz w:val="24"/>
          <w:szCs w:val="24"/>
        </w:rPr>
      </w:pPr>
    </w:p>
    <w:p w14:paraId="6B796049" w14:textId="77777777" w:rsidR="00273462" w:rsidRDefault="00273462" w:rsidP="00BE4898">
      <w:pPr>
        <w:spacing w:after="0" w:line="240" w:lineRule="auto"/>
        <w:contextualSpacing/>
        <w:jc w:val="thaiDistribute"/>
        <w:rPr>
          <w:ins w:id="210" w:author="KKD Windows Se7en V1" w:date="2014-07-25T00:42:00Z"/>
          <w:rFonts w:ascii="Times New Roman" w:hAnsi="Times New Roman" w:cs="Times New Roman"/>
          <w:sz w:val="24"/>
          <w:szCs w:val="24"/>
        </w:rPr>
      </w:pPr>
    </w:p>
    <w:p w14:paraId="2A6FCF13" w14:textId="77777777" w:rsidR="00273462" w:rsidRDefault="00273462" w:rsidP="00BE4898">
      <w:pPr>
        <w:spacing w:after="0" w:line="240" w:lineRule="auto"/>
        <w:contextualSpacing/>
        <w:jc w:val="thaiDistribute"/>
        <w:rPr>
          <w:ins w:id="211" w:author="KKD Windows Se7en V1" w:date="2014-07-25T00:42:00Z"/>
          <w:rFonts w:ascii="Times New Roman" w:hAnsi="Times New Roman" w:cs="Times New Roman"/>
          <w:sz w:val="24"/>
          <w:szCs w:val="24"/>
        </w:rPr>
      </w:pPr>
    </w:p>
    <w:p w14:paraId="1E67DDCD" w14:textId="77777777" w:rsidR="00273462" w:rsidRDefault="00273462" w:rsidP="00BE4898">
      <w:pPr>
        <w:spacing w:after="0" w:line="240" w:lineRule="auto"/>
        <w:contextualSpacing/>
        <w:jc w:val="thaiDistribute"/>
        <w:rPr>
          <w:ins w:id="212" w:author="KKD Windows Se7en V1" w:date="2014-07-25T00:42:00Z"/>
          <w:rFonts w:ascii="Times New Roman" w:hAnsi="Times New Roman" w:cs="Times New Roman"/>
          <w:sz w:val="24"/>
          <w:szCs w:val="24"/>
        </w:rPr>
      </w:pPr>
    </w:p>
    <w:p w14:paraId="11B4C968" w14:textId="77777777" w:rsidR="00273462" w:rsidRDefault="00273462" w:rsidP="00BE4898">
      <w:pPr>
        <w:spacing w:after="0" w:line="240" w:lineRule="auto"/>
        <w:contextualSpacing/>
        <w:jc w:val="thaiDistribute"/>
        <w:rPr>
          <w:ins w:id="213" w:author="KKD Windows Se7en V1" w:date="2014-07-25T00:42:00Z"/>
          <w:rFonts w:ascii="Times New Roman" w:hAnsi="Times New Roman" w:cs="Times New Roman"/>
          <w:sz w:val="24"/>
          <w:szCs w:val="24"/>
        </w:rPr>
      </w:pPr>
    </w:p>
    <w:p w14:paraId="5F9F5CA4" w14:textId="77777777" w:rsidR="00273462" w:rsidRDefault="00273462" w:rsidP="00BE4898">
      <w:pPr>
        <w:spacing w:after="0" w:line="240" w:lineRule="auto"/>
        <w:contextualSpacing/>
        <w:jc w:val="thaiDistribute"/>
        <w:rPr>
          <w:ins w:id="214" w:author="KKD Windows Se7en V1" w:date="2014-07-25T00:42:00Z"/>
          <w:rFonts w:ascii="Times New Roman" w:hAnsi="Times New Roman" w:cs="Times New Roman"/>
          <w:sz w:val="24"/>
          <w:szCs w:val="24"/>
        </w:rPr>
      </w:pPr>
    </w:p>
    <w:p w14:paraId="7FB1F2D0" w14:textId="77777777" w:rsidR="00273462" w:rsidRDefault="00273462" w:rsidP="00BE4898">
      <w:pPr>
        <w:spacing w:after="0" w:line="240" w:lineRule="auto"/>
        <w:contextualSpacing/>
        <w:jc w:val="thaiDistribute"/>
        <w:rPr>
          <w:ins w:id="215" w:author="KKD Windows Se7en V1" w:date="2014-07-25T00:42:00Z"/>
          <w:rFonts w:ascii="Times New Roman" w:hAnsi="Times New Roman" w:cs="Times New Roman"/>
          <w:sz w:val="24"/>
          <w:szCs w:val="24"/>
        </w:rPr>
      </w:pPr>
    </w:p>
    <w:p w14:paraId="68BD23B3" w14:textId="77777777" w:rsidR="00273462" w:rsidRDefault="00273462" w:rsidP="00BE4898">
      <w:pPr>
        <w:spacing w:after="0" w:line="240" w:lineRule="auto"/>
        <w:contextualSpacing/>
        <w:jc w:val="thaiDistribute"/>
        <w:rPr>
          <w:ins w:id="216" w:author="KKD Windows Se7en V1" w:date="2014-07-25T00:42:00Z"/>
          <w:rFonts w:ascii="Times New Roman" w:hAnsi="Times New Roman" w:cs="Times New Roman"/>
          <w:sz w:val="24"/>
          <w:szCs w:val="24"/>
        </w:rPr>
      </w:pPr>
    </w:p>
    <w:p w14:paraId="3B0F79E5" w14:textId="77777777" w:rsidR="00273462" w:rsidRDefault="00273462" w:rsidP="00BE4898">
      <w:pPr>
        <w:spacing w:after="0" w:line="240" w:lineRule="auto"/>
        <w:contextualSpacing/>
        <w:jc w:val="thaiDistribute"/>
        <w:rPr>
          <w:ins w:id="217" w:author="KKD Windows Se7en V1" w:date="2014-07-25T00:42:00Z"/>
          <w:rFonts w:ascii="Times New Roman" w:hAnsi="Times New Roman" w:cs="Times New Roman"/>
          <w:sz w:val="24"/>
          <w:szCs w:val="24"/>
        </w:rPr>
      </w:pPr>
    </w:p>
    <w:p w14:paraId="5BC4274C" w14:textId="77777777" w:rsidR="00273462" w:rsidRDefault="00273462" w:rsidP="00BE4898">
      <w:pPr>
        <w:spacing w:after="0" w:line="240" w:lineRule="auto"/>
        <w:contextualSpacing/>
        <w:jc w:val="thaiDistribute"/>
        <w:rPr>
          <w:ins w:id="218" w:author="KKD Windows Se7en V1" w:date="2014-07-25T00:42:00Z"/>
          <w:rFonts w:ascii="Times New Roman" w:hAnsi="Times New Roman" w:cs="Times New Roman"/>
          <w:sz w:val="24"/>
          <w:szCs w:val="24"/>
        </w:rPr>
      </w:pPr>
    </w:p>
    <w:p w14:paraId="0F247809" w14:textId="77777777" w:rsidR="00273462" w:rsidRDefault="00273462" w:rsidP="00BE4898">
      <w:pPr>
        <w:spacing w:after="0" w:line="240" w:lineRule="auto"/>
        <w:contextualSpacing/>
        <w:jc w:val="thaiDistribute"/>
        <w:rPr>
          <w:ins w:id="219" w:author="KKD Windows Se7en V1" w:date="2014-07-25T00:42:00Z"/>
          <w:rFonts w:ascii="Times New Roman" w:hAnsi="Times New Roman" w:cs="Times New Roman"/>
          <w:sz w:val="24"/>
          <w:szCs w:val="24"/>
        </w:rPr>
      </w:pPr>
    </w:p>
    <w:p w14:paraId="051DBA8E" w14:textId="77777777" w:rsidR="00273462" w:rsidRDefault="00273462" w:rsidP="00BE4898">
      <w:pPr>
        <w:spacing w:after="0" w:line="240" w:lineRule="auto"/>
        <w:contextualSpacing/>
        <w:jc w:val="thaiDistribute"/>
        <w:rPr>
          <w:ins w:id="220" w:author="KKD Windows Se7en V1" w:date="2014-07-25T00:42:00Z"/>
          <w:rFonts w:ascii="Times New Roman" w:hAnsi="Times New Roman" w:cs="Times New Roman"/>
          <w:sz w:val="24"/>
          <w:szCs w:val="24"/>
        </w:rPr>
      </w:pPr>
    </w:p>
    <w:p w14:paraId="608A7F6C" w14:textId="77777777" w:rsidR="00273462" w:rsidRDefault="00273462" w:rsidP="00BE4898">
      <w:pPr>
        <w:spacing w:after="0" w:line="240" w:lineRule="auto"/>
        <w:contextualSpacing/>
        <w:jc w:val="thaiDistribute"/>
        <w:rPr>
          <w:ins w:id="221" w:author="KKD Windows Se7en V1" w:date="2014-07-25T00:42:00Z"/>
          <w:rFonts w:ascii="Times New Roman" w:hAnsi="Times New Roman" w:cs="Times New Roman"/>
          <w:sz w:val="24"/>
          <w:szCs w:val="24"/>
        </w:rPr>
      </w:pPr>
    </w:p>
    <w:p w14:paraId="3C474806" w14:textId="77777777" w:rsidR="00273462" w:rsidRDefault="00273462" w:rsidP="00BE4898">
      <w:pPr>
        <w:spacing w:after="0" w:line="240" w:lineRule="auto"/>
        <w:contextualSpacing/>
        <w:jc w:val="thaiDistribute"/>
        <w:rPr>
          <w:ins w:id="222" w:author="KKD Windows Se7en V1" w:date="2014-07-25T00:42:00Z"/>
          <w:rFonts w:ascii="Times New Roman" w:hAnsi="Times New Roman" w:cs="Times New Roman"/>
          <w:sz w:val="24"/>
          <w:szCs w:val="24"/>
        </w:rPr>
      </w:pPr>
    </w:p>
    <w:p w14:paraId="15A2D657" w14:textId="77777777" w:rsidR="00273462" w:rsidRDefault="00273462" w:rsidP="00BE4898">
      <w:pPr>
        <w:spacing w:after="0" w:line="240" w:lineRule="auto"/>
        <w:contextualSpacing/>
        <w:jc w:val="thaiDistribute"/>
        <w:rPr>
          <w:ins w:id="223" w:author="KKD Windows Se7en V1" w:date="2014-07-25T00:42:00Z"/>
          <w:rFonts w:ascii="Times New Roman" w:hAnsi="Times New Roman" w:cs="Times New Roman"/>
          <w:sz w:val="24"/>
          <w:szCs w:val="24"/>
        </w:rPr>
      </w:pPr>
    </w:p>
    <w:p w14:paraId="23057803" w14:textId="77777777" w:rsidR="00273462" w:rsidRDefault="00273462" w:rsidP="00BE4898">
      <w:pPr>
        <w:spacing w:after="0" w:line="240" w:lineRule="auto"/>
        <w:contextualSpacing/>
        <w:jc w:val="thaiDistribute"/>
        <w:rPr>
          <w:ins w:id="224" w:author="KKD Windows Se7en V1" w:date="2014-07-25T00:42:00Z"/>
          <w:rFonts w:ascii="Times New Roman" w:hAnsi="Times New Roman" w:cs="Times New Roman"/>
          <w:sz w:val="24"/>
          <w:szCs w:val="24"/>
        </w:rPr>
      </w:pPr>
    </w:p>
    <w:p w14:paraId="23D9CB9B" w14:textId="77777777" w:rsidR="00273462" w:rsidRDefault="00273462" w:rsidP="00BE4898">
      <w:pPr>
        <w:spacing w:after="0" w:line="240" w:lineRule="auto"/>
        <w:contextualSpacing/>
        <w:jc w:val="thaiDistribute"/>
        <w:rPr>
          <w:ins w:id="225" w:author="KKD Windows Se7en V1" w:date="2014-07-25T00:42:00Z"/>
          <w:rFonts w:ascii="Times New Roman" w:hAnsi="Times New Roman" w:cs="Times New Roman"/>
          <w:sz w:val="24"/>
          <w:szCs w:val="24"/>
        </w:rPr>
      </w:pPr>
    </w:p>
    <w:p w14:paraId="7564BBD8" w14:textId="77777777" w:rsidR="00273462" w:rsidRDefault="00273462" w:rsidP="00BE4898">
      <w:pPr>
        <w:spacing w:after="0" w:line="240" w:lineRule="auto"/>
        <w:contextualSpacing/>
        <w:jc w:val="thaiDistribute"/>
        <w:rPr>
          <w:ins w:id="226" w:author="KKD Windows Se7en V1" w:date="2014-07-25T00:42:00Z"/>
          <w:rFonts w:ascii="Times New Roman" w:hAnsi="Times New Roman" w:cs="Times New Roman"/>
          <w:sz w:val="24"/>
          <w:szCs w:val="24"/>
        </w:rPr>
      </w:pPr>
    </w:p>
    <w:p w14:paraId="348732B3" w14:textId="77777777" w:rsidR="00273462" w:rsidRDefault="00273462" w:rsidP="00BE4898">
      <w:pPr>
        <w:spacing w:after="0" w:line="240" w:lineRule="auto"/>
        <w:contextualSpacing/>
        <w:jc w:val="thaiDistribute"/>
        <w:rPr>
          <w:ins w:id="227" w:author="KKD Windows Se7en V1" w:date="2014-07-25T00:43:00Z"/>
          <w:rFonts w:ascii="Times New Roman" w:hAnsi="Times New Roman" w:cs="Times New Roman"/>
          <w:sz w:val="24"/>
          <w:szCs w:val="24"/>
        </w:rPr>
      </w:pPr>
    </w:p>
    <w:p w14:paraId="41B0BFCA" w14:textId="77777777" w:rsidR="00273462" w:rsidRDefault="00273462" w:rsidP="00BE4898">
      <w:pPr>
        <w:spacing w:after="0" w:line="240" w:lineRule="auto"/>
        <w:contextualSpacing/>
        <w:jc w:val="thaiDistribute"/>
        <w:rPr>
          <w:ins w:id="228" w:author="KKD Windows Se7en V1" w:date="2014-07-25T00:43:00Z"/>
          <w:rFonts w:ascii="Times New Roman" w:hAnsi="Times New Roman" w:cs="Times New Roman"/>
          <w:sz w:val="24"/>
          <w:szCs w:val="24"/>
        </w:rPr>
      </w:pPr>
    </w:p>
    <w:p w14:paraId="34BA7C27" w14:textId="77777777" w:rsidR="00273462" w:rsidRDefault="00273462" w:rsidP="00BE4898">
      <w:pPr>
        <w:spacing w:after="0" w:line="240" w:lineRule="auto"/>
        <w:contextualSpacing/>
        <w:jc w:val="thaiDistribute"/>
        <w:rPr>
          <w:ins w:id="229" w:author="KKD Windows Se7en V1" w:date="2014-07-25T00:43:00Z"/>
          <w:rFonts w:ascii="Times New Roman" w:hAnsi="Times New Roman" w:cs="Times New Roman"/>
          <w:sz w:val="24"/>
          <w:szCs w:val="24"/>
        </w:rPr>
      </w:pPr>
    </w:p>
    <w:p w14:paraId="7139C0DA" w14:textId="77777777" w:rsidR="00273462" w:rsidRDefault="00273462" w:rsidP="00BE4898">
      <w:pPr>
        <w:spacing w:after="0" w:line="240" w:lineRule="auto"/>
        <w:contextualSpacing/>
        <w:jc w:val="thaiDistribute"/>
        <w:rPr>
          <w:ins w:id="230" w:author="KKD Windows Se7en V1" w:date="2014-07-25T00:43:00Z"/>
          <w:rFonts w:ascii="Times New Roman" w:hAnsi="Times New Roman" w:cs="Times New Roman"/>
          <w:sz w:val="24"/>
          <w:szCs w:val="24"/>
        </w:rPr>
      </w:pPr>
    </w:p>
    <w:p w14:paraId="4FA85F7C" w14:textId="77777777" w:rsidR="00273462" w:rsidRDefault="00273462" w:rsidP="00BE4898">
      <w:pPr>
        <w:spacing w:after="0" w:line="240" w:lineRule="auto"/>
        <w:contextualSpacing/>
        <w:jc w:val="thaiDistribute"/>
        <w:rPr>
          <w:ins w:id="231" w:author="KKD Windows Se7en V1" w:date="2014-07-25T00:43:00Z"/>
          <w:rFonts w:ascii="Times New Roman" w:hAnsi="Times New Roman" w:cs="Times New Roman"/>
          <w:sz w:val="24"/>
          <w:szCs w:val="24"/>
        </w:rPr>
      </w:pPr>
    </w:p>
    <w:p w14:paraId="0963EE4B" w14:textId="77777777" w:rsidR="00273462" w:rsidRDefault="00273462" w:rsidP="00BE4898">
      <w:pPr>
        <w:spacing w:after="0" w:line="240" w:lineRule="auto"/>
        <w:contextualSpacing/>
        <w:jc w:val="thaiDistribute"/>
        <w:rPr>
          <w:ins w:id="232" w:author="KKD Windows Se7en V1" w:date="2014-07-25T00:43:00Z"/>
          <w:rFonts w:ascii="Times New Roman" w:hAnsi="Times New Roman" w:cs="Times New Roman"/>
          <w:sz w:val="24"/>
          <w:szCs w:val="24"/>
        </w:rPr>
      </w:pPr>
    </w:p>
    <w:p w14:paraId="59B96958"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04782435" w14:textId="7FE43397" w:rsidR="00724F66" w:rsidRDefault="00724F66" w:rsidP="00BE4898">
      <w:pPr>
        <w:spacing w:after="0" w:line="240" w:lineRule="auto"/>
        <w:contextualSpacing/>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AC-15.1 </w:t>
      </w:r>
      <w:r w:rsidRPr="00115F1A">
        <w:rPr>
          <w:rFonts w:ascii="Times New Roman" w:hAnsi="Times New Roman" w:cs="Times New Roman"/>
          <w:b/>
          <w:bCs/>
          <w:sz w:val="29"/>
          <w:szCs w:val="29"/>
        </w:rPr>
        <w:t>Student can view courses information.</w:t>
      </w:r>
    </w:p>
    <w:p w14:paraId="70919E5A" w14:textId="0CCDDBBD" w:rsidR="00724F66" w:rsidRDefault="00724F66" w:rsidP="00BE4898">
      <w:pPr>
        <w:spacing w:after="0" w:line="240" w:lineRule="auto"/>
        <w:contextualSpacing/>
        <w:jc w:val="thaiDistribute"/>
        <w:rPr>
          <w:rFonts w:ascii="Times New Roman" w:hAnsi="Times New Roman" w:cs="Times New Roman"/>
          <w:b/>
          <w:bCs/>
          <w:sz w:val="29"/>
          <w:szCs w:val="29"/>
        </w:rPr>
      </w:pPr>
    </w:p>
    <w:p w14:paraId="1D74CEAB" w14:textId="50739549" w:rsidR="00724F66" w:rsidRPr="00BE4898" w:rsidRDefault="00273462" w:rsidP="00BE4898">
      <w:pPr>
        <w:spacing w:after="0" w:line="240" w:lineRule="auto"/>
        <w:contextualSpacing/>
        <w:jc w:val="thaiDistribute"/>
        <w:rPr>
          <w:rFonts w:ascii="Times New Roman" w:hAnsi="Times New Roman" w:cs="Times New Roman"/>
          <w:b/>
          <w:bCs/>
          <w:sz w:val="29"/>
          <w:szCs w:val="29"/>
        </w:rPr>
      </w:pPr>
      <w:ins w:id="233" w:author="KKD Windows Se7en V1" w:date="2014-07-25T00:42:00Z">
        <w:r>
          <w:rPr>
            <w:rFonts w:ascii="Times New Roman" w:hAnsi="Times New Roman" w:cs="Times New Roman"/>
            <w:noProof/>
            <w:sz w:val="24"/>
            <w:szCs w:val="24"/>
            <w:rPrChange w:id="234" w:author="Unknown">
              <w:rPr>
                <w:noProof/>
              </w:rPr>
            </w:rPrChange>
          </w:rPr>
          <w:drawing>
            <wp:anchor distT="0" distB="0" distL="114300" distR="114300" simplePos="0" relativeHeight="251743232" behindDoc="1" locked="0" layoutInCell="1" allowOverlap="1" wp14:anchorId="720832CA" wp14:editId="26595023">
              <wp:simplePos x="0" y="0"/>
              <wp:positionH relativeFrom="margin">
                <wp:posOffset>2057400</wp:posOffset>
              </wp:positionH>
              <wp:positionV relativeFrom="paragraph">
                <wp:posOffset>4445</wp:posOffset>
              </wp:positionV>
              <wp:extent cx="1943100" cy="46380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15.png"/>
                      <pic:cNvPicPr/>
                    </pic:nvPicPr>
                    <pic:blipFill>
                      <a:blip r:embed="rId59">
                        <a:extLst>
                          <a:ext uri="{28A0092B-C50C-407E-A947-70E740481C1C}">
                            <a14:useLocalDpi xmlns:a14="http://schemas.microsoft.com/office/drawing/2010/main" val="0"/>
                          </a:ext>
                        </a:extLst>
                      </a:blip>
                      <a:stretch>
                        <a:fillRect/>
                      </a:stretch>
                    </pic:blipFill>
                    <pic:spPr>
                      <a:xfrm>
                        <a:off x="0" y="0"/>
                        <a:ext cx="1943100" cy="4638040"/>
                      </a:xfrm>
                      <a:prstGeom prst="rect">
                        <a:avLst/>
                      </a:prstGeom>
                    </pic:spPr>
                  </pic:pic>
                </a:graphicData>
              </a:graphic>
              <wp14:sizeRelH relativeFrom="page">
                <wp14:pctWidth>0</wp14:pctWidth>
              </wp14:sizeRelH>
              <wp14:sizeRelV relativeFrom="page">
                <wp14:pctHeight>0</wp14:pctHeight>
              </wp14:sizeRelV>
            </wp:anchor>
          </w:drawing>
        </w:r>
      </w:ins>
      <w:del w:id="235" w:author="KKD Windows Se7en V1" w:date="2014-07-25T00:33:00Z">
        <w:r w:rsidR="00DB477F" w:rsidRPr="00BE4898" w:rsidDel="009E3635">
          <w:rPr>
            <w:rFonts w:ascii="Times New Roman" w:hAnsi="Times New Roman" w:cs="Times New Roman"/>
            <w:b/>
            <w:bCs/>
            <w:noProof/>
            <w:sz w:val="29"/>
            <w:szCs w:val="29"/>
            <w:rPrChange w:id="236" w:author="Unknown">
              <w:rPr>
                <w:noProof/>
              </w:rPr>
            </w:rPrChange>
          </w:rPr>
          <w:drawing>
            <wp:anchor distT="0" distB="0" distL="114300" distR="114300" simplePos="0" relativeHeight="251694080" behindDoc="1" locked="0" layoutInCell="1" allowOverlap="1" wp14:anchorId="7CF743FB" wp14:editId="7EE85227">
              <wp:simplePos x="0" y="0"/>
              <wp:positionH relativeFrom="margin">
                <wp:posOffset>2028825</wp:posOffset>
              </wp:positionH>
              <wp:positionV relativeFrom="paragraph">
                <wp:posOffset>12700</wp:posOffset>
              </wp:positionV>
              <wp:extent cx="1588097" cy="3790718"/>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15.png"/>
                      <pic:cNvPicPr/>
                    </pic:nvPicPr>
                    <pic:blipFill>
                      <a:blip r:embed="rId60">
                        <a:extLst>
                          <a:ext uri="{28A0092B-C50C-407E-A947-70E740481C1C}">
                            <a14:useLocalDpi xmlns:a14="http://schemas.microsoft.com/office/drawing/2010/main" val="0"/>
                          </a:ext>
                        </a:extLst>
                      </a:blip>
                      <a:stretch>
                        <a:fillRect/>
                      </a:stretch>
                    </pic:blipFill>
                    <pic:spPr>
                      <a:xfrm>
                        <a:off x="0" y="0"/>
                        <a:ext cx="1594079" cy="3804997"/>
                      </a:xfrm>
                      <a:prstGeom prst="rect">
                        <a:avLst/>
                      </a:prstGeom>
                    </pic:spPr>
                  </pic:pic>
                </a:graphicData>
              </a:graphic>
              <wp14:sizeRelH relativeFrom="page">
                <wp14:pctWidth>0</wp14:pctWidth>
              </wp14:sizeRelH>
              <wp14:sizeRelV relativeFrom="page">
                <wp14:pctHeight>0</wp14:pctHeight>
              </wp14:sizeRelV>
            </wp:anchor>
          </w:drawing>
        </w:r>
      </w:del>
    </w:p>
    <w:p w14:paraId="1011B39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2225888" w14:textId="1D12DF13" w:rsidR="00724F66" w:rsidRDefault="00724F66" w:rsidP="00BE4898">
      <w:pPr>
        <w:spacing w:after="0" w:line="240" w:lineRule="auto"/>
        <w:contextualSpacing/>
        <w:jc w:val="thaiDistribute"/>
        <w:rPr>
          <w:rFonts w:ascii="Times New Roman" w:hAnsi="Times New Roman" w:cs="Times New Roman"/>
          <w:sz w:val="24"/>
          <w:szCs w:val="24"/>
        </w:rPr>
      </w:pPr>
    </w:p>
    <w:p w14:paraId="4AAB1C3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21675144"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3A54FE8"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7F74595"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43537D9"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8AC6E0D"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A06CA0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0182530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FB8FD0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6CEDCB0"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8F542B2"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740CA31E"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23DAAADD"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16D9A898"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7258D8F"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36B48596" w14:textId="77777777" w:rsidR="00724F66" w:rsidRDefault="00724F66" w:rsidP="00BE4898">
      <w:pPr>
        <w:spacing w:after="0" w:line="240" w:lineRule="auto"/>
        <w:contextualSpacing/>
        <w:jc w:val="thaiDistribute"/>
        <w:rPr>
          <w:rFonts w:ascii="Times New Roman" w:hAnsi="Times New Roman" w:cs="Times New Roman"/>
          <w:sz w:val="24"/>
          <w:szCs w:val="24"/>
        </w:rPr>
      </w:pPr>
    </w:p>
    <w:p w14:paraId="46758EC7" w14:textId="77777777" w:rsidR="00724F66" w:rsidRDefault="00724F66" w:rsidP="00BE4898">
      <w:pPr>
        <w:spacing w:after="0" w:line="240" w:lineRule="auto"/>
        <w:contextualSpacing/>
        <w:jc w:val="thaiDistribute"/>
        <w:rPr>
          <w:ins w:id="237" w:author="KKD Windows Se7en V1" w:date="2014-07-25T00:43:00Z"/>
          <w:rFonts w:ascii="Times New Roman" w:hAnsi="Times New Roman" w:cs="Times New Roman"/>
          <w:sz w:val="24"/>
          <w:szCs w:val="24"/>
        </w:rPr>
      </w:pPr>
    </w:p>
    <w:p w14:paraId="390B345A" w14:textId="77777777" w:rsidR="00273462" w:rsidRDefault="00273462" w:rsidP="00BE4898">
      <w:pPr>
        <w:spacing w:after="0" w:line="240" w:lineRule="auto"/>
        <w:contextualSpacing/>
        <w:jc w:val="thaiDistribute"/>
        <w:rPr>
          <w:ins w:id="238" w:author="KKD Windows Se7en V1" w:date="2014-07-25T00:43:00Z"/>
          <w:rFonts w:ascii="Times New Roman" w:hAnsi="Times New Roman" w:cs="Times New Roman"/>
          <w:sz w:val="24"/>
          <w:szCs w:val="24"/>
        </w:rPr>
      </w:pPr>
    </w:p>
    <w:p w14:paraId="7DE4434C" w14:textId="77777777" w:rsidR="00273462" w:rsidRDefault="00273462" w:rsidP="00BE4898">
      <w:pPr>
        <w:spacing w:after="0" w:line="240" w:lineRule="auto"/>
        <w:contextualSpacing/>
        <w:jc w:val="thaiDistribute"/>
        <w:rPr>
          <w:ins w:id="239" w:author="KKD Windows Se7en V1" w:date="2014-07-25T00:43:00Z"/>
          <w:rFonts w:ascii="Times New Roman" w:hAnsi="Times New Roman" w:cs="Times New Roman"/>
          <w:sz w:val="24"/>
          <w:szCs w:val="24"/>
        </w:rPr>
      </w:pPr>
    </w:p>
    <w:p w14:paraId="38F6BC50" w14:textId="77777777" w:rsidR="00273462" w:rsidRDefault="00273462" w:rsidP="00BE4898">
      <w:pPr>
        <w:spacing w:after="0" w:line="240" w:lineRule="auto"/>
        <w:contextualSpacing/>
        <w:jc w:val="thaiDistribute"/>
        <w:rPr>
          <w:ins w:id="240" w:author="KKD Windows Se7en V1" w:date="2014-07-25T00:43:00Z"/>
          <w:rFonts w:ascii="Times New Roman" w:hAnsi="Times New Roman" w:cs="Times New Roman"/>
          <w:sz w:val="24"/>
          <w:szCs w:val="24"/>
        </w:rPr>
      </w:pPr>
    </w:p>
    <w:p w14:paraId="6CA30CB8" w14:textId="77777777" w:rsidR="00273462" w:rsidRDefault="00273462" w:rsidP="00BE4898">
      <w:pPr>
        <w:spacing w:after="0" w:line="240" w:lineRule="auto"/>
        <w:contextualSpacing/>
        <w:jc w:val="thaiDistribute"/>
        <w:rPr>
          <w:ins w:id="241" w:author="KKD Windows Se7en V1" w:date="2014-07-25T00:43:00Z"/>
          <w:rFonts w:ascii="Times New Roman" w:hAnsi="Times New Roman" w:cs="Times New Roman"/>
          <w:sz w:val="24"/>
          <w:szCs w:val="24"/>
        </w:rPr>
      </w:pPr>
    </w:p>
    <w:p w14:paraId="462BEFDF"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26F3467B" w14:textId="77777777" w:rsidR="00724F66" w:rsidRDefault="00724F66" w:rsidP="00BE4898">
      <w:pPr>
        <w:spacing w:after="0" w:line="240" w:lineRule="auto"/>
        <w:contextualSpacing/>
        <w:jc w:val="thaiDistribute"/>
        <w:rPr>
          <w:ins w:id="242" w:author="KKD Windows Se7en V1" w:date="2014-07-25T00:43:00Z"/>
          <w:rFonts w:ascii="Times New Roman" w:hAnsi="Times New Roman" w:cs="Times New Roman"/>
          <w:sz w:val="24"/>
          <w:szCs w:val="24"/>
        </w:rPr>
      </w:pPr>
    </w:p>
    <w:p w14:paraId="050A9E99" w14:textId="77777777" w:rsidR="00273462" w:rsidRDefault="00273462" w:rsidP="00BE4898">
      <w:pPr>
        <w:spacing w:after="0" w:line="240" w:lineRule="auto"/>
        <w:contextualSpacing/>
        <w:jc w:val="thaiDistribute"/>
        <w:rPr>
          <w:rFonts w:ascii="Times New Roman" w:hAnsi="Times New Roman" w:cs="Times New Roman"/>
          <w:sz w:val="24"/>
          <w:szCs w:val="24"/>
        </w:rPr>
      </w:pPr>
    </w:p>
    <w:p w14:paraId="20697213" w14:textId="320E1D17" w:rsidR="006761E0" w:rsidRPr="00A85EC0" w:rsidRDefault="006761E0" w:rsidP="00D51776">
      <w:pPr>
        <w:tabs>
          <w:tab w:val="left" w:pos="1365"/>
        </w:tabs>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9"/>
          <w:szCs w:val="29"/>
        </w:rPr>
        <w:t>System Requ</w:t>
      </w:r>
      <w:r w:rsidR="00D51776">
        <w:rPr>
          <w:rFonts w:ascii="Times New Roman" w:hAnsi="Times New Roman" w:cs="Times New Roman"/>
          <w:b/>
          <w:bCs/>
          <w:sz w:val="29"/>
          <w:szCs w:val="29"/>
        </w:rPr>
        <w:t xml:space="preserve">irement Specification of </w:t>
      </w:r>
      <w:commentRangeStart w:id="243"/>
      <w:commentRangeStart w:id="244"/>
      <w:r w:rsidR="00D51776">
        <w:rPr>
          <w:rFonts w:ascii="Times New Roman" w:hAnsi="Times New Roman" w:cs="Times New Roman"/>
          <w:b/>
          <w:bCs/>
          <w:sz w:val="29"/>
          <w:szCs w:val="29"/>
        </w:rPr>
        <w:t>URS</w:t>
      </w:r>
      <w:commentRangeEnd w:id="243"/>
      <w:r w:rsidR="00BE4898">
        <w:rPr>
          <w:rStyle w:val="CommentReference"/>
        </w:rPr>
        <w:commentReference w:id="243"/>
      </w:r>
      <w:commentRangeEnd w:id="244"/>
      <w:r w:rsidR="000868B3">
        <w:rPr>
          <w:rStyle w:val="CommentReference"/>
        </w:rPr>
        <w:commentReference w:id="244"/>
      </w:r>
      <w:r w:rsidR="00D51776">
        <w:rPr>
          <w:rFonts w:ascii="Times New Roman" w:hAnsi="Times New Roman" w:cs="Times New Roman"/>
          <w:b/>
          <w:bCs/>
          <w:sz w:val="29"/>
          <w:szCs w:val="29"/>
        </w:rPr>
        <w:t xml:space="preserve"> 15.1</w:t>
      </w:r>
    </w:p>
    <w:p w14:paraId="084A1614" w14:textId="23D4EC6D" w:rsidR="006761E0" w:rsidRPr="000868B3" w:rsidRDefault="006761E0"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w:t>
      </w:r>
      <w:r w:rsidR="00D51776" w:rsidRPr="000868B3">
        <w:rPr>
          <w:rFonts w:ascii="Times New Roman" w:hAnsi="Times New Roman" w:cs="Times New Roman"/>
          <w:b/>
          <w:bCs/>
          <w:sz w:val="24"/>
          <w:szCs w:val="24"/>
        </w:rPr>
        <w:t>RS 15-1</w:t>
      </w:r>
      <w:r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Pr="000868B3">
        <w:rPr>
          <w:rFonts w:ascii="Times New Roman" w:hAnsi="Times New Roman" w:cs="Times New Roman"/>
          <w:b/>
          <w:bCs/>
          <w:sz w:val="24"/>
          <w:szCs w:val="24"/>
        </w:rPr>
        <w:t>:</w:t>
      </w:r>
      <w:r w:rsidRPr="000868B3">
        <w:rPr>
          <w:rFonts w:ascii="Times New Roman" w:hAnsi="Times New Roman" w:cs="Times New Roman"/>
          <w:sz w:val="24"/>
          <w:szCs w:val="24"/>
        </w:rPr>
        <w:t xml:space="preserve"> </w:t>
      </w:r>
      <w:r w:rsidR="00D51776" w:rsidRPr="000868B3">
        <w:rPr>
          <w:rFonts w:ascii="Times New Roman" w:hAnsi="Times New Roman" w:cs="Times New Roman"/>
          <w:color w:val="000000"/>
          <w:sz w:val="24"/>
          <w:szCs w:val="24"/>
        </w:rPr>
        <w:t xml:space="preserve">The system </w:t>
      </w:r>
      <w:r w:rsidR="00BE4898" w:rsidRPr="000868B3">
        <w:rPr>
          <w:rFonts w:ascii="Times New Roman" w:hAnsi="Times New Roman" w:cs="Times New Roman"/>
          <w:color w:val="000000"/>
          <w:sz w:val="24"/>
          <w:szCs w:val="24"/>
        </w:rPr>
        <w:t xml:space="preserve">shall </w:t>
      </w:r>
      <w:r w:rsidR="00D51776" w:rsidRPr="000868B3">
        <w:rPr>
          <w:rFonts w:ascii="Times New Roman" w:hAnsi="Times New Roman" w:cs="Times New Roman"/>
          <w:color w:val="000000"/>
          <w:sz w:val="24"/>
          <w:szCs w:val="24"/>
        </w:rPr>
        <w:t>redirect to Semester page interface on the web application</w:t>
      </w:r>
      <w:r w:rsidRPr="000868B3">
        <w:rPr>
          <w:rFonts w:ascii="Times New Roman" w:hAnsi="Times New Roman" w:cs="Times New Roman"/>
          <w:sz w:val="24"/>
          <w:szCs w:val="24"/>
        </w:rPr>
        <w:t>.</w:t>
      </w:r>
    </w:p>
    <w:p w14:paraId="1D3DA235" w14:textId="2ED0BF41"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Style w:val="Heading2Char"/>
          <w:rFonts w:ascii="Times New Roman" w:hAnsi="Times New Roman" w:cs="Times New Roman"/>
          <w:b/>
          <w:bCs/>
          <w:color w:val="000000"/>
          <w:sz w:val="24"/>
          <w:szCs w:val="24"/>
        </w:rPr>
        <w:t>SRS 15-2</w:t>
      </w:r>
      <w:r w:rsidR="006761E0" w:rsidRPr="000868B3">
        <w:rPr>
          <w:rStyle w:val="Heading2Char"/>
          <w:rFonts w:ascii="Times New Roman" w:hAnsi="Times New Roman" w:cs="Times New Roman"/>
          <w:b/>
          <w:bCs/>
          <w:color w:val="000000"/>
          <w:sz w:val="24"/>
          <w:szCs w:val="24"/>
        </w:rPr>
        <w:t>.</w:t>
      </w:r>
      <w:r w:rsidR="000868B3" w:rsidRPr="00146DFC">
        <w:rPr>
          <w:rStyle w:val="Heading2Char"/>
          <w:rFonts w:ascii="Times New Roman" w:hAnsi="Times New Roman" w:cs="Times New Roman"/>
          <w:b/>
          <w:bCs/>
          <w:color w:val="000000"/>
          <w:sz w:val="24"/>
          <w:szCs w:val="24"/>
        </w:rPr>
        <w:t>1</w:t>
      </w:r>
      <w:r w:rsidR="006761E0" w:rsidRPr="000868B3">
        <w:rPr>
          <w:rStyle w:val="Heading2Char"/>
          <w:rFonts w:ascii="Times New Roman" w:hAnsi="Times New Roman" w:cs="Times New Roman"/>
          <w:b/>
          <w:bCs/>
          <w:color w:val="000000"/>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color w:val="000000"/>
          <w:sz w:val="24"/>
          <w:szCs w:val="24"/>
        </w:rPr>
        <w:t xml:space="preserve">The system </w:t>
      </w:r>
      <w:r w:rsidR="00BE4898" w:rsidRPr="000868B3">
        <w:rPr>
          <w:rFonts w:ascii="Times New Roman" w:hAnsi="Times New Roman" w:cs="Times New Roman"/>
          <w:color w:val="000000"/>
          <w:sz w:val="24"/>
          <w:szCs w:val="24"/>
        </w:rPr>
        <w:t xml:space="preserve">shall </w:t>
      </w:r>
      <w:r w:rsidRPr="000868B3">
        <w:rPr>
          <w:rFonts w:ascii="Times New Roman" w:hAnsi="Times New Roman" w:cs="Times New Roman"/>
          <w:color w:val="000000"/>
          <w:sz w:val="24"/>
          <w:szCs w:val="24"/>
        </w:rPr>
        <w:t xml:space="preserve">provide all </w:t>
      </w:r>
      <w:r w:rsidRPr="000868B3">
        <w:rPr>
          <w:rFonts w:ascii="Times New Roman" w:hAnsi="Times New Roman" w:cs="Times New Roman"/>
          <w:sz w:val="24"/>
          <w:szCs w:val="24"/>
        </w:rPr>
        <w:t>semester on Semester page on the web application which were studied by finding from student ID</w:t>
      </w:r>
      <w:r w:rsidR="006761E0" w:rsidRPr="000868B3">
        <w:rPr>
          <w:rFonts w:ascii="Times New Roman" w:hAnsi="Times New Roman" w:cs="Times New Roman"/>
          <w:sz w:val="24"/>
          <w:szCs w:val="24"/>
        </w:rPr>
        <w:t>.</w:t>
      </w:r>
    </w:p>
    <w:p w14:paraId="608493C8" w14:textId="298F8961"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15-3</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redirect to Overall course</w:t>
      </w:r>
      <w:r w:rsidRPr="000868B3" w:rsidDel="00B54CA2">
        <w:rPr>
          <w:rFonts w:ascii="Times New Roman" w:hAnsi="Times New Roman" w:cs="Times New Roman"/>
          <w:sz w:val="24"/>
          <w:szCs w:val="24"/>
        </w:rPr>
        <w:t xml:space="preserve"> </w:t>
      </w:r>
      <w:r w:rsidRPr="000868B3">
        <w:rPr>
          <w:rFonts w:ascii="Times New Roman" w:hAnsi="Times New Roman" w:cs="Times New Roman"/>
          <w:sz w:val="24"/>
          <w:szCs w:val="24"/>
        </w:rPr>
        <w:t>page on the web application</w:t>
      </w:r>
      <w:r w:rsidR="006761E0" w:rsidRPr="000868B3">
        <w:rPr>
          <w:rFonts w:ascii="Times New Roman" w:hAnsi="Times New Roman" w:cs="Times New Roman"/>
          <w:sz w:val="24"/>
          <w:szCs w:val="24"/>
        </w:rPr>
        <w:t>.</w:t>
      </w:r>
    </w:p>
    <w:p w14:paraId="59265943" w14:textId="52D7981B"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15-4</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 xml:space="preserve">provide all courses name in </w:t>
      </w:r>
      <w:r w:rsidRPr="000868B3">
        <w:rPr>
          <w:rFonts w:ascii="Times New Roman" w:hAnsi="Times New Roman" w:cs="Times New Roman"/>
          <w:color w:val="000000"/>
          <w:sz w:val="24"/>
          <w:szCs w:val="24"/>
        </w:rPr>
        <w:t xml:space="preserve">Overall course </w:t>
      </w:r>
      <w:r w:rsidRPr="000868B3">
        <w:rPr>
          <w:rFonts w:ascii="Times New Roman" w:hAnsi="Times New Roman" w:cs="Times New Roman"/>
          <w:sz w:val="24"/>
          <w:szCs w:val="24"/>
        </w:rPr>
        <w:t>page on the web application which were studied by finding from student ID</w:t>
      </w:r>
      <w:r w:rsidR="006761E0" w:rsidRPr="000868B3">
        <w:rPr>
          <w:rFonts w:ascii="Times New Roman" w:hAnsi="Times New Roman" w:cs="Times New Roman"/>
          <w:sz w:val="24"/>
          <w:szCs w:val="24"/>
        </w:rPr>
        <w:t>.</w:t>
      </w:r>
    </w:p>
    <w:p w14:paraId="2F3B57FA" w14:textId="6F91BF80" w:rsidR="006761E0" w:rsidRPr="000868B3"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5</w:t>
      </w:r>
      <w:r w:rsidR="006761E0" w:rsidRPr="000868B3">
        <w:rPr>
          <w:rFonts w:ascii="Times New Roman" w:hAnsi="Times New Roman" w:cs="Times New Roman"/>
          <w:b/>
          <w:bCs/>
          <w:sz w:val="24"/>
          <w:szCs w:val="24"/>
        </w:rPr>
        <w:t>.</w:t>
      </w:r>
      <w:r w:rsidR="000868B3" w:rsidRPr="00146DFC">
        <w:rPr>
          <w:rFonts w:ascii="Times New Roman" w:hAnsi="Times New Roman" w:cs="Times New Roman"/>
          <w:b/>
          <w:bCs/>
          <w:sz w:val="24"/>
          <w:szCs w:val="24"/>
        </w:rPr>
        <w:t>1</w:t>
      </w:r>
      <w:r w:rsidR="006761E0" w:rsidRPr="000868B3">
        <w:rPr>
          <w:rFonts w:ascii="Times New Roman" w:hAnsi="Times New Roman" w:cs="Times New Roman"/>
          <w:b/>
          <w:bCs/>
          <w:sz w:val="24"/>
          <w:szCs w:val="24"/>
        </w:rPr>
        <w:t>:</w:t>
      </w:r>
      <w:r w:rsidR="006761E0" w:rsidRPr="000868B3">
        <w:rPr>
          <w:rFonts w:ascii="Times New Roman" w:hAnsi="Times New Roman" w:cs="Times New Roman"/>
          <w:sz w:val="24"/>
          <w:szCs w:val="24"/>
        </w:rPr>
        <w:t xml:space="preserve"> </w:t>
      </w:r>
      <w:r w:rsidRPr="000868B3">
        <w:rPr>
          <w:rFonts w:ascii="Times New Roman" w:hAnsi="Times New Roman" w:cs="Times New Roman"/>
          <w:sz w:val="24"/>
          <w:szCs w:val="24"/>
        </w:rPr>
        <w:t xml:space="preserve">The system </w:t>
      </w:r>
      <w:r w:rsidR="00BE4898" w:rsidRPr="000868B3">
        <w:rPr>
          <w:rFonts w:ascii="Times New Roman" w:hAnsi="Times New Roman" w:cs="Times New Roman"/>
          <w:sz w:val="24"/>
          <w:szCs w:val="24"/>
        </w:rPr>
        <w:t xml:space="preserve">shall </w:t>
      </w:r>
      <w:r w:rsidRPr="000868B3">
        <w:rPr>
          <w:rFonts w:ascii="Times New Roman" w:hAnsi="Times New Roman" w:cs="Times New Roman"/>
          <w:sz w:val="24"/>
          <w:szCs w:val="24"/>
        </w:rPr>
        <w:t>redirect to Course information page interface on the web application, including course name, course credit, course description, lecturer name, a list of students in the course</w:t>
      </w:r>
      <w:r w:rsidR="006761E0" w:rsidRPr="000868B3">
        <w:rPr>
          <w:rFonts w:ascii="Times New Roman" w:hAnsi="Times New Roman" w:cs="Times New Roman"/>
          <w:sz w:val="24"/>
          <w:szCs w:val="24"/>
        </w:rPr>
        <w:t>.</w:t>
      </w:r>
    </w:p>
    <w:p w14:paraId="2A09DE9C" w14:textId="74998C84" w:rsidR="00D51776" w:rsidRPr="00D51776" w:rsidRDefault="00D51776" w:rsidP="00BE4898">
      <w:pPr>
        <w:spacing w:after="0" w:line="240" w:lineRule="auto"/>
        <w:ind w:left="1620" w:hanging="1260"/>
        <w:rPr>
          <w:rFonts w:ascii="Times New Roman" w:hAnsi="Times New Roman" w:cs="Times New Roman"/>
          <w:sz w:val="24"/>
          <w:szCs w:val="24"/>
        </w:rPr>
      </w:pPr>
      <w:r w:rsidRPr="000868B3">
        <w:rPr>
          <w:rFonts w:ascii="Times New Roman" w:hAnsi="Times New Roman" w:cs="Times New Roman"/>
          <w:b/>
          <w:bCs/>
          <w:sz w:val="24"/>
          <w:szCs w:val="24"/>
        </w:rPr>
        <w:t>SRS 15-6.</w:t>
      </w:r>
      <w:r w:rsidR="000868B3" w:rsidRPr="00146DFC">
        <w:rPr>
          <w:rFonts w:ascii="Times New Roman" w:hAnsi="Times New Roman" w:cs="Times New Roman"/>
          <w:b/>
          <w:bCs/>
          <w:sz w:val="24"/>
          <w:szCs w:val="24"/>
        </w:rPr>
        <w:t>1</w:t>
      </w:r>
      <w:r w:rsidRPr="000868B3">
        <w:rPr>
          <w:rFonts w:ascii="Times New Roman" w:hAnsi="Times New Roman" w:cs="Times New Roman"/>
          <w:b/>
          <w:bCs/>
          <w:sz w:val="24"/>
          <w:szCs w:val="24"/>
        </w:rPr>
        <w:t>:</w:t>
      </w:r>
      <w:r w:rsidRPr="000868B3">
        <w:rPr>
          <w:rFonts w:ascii="Times New Roman" w:hAnsi="Times New Roman" w:cs="Times New Roman"/>
          <w:sz w:val="24"/>
          <w:szCs w:val="24"/>
        </w:rPr>
        <w:t xml:space="preserve"> The system </w:t>
      </w:r>
      <w:r w:rsidR="00BE4898" w:rsidRPr="000868B3">
        <w:rPr>
          <w:rFonts w:ascii="Times New Roman" w:eastAsia="Pontano Sans" w:hAnsi="Times New Roman" w:cs="Times New Roman"/>
          <w:sz w:val="24"/>
          <w:szCs w:val="24"/>
        </w:rPr>
        <w:t xml:space="preserve">shall </w:t>
      </w:r>
      <w:r w:rsidRPr="000868B3">
        <w:rPr>
          <w:rFonts w:ascii="Times New Roman" w:eastAsia="Pontano Sans" w:hAnsi="Times New Roman" w:cs="Times New Roman"/>
          <w:sz w:val="24"/>
          <w:szCs w:val="24"/>
        </w:rPr>
        <w:t>fetch</w:t>
      </w:r>
      <w:del w:id="245" w:author="rimi park" w:date="2014-07-27T16:07:00Z">
        <w:r w:rsidRPr="000868B3" w:rsidDel="008E7D39">
          <w:rPr>
            <w:rFonts w:ascii="Times New Roman" w:eastAsia="Pontano Sans" w:hAnsi="Times New Roman" w:cs="Times New Roman"/>
            <w:sz w:val="24"/>
            <w:szCs w:val="24"/>
          </w:rPr>
          <w:delText>e</w:delText>
        </w:r>
      </w:del>
      <w:r w:rsidRPr="000868B3">
        <w:rPr>
          <w:rFonts w:ascii="Times New Roman" w:hAnsi="Times New Roman" w:cs="Times New Roman"/>
          <w:sz w:val="24"/>
          <w:szCs w:val="24"/>
        </w:rPr>
        <w:t xml:space="preserve"> the course information from the system to display into Course information page on the web application.</w:t>
      </w:r>
    </w:p>
    <w:p w14:paraId="63B17607" w14:textId="77777777" w:rsidR="00D51776" w:rsidRDefault="00D51776" w:rsidP="00D51776">
      <w:pPr>
        <w:spacing w:after="0" w:line="240" w:lineRule="auto"/>
        <w:ind w:left="720"/>
        <w:jc w:val="thaiDistribute"/>
        <w:rPr>
          <w:rFonts w:ascii="Times New Roman" w:hAnsi="Times New Roman" w:cs="Times New Roman"/>
          <w:sz w:val="24"/>
          <w:szCs w:val="24"/>
        </w:rPr>
      </w:pPr>
    </w:p>
    <w:p w14:paraId="74E10003" w14:textId="77777777" w:rsidR="00DB477F" w:rsidRDefault="00DB477F" w:rsidP="00D51776">
      <w:pPr>
        <w:spacing w:after="0" w:line="240" w:lineRule="auto"/>
        <w:ind w:left="720"/>
        <w:jc w:val="thaiDistribute"/>
        <w:rPr>
          <w:rFonts w:ascii="Times New Roman" w:hAnsi="Times New Roman" w:cs="Times New Roman"/>
          <w:sz w:val="24"/>
          <w:szCs w:val="24"/>
        </w:rPr>
      </w:pPr>
    </w:p>
    <w:p w14:paraId="76CA6F18" w14:textId="77777777" w:rsidR="00DB477F" w:rsidRDefault="00DB477F" w:rsidP="00D51776">
      <w:pPr>
        <w:spacing w:after="0" w:line="240" w:lineRule="auto"/>
        <w:ind w:left="720"/>
        <w:jc w:val="thaiDistribute"/>
        <w:rPr>
          <w:rFonts w:ascii="Times New Roman" w:hAnsi="Times New Roman" w:cs="Times New Roman"/>
          <w:sz w:val="24"/>
          <w:szCs w:val="24"/>
        </w:rPr>
      </w:pPr>
    </w:p>
    <w:p w14:paraId="4F14DD3C" w14:textId="77777777" w:rsidR="00DB477F" w:rsidRDefault="00DB477F" w:rsidP="00D51776">
      <w:pPr>
        <w:spacing w:after="0" w:line="240" w:lineRule="auto"/>
        <w:ind w:left="720"/>
        <w:jc w:val="thaiDistribute"/>
        <w:rPr>
          <w:rFonts w:ascii="Times New Roman" w:hAnsi="Times New Roman" w:cs="Times New Roman"/>
          <w:sz w:val="24"/>
          <w:szCs w:val="24"/>
        </w:rPr>
      </w:pPr>
    </w:p>
    <w:p w14:paraId="6E7827D4" w14:textId="77777777" w:rsidR="00DB477F" w:rsidDel="00273462" w:rsidRDefault="00DB477F" w:rsidP="00D51776">
      <w:pPr>
        <w:spacing w:after="0" w:line="240" w:lineRule="auto"/>
        <w:ind w:left="720"/>
        <w:jc w:val="thaiDistribute"/>
        <w:rPr>
          <w:del w:id="246" w:author="KKD Windows Se7en V1" w:date="2014-07-25T00:43:00Z"/>
          <w:rFonts w:ascii="Times New Roman" w:hAnsi="Times New Roman" w:cs="Times New Roman"/>
          <w:sz w:val="24"/>
          <w:szCs w:val="24"/>
        </w:rPr>
      </w:pPr>
    </w:p>
    <w:p w14:paraId="129CD279" w14:textId="77777777" w:rsidR="00DB477F" w:rsidDel="00273462" w:rsidRDefault="00DB477F" w:rsidP="00D51776">
      <w:pPr>
        <w:spacing w:after="0" w:line="240" w:lineRule="auto"/>
        <w:ind w:left="720"/>
        <w:jc w:val="thaiDistribute"/>
        <w:rPr>
          <w:del w:id="247" w:author="KKD Windows Se7en V1" w:date="2014-07-25T00:43:00Z"/>
          <w:rFonts w:ascii="Times New Roman" w:hAnsi="Times New Roman" w:cs="Times New Roman"/>
          <w:sz w:val="24"/>
          <w:szCs w:val="24"/>
        </w:rPr>
      </w:pPr>
    </w:p>
    <w:p w14:paraId="25433983" w14:textId="77777777" w:rsidR="00DB477F" w:rsidDel="00273462" w:rsidRDefault="00DB477F" w:rsidP="00D51776">
      <w:pPr>
        <w:spacing w:after="0" w:line="240" w:lineRule="auto"/>
        <w:ind w:left="720"/>
        <w:jc w:val="thaiDistribute"/>
        <w:rPr>
          <w:del w:id="248" w:author="KKD Windows Se7en V1" w:date="2014-07-25T00:43:00Z"/>
          <w:rFonts w:ascii="Times New Roman" w:hAnsi="Times New Roman" w:cs="Times New Roman"/>
          <w:sz w:val="24"/>
          <w:szCs w:val="24"/>
        </w:rPr>
      </w:pPr>
    </w:p>
    <w:p w14:paraId="1F0209FE" w14:textId="77777777" w:rsidR="00DB477F" w:rsidDel="00273462" w:rsidRDefault="00DB477F" w:rsidP="00D51776">
      <w:pPr>
        <w:spacing w:after="0" w:line="240" w:lineRule="auto"/>
        <w:ind w:left="720"/>
        <w:jc w:val="thaiDistribute"/>
        <w:rPr>
          <w:del w:id="249" w:author="KKD Windows Se7en V1" w:date="2014-07-25T00:43:00Z"/>
          <w:rFonts w:ascii="Times New Roman" w:hAnsi="Times New Roman" w:cs="Times New Roman"/>
          <w:sz w:val="24"/>
          <w:szCs w:val="24"/>
        </w:rPr>
      </w:pPr>
    </w:p>
    <w:p w14:paraId="2C461FFA" w14:textId="77777777" w:rsidR="00DB477F" w:rsidDel="00273462" w:rsidRDefault="00DB477F" w:rsidP="00D51776">
      <w:pPr>
        <w:spacing w:after="0" w:line="240" w:lineRule="auto"/>
        <w:ind w:left="720"/>
        <w:jc w:val="thaiDistribute"/>
        <w:rPr>
          <w:del w:id="250" w:author="KKD Windows Se7en V1" w:date="2014-07-25T00:43:00Z"/>
          <w:rFonts w:ascii="Times New Roman" w:hAnsi="Times New Roman" w:cs="Times New Roman"/>
          <w:sz w:val="24"/>
          <w:szCs w:val="24"/>
        </w:rPr>
      </w:pPr>
    </w:p>
    <w:p w14:paraId="19459755" w14:textId="77777777" w:rsidR="00DB477F" w:rsidDel="00273462" w:rsidRDefault="00DB477F" w:rsidP="00D51776">
      <w:pPr>
        <w:spacing w:after="0" w:line="240" w:lineRule="auto"/>
        <w:ind w:left="720"/>
        <w:jc w:val="thaiDistribute"/>
        <w:rPr>
          <w:del w:id="251" w:author="KKD Windows Se7en V1" w:date="2014-07-25T00:43:00Z"/>
          <w:rFonts w:ascii="Times New Roman" w:hAnsi="Times New Roman" w:cs="Times New Roman"/>
          <w:sz w:val="24"/>
          <w:szCs w:val="24"/>
        </w:rPr>
      </w:pPr>
    </w:p>
    <w:p w14:paraId="1DCB65BB" w14:textId="77777777" w:rsidR="00DB477F" w:rsidDel="00273462" w:rsidRDefault="00DB477F" w:rsidP="00D51776">
      <w:pPr>
        <w:spacing w:after="0" w:line="240" w:lineRule="auto"/>
        <w:ind w:left="720"/>
        <w:jc w:val="thaiDistribute"/>
        <w:rPr>
          <w:del w:id="252" w:author="KKD Windows Se7en V1" w:date="2014-07-25T00:43:00Z"/>
          <w:rFonts w:ascii="Times New Roman" w:hAnsi="Times New Roman" w:cs="Times New Roman"/>
          <w:sz w:val="24"/>
          <w:szCs w:val="24"/>
        </w:rPr>
      </w:pPr>
    </w:p>
    <w:p w14:paraId="1F0A8636" w14:textId="77777777" w:rsidR="00DB477F" w:rsidDel="00273462" w:rsidRDefault="00DB477F" w:rsidP="00D51776">
      <w:pPr>
        <w:spacing w:after="0" w:line="240" w:lineRule="auto"/>
        <w:ind w:left="720"/>
        <w:jc w:val="thaiDistribute"/>
        <w:rPr>
          <w:del w:id="253" w:author="KKD Windows Se7en V1" w:date="2014-07-25T00:43:00Z"/>
          <w:rFonts w:ascii="Times New Roman" w:hAnsi="Times New Roman" w:cs="Times New Roman"/>
          <w:sz w:val="24"/>
          <w:szCs w:val="24"/>
        </w:rPr>
      </w:pPr>
    </w:p>
    <w:p w14:paraId="71CB7FD5" w14:textId="77777777" w:rsidR="00DB477F" w:rsidDel="00273462" w:rsidRDefault="00DB477F" w:rsidP="00D51776">
      <w:pPr>
        <w:spacing w:after="0" w:line="240" w:lineRule="auto"/>
        <w:ind w:left="720"/>
        <w:jc w:val="thaiDistribute"/>
        <w:rPr>
          <w:del w:id="254" w:author="KKD Windows Se7en V1" w:date="2014-07-25T00:43:00Z"/>
          <w:rFonts w:ascii="Times New Roman" w:hAnsi="Times New Roman" w:cs="Times New Roman"/>
          <w:sz w:val="24"/>
          <w:szCs w:val="24"/>
        </w:rPr>
      </w:pPr>
    </w:p>
    <w:p w14:paraId="26F413C1" w14:textId="77777777" w:rsidR="00DB477F" w:rsidDel="00273462" w:rsidRDefault="00DB477F" w:rsidP="00D51776">
      <w:pPr>
        <w:spacing w:after="0" w:line="240" w:lineRule="auto"/>
        <w:ind w:left="720"/>
        <w:jc w:val="thaiDistribute"/>
        <w:rPr>
          <w:del w:id="255" w:author="KKD Windows Se7en V1" w:date="2014-07-25T00:43:00Z"/>
          <w:rFonts w:ascii="Times New Roman" w:hAnsi="Times New Roman" w:cs="Times New Roman"/>
          <w:sz w:val="24"/>
          <w:szCs w:val="24"/>
        </w:rPr>
      </w:pPr>
    </w:p>
    <w:p w14:paraId="7CA692E0" w14:textId="77777777" w:rsidR="00DB477F" w:rsidDel="00273462" w:rsidRDefault="00DB477F" w:rsidP="00D51776">
      <w:pPr>
        <w:spacing w:after="0" w:line="240" w:lineRule="auto"/>
        <w:ind w:left="720"/>
        <w:jc w:val="thaiDistribute"/>
        <w:rPr>
          <w:del w:id="256" w:author="KKD Windows Se7en V1" w:date="2014-07-25T00:43:00Z"/>
          <w:rFonts w:ascii="Times New Roman" w:hAnsi="Times New Roman" w:cs="Times New Roman"/>
          <w:sz w:val="24"/>
          <w:szCs w:val="24"/>
        </w:rPr>
      </w:pPr>
    </w:p>
    <w:p w14:paraId="1D5D8B52" w14:textId="77777777" w:rsidR="00DB477F" w:rsidDel="00273462" w:rsidRDefault="00DB477F" w:rsidP="00D51776">
      <w:pPr>
        <w:spacing w:after="0" w:line="240" w:lineRule="auto"/>
        <w:ind w:left="720"/>
        <w:jc w:val="thaiDistribute"/>
        <w:rPr>
          <w:del w:id="257" w:author="KKD Windows Se7en V1" w:date="2014-07-25T00:43:00Z"/>
          <w:rFonts w:ascii="Times New Roman" w:hAnsi="Times New Roman" w:cs="Times New Roman"/>
          <w:sz w:val="24"/>
          <w:szCs w:val="24"/>
        </w:rPr>
      </w:pPr>
    </w:p>
    <w:p w14:paraId="28B68AA7" w14:textId="77777777" w:rsidR="00DB477F" w:rsidDel="00273462" w:rsidRDefault="00DB477F" w:rsidP="00D51776">
      <w:pPr>
        <w:spacing w:after="0" w:line="240" w:lineRule="auto"/>
        <w:ind w:left="720"/>
        <w:jc w:val="thaiDistribute"/>
        <w:rPr>
          <w:del w:id="258" w:author="KKD Windows Se7en V1" w:date="2014-07-25T00:43:00Z"/>
          <w:rFonts w:ascii="Times New Roman" w:hAnsi="Times New Roman" w:cs="Times New Roman"/>
          <w:sz w:val="24"/>
          <w:szCs w:val="24"/>
        </w:rPr>
      </w:pPr>
    </w:p>
    <w:p w14:paraId="7DF1F58A" w14:textId="77777777" w:rsidR="00DB477F" w:rsidDel="00273462" w:rsidRDefault="00DB477F" w:rsidP="00D51776">
      <w:pPr>
        <w:spacing w:after="0" w:line="240" w:lineRule="auto"/>
        <w:ind w:left="720"/>
        <w:jc w:val="thaiDistribute"/>
        <w:rPr>
          <w:del w:id="259" w:author="KKD Windows Se7en V1" w:date="2014-07-25T00:43:00Z"/>
          <w:rFonts w:ascii="Times New Roman" w:hAnsi="Times New Roman" w:cs="Times New Roman"/>
          <w:sz w:val="24"/>
          <w:szCs w:val="24"/>
        </w:rPr>
      </w:pPr>
    </w:p>
    <w:p w14:paraId="4665BD46" w14:textId="77777777" w:rsidR="00DB477F" w:rsidDel="00273462" w:rsidRDefault="00DB477F" w:rsidP="00D51776">
      <w:pPr>
        <w:spacing w:after="0" w:line="240" w:lineRule="auto"/>
        <w:ind w:left="720"/>
        <w:jc w:val="thaiDistribute"/>
        <w:rPr>
          <w:del w:id="260" w:author="KKD Windows Se7en V1" w:date="2014-07-25T00:43:00Z"/>
          <w:rFonts w:ascii="Times New Roman" w:hAnsi="Times New Roman" w:cs="Times New Roman"/>
          <w:sz w:val="24"/>
          <w:szCs w:val="24"/>
        </w:rPr>
      </w:pPr>
    </w:p>
    <w:p w14:paraId="481AEFEF" w14:textId="77777777" w:rsidR="00DB477F" w:rsidDel="00273462" w:rsidRDefault="00DB477F" w:rsidP="00D51776">
      <w:pPr>
        <w:spacing w:after="0" w:line="240" w:lineRule="auto"/>
        <w:ind w:left="720"/>
        <w:jc w:val="thaiDistribute"/>
        <w:rPr>
          <w:del w:id="261" w:author="KKD Windows Se7en V1" w:date="2014-07-25T00:43:00Z"/>
          <w:rFonts w:ascii="Times New Roman" w:hAnsi="Times New Roman" w:cs="Times New Roman"/>
          <w:sz w:val="24"/>
          <w:szCs w:val="24"/>
        </w:rPr>
      </w:pPr>
    </w:p>
    <w:p w14:paraId="4C7384EE" w14:textId="77777777" w:rsidR="00DB477F" w:rsidDel="00273462" w:rsidRDefault="00DB477F" w:rsidP="00D51776">
      <w:pPr>
        <w:spacing w:after="0" w:line="240" w:lineRule="auto"/>
        <w:ind w:left="720"/>
        <w:jc w:val="thaiDistribute"/>
        <w:rPr>
          <w:del w:id="262" w:author="KKD Windows Se7en V1" w:date="2014-07-25T00:43:00Z"/>
          <w:rFonts w:ascii="Times New Roman" w:hAnsi="Times New Roman" w:cs="Times New Roman"/>
          <w:sz w:val="24"/>
          <w:szCs w:val="24"/>
        </w:rPr>
      </w:pPr>
    </w:p>
    <w:p w14:paraId="06BF87E4" w14:textId="77777777" w:rsidR="00DB477F" w:rsidDel="00273462" w:rsidRDefault="00DB477F" w:rsidP="00D51776">
      <w:pPr>
        <w:spacing w:after="0" w:line="240" w:lineRule="auto"/>
        <w:ind w:left="720"/>
        <w:jc w:val="thaiDistribute"/>
        <w:rPr>
          <w:del w:id="263" w:author="KKD Windows Se7en V1" w:date="2014-07-25T00:43:00Z"/>
          <w:rFonts w:ascii="Times New Roman" w:hAnsi="Times New Roman" w:cs="Times New Roman"/>
          <w:sz w:val="24"/>
          <w:szCs w:val="24"/>
        </w:rPr>
      </w:pPr>
    </w:p>
    <w:p w14:paraId="7CCCD8BE" w14:textId="77777777" w:rsidR="00DB477F" w:rsidDel="00273462" w:rsidRDefault="00DB477F" w:rsidP="00D51776">
      <w:pPr>
        <w:spacing w:after="0" w:line="240" w:lineRule="auto"/>
        <w:ind w:left="720"/>
        <w:jc w:val="thaiDistribute"/>
        <w:rPr>
          <w:del w:id="264" w:author="KKD Windows Se7en V1" w:date="2014-07-25T00:43:00Z"/>
          <w:rFonts w:ascii="Times New Roman" w:hAnsi="Times New Roman" w:cs="Times New Roman"/>
          <w:sz w:val="24"/>
          <w:szCs w:val="24"/>
        </w:rPr>
      </w:pPr>
    </w:p>
    <w:p w14:paraId="59A3E396" w14:textId="77777777" w:rsidR="00DB477F" w:rsidDel="00273462" w:rsidRDefault="00DB477F" w:rsidP="00D51776">
      <w:pPr>
        <w:spacing w:after="0" w:line="240" w:lineRule="auto"/>
        <w:ind w:left="720"/>
        <w:jc w:val="thaiDistribute"/>
        <w:rPr>
          <w:del w:id="265" w:author="KKD Windows Se7en V1" w:date="2014-07-25T00:43:00Z"/>
          <w:rFonts w:ascii="Times New Roman" w:hAnsi="Times New Roman" w:cs="Times New Roman"/>
          <w:sz w:val="24"/>
          <w:szCs w:val="24"/>
        </w:rPr>
      </w:pPr>
    </w:p>
    <w:p w14:paraId="7F5EE75A" w14:textId="77777777" w:rsidR="00DB477F" w:rsidDel="00273462" w:rsidRDefault="00DB477F" w:rsidP="00D51776">
      <w:pPr>
        <w:spacing w:after="0" w:line="240" w:lineRule="auto"/>
        <w:ind w:left="720"/>
        <w:jc w:val="thaiDistribute"/>
        <w:rPr>
          <w:del w:id="266" w:author="KKD Windows Se7en V1" w:date="2014-07-25T00:43:00Z"/>
          <w:rFonts w:ascii="Times New Roman" w:hAnsi="Times New Roman" w:cs="Times New Roman"/>
          <w:sz w:val="24"/>
          <w:szCs w:val="24"/>
        </w:rPr>
      </w:pPr>
    </w:p>
    <w:p w14:paraId="76DE5D2E" w14:textId="77777777" w:rsidR="00DB477F" w:rsidDel="00273462" w:rsidRDefault="00DB477F" w:rsidP="00D51776">
      <w:pPr>
        <w:spacing w:after="0" w:line="240" w:lineRule="auto"/>
        <w:ind w:left="720"/>
        <w:jc w:val="thaiDistribute"/>
        <w:rPr>
          <w:del w:id="267" w:author="KKD Windows Se7en V1" w:date="2014-07-25T00:43:00Z"/>
          <w:rFonts w:ascii="Times New Roman" w:hAnsi="Times New Roman" w:cs="Times New Roman"/>
          <w:sz w:val="24"/>
          <w:szCs w:val="24"/>
        </w:rPr>
      </w:pPr>
    </w:p>
    <w:p w14:paraId="4BA9A6B8" w14:textId="77777777" w:rsidR="00DB477F" w:rsidDel="00273462" w:rsidRDefault="00DB477F" w:rsidP="00D51776">
      <w:pPr>
        <w:spacing w:after="0" w:line="240" w:lineRule="auto"/>
        <w:ind w:left="720"/>
        <w:jc w:val="thaiDistribute"/>
        <w:rPr>
          <w:del w:id="268" w:author="KKD Windows Se7en V1" w:date="2014-07-25T00:43:00Z"/>
          <w:rFonts w:ascii="Times New Roman" w:hAnsi="Times New Roman" w:cs="Times New Roman"/>
          <w:sz w:val="24"/>
          <w:szCs w:val="24"/>
        </w:rPr>
      </w:pPr>
    </w:p>
    <w:p w14:paraId="466DC82B" w14:textId="77777777" w:rsidR="00DB477F" w:rsidDel="00273462" w:rsidRDefault="00DB477F" w:rsidP="00D51776">
      <w:pPr>
        <w:spacing w:after="0" w:line="240" w:lineRule="auto"/>
        <w:ind w:left="720"/>
        <w:jc w:val="thaiDistribute"/>
        <w:rPr>
          <w:del w:id="269" w:author="KKD Windows Se7en V1" w:date="2014-07-25T00:43:00Z"/>
          <w:rFonts w:ascii="Times New Roman" w:hAnsi="Times New Roman" w:cs="Times New Roman"/>
          <w:sz w:val="24"/>
          <w:szCs w:val="24"/>
        </w:rPr>
      </w:pPr>
    </w:p>
    <w:p w14:paraId="7CA505F7" w14:textId="77777777" w:rsidR="00DB477F" w:rsidRPr="00D51776" w:rsidDel="00273462" w:rsidRDefault="00DB477F" w:rsidP="00D51776">
      <w:pPr>
        <w:spacing w:after="0" w:line="240" w:lineRule="auto"/>
        <w:ind w:left="720"/>
        <w:jc w:val="thaiDistribute"/>
        <w:rPr>
          <w:del w:id="270" w:author="KKD Windows Se7en V1" w:date="2014-07-25T00:43:00Z"/>
          <w:rFonts w:ascii="Times New Roman" w:hAnsi="Times New Roman" w:cs="Times New Roman"/>
          <w:sz w:val="24"/>
          <w:szCs w:val="24"/>
        </w:rPr>
      </w:pPr>
    </w:p>
    <w:p w14:paraId="1173471D" w14:textId="77777777" w:rsidR="00127605" w:rsidRPr="00DF5FD9" w:rsidDel="00273462" w:rsidRDefault="00127605" w:rsidP="00DF5FD9">
      <w:pPr>
        <w:rPr>
          <w:del w:id="271" w:author="KKD Windows Se7en V1" w:date="2014-07-25T00:43:00Z"/>
        </w:rPr>
      </w:pPr>
    </w:p>
    <w:p w14:paraId="3650536C" w14:textId="60816E45"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4.16</w:t>
      </w:r>
      <w:r w:rsidR="0042396D" w:rsidRPr="008E76FF">
        <w:rPr>
          <w:rFonts w:ascii="Times New Roman" w:hAnsi="Times New Roman" w:cs="Times New Roman"/>
          <w:b/>
          <w:bCs/>
          <w:color w:val="000000" w:themeColor="text1"/>
          <w:sz w:val="36"/>
          <w:szCs w:val="36"/>
        </w:rPr>
        <w:t xml:space="preserve"> Lecturer can assign assignments or quizzes which are multiple choices question, true/false question, and short answers.</w:t>
      </w:r>
      <w:r w:rsidR="0063525D">
        <w:rPr>
          <w:rFonts w:ascii="Times New Roman" w:hAnsi="Times New Roman" w:cs="Times New Roman"/>
          <w:b/>
          <w:bCs/>
          <w:color w:val="000000" w:themeColor="text1"/>
          <w:sz w:val="36"/>
          <w:szCs w:val="36"/>
        </w:rPr>
        <w:t xml:space="preserve"> (UC 16</w:t>
      </w:r>
      <w:r w:rsidR="008E76FF">
        <w:rPr>
          <w:rFonts w:ascii="Times New Roman" w:hAnsi="Times New Roman" w:cs="Times New Roman"/>
          <w:b/>
          <w:bCs/>
          <w:color w:val="000000" w:themeColor="text1"/>
          <w:sz w:val="36"/>
          <w:szCs w:val="36"/>
        </w:rPr>
        <w:t>.1)</w:t>
      </w:r>
    </w:p>
    <w:p w14:paraId="3FECFCE7" w14:textId="6070422D" w:rsidR="00CF7BCB" w:rsidDel="009E3635" w:rsidRDefault="009E3635" w:rsidP="00CF7BCB">
      <w:pPr>
        <w:rPr>
          <w:del w:id="272" w:author="KKD Windows Se7en V1" w:date="2014-07-25T00:33:00Z"/>
        </w:rPr>
      </w:pPr>
      <w:ins w:id="273" w:author="KKD Windows Se7en V1" w:date="2014-07-25T00:33:00Z">
        <w:r>
          <w:rPr>
            <w:noProof/>
          </w:rPr>
          <w:drawing>
            <wp:anchor distT="0" distB="0" distL="114300" distR="114300" simplePos="0" relativeHeight="251725824" behindDoc="1" locked="0" layoutInCell="1" allowOverlap="1" wp14:anchorId="380FE673" wp14:editId="73C9C37A">
              <wp:simplePos x="0" y="0"/>
              <wp:positionH relativeFrom="margin">
                <wp:posOffset>1647825</wp:posOffset>
              </wp:positionH>
              <wp:positionV relativeFrom="paragraph">
                <wp:posOffset>139700</wp:posOffset>
              </wp:positionV>
              <wp:extent cx="2705100" cy="192478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_AssignQuiz-Mobi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05100" cy="1924783"/>
                      </a:xfrm>
                      <a:prstGeom prst="rect">
                        <a:avLst/>
                      </a:prstGeom>
                    </pic:spPr>
                  </pic:pic>
                </a:graphicData>
              </a:graphic>
              <wp14:sizeRelH relativeFrom="page">
                <wp14:pctWidth>0</wp14:pctWidth>
              </wp14:sizeRelH>
              <wp14:sizeRelV relativeFrom="page">
                <wp14:pctHeight>0</wp14:pctHeight>
              </wp14:sizeRelV>
            </wp:anchor>
          </w:drawing>
        </w:r>
      </w:ins>
    </w:p>
    <w:p w14:paraId="31A4A49F" w14:textId="77777777" w:rsidR="009E3635" w:rsidRDefault="009E3635" w:rsidP="00CF7BCB">
      <w:pPr>
        <w:rPr>
          <w:ins w:id="274" w:author="KKD Windows Se7en V1" w:date="2014-07-25T00:33:00Z"/>
        </w:rPr>
      </w:pPr>
    </w:p>
    <w:p w14:paraId="0F410E55" w14:textId="70301054" w:rsidR="00CF7BCB" w:rsidRDefault="00CF7BCB" w:rsidP="00CF7BCB"/>
    <w:p w14:paraId="4DCF9770" w14:textId="5FA58022" w:rsidR="00CF7BCB" w:rsidRDefault="00CF7BCB" w:rsidP="00CF7BCB"/>
    <w:p w14:paraId="2FF1853F" w14:textId="77777777" w:rsidR="00CF7BCB" w:rsidRDefault="00CF7BCB" w:rsidP="00CF7BCB"/>
    <w:p w14:paraId="5F918865" w14:textId="77777777" w:rsidR="00CF7BCB" w:rsidRDefault="00CF7BCB" w:rsidP="00CF7BCB"/>
    <w:p w14:paraId="6D0C33B0" w14:textId="77777777" w:rsidR="00DB477F" w:rsidRDefault="00DB477F" w:rsidP="00CF7BCB"/>
    <w:p w14:paraId="69E0546F" w14:textId="77777777" w:rsidR="00DB477F" w:rsidRDefault="00DB477F" w:rsidP="00CF7BCB"/>
    <w:p w14:paraId="3513C1FF" w14:textId="77777777" w:rsidR="00CF7BCB" w:rsidRDefault="00CF7BCB" w:rsidP="00CF7BCB"/>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CF7BCB" w:rsidRPr="00CF7BCB" w14:paraId="27C4EAE0" w14:textId="77777777" w:rsidTr="00FF0A3A">
        <w:tc>
          <w:tcPr>
            <w:tcW w:w="1908" w:type="dxa"/>
            <w:tcBorders>
              <w:top w:val="single" w:sz="12" w:space="0" w:color="auto"/>
              <w:bottom w:val="single" w:sz="6" w:space="0" w:color="auto"/>
            </w:tcBorders>
            <w:shd w:val="clear" w:color="auto" w:fill="F2F2F2"/>
          </w:tcPr>
          <w:p w14:paraId="4F28B43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9705C3" w14:textId="3936564E"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UC 16.1</w:t>
            </w:r>
          </w:p>
        </w:tc>
      </w:tr>
      <w:tr w:rsidR="00CF7BCB" w:rsidRPr="00CF7BCB" w14:paraId="7BEDB176" w14:textId="77777777" w:rsidTr="00FF0A3A">
        <w:tc>
          <w:tcPr>
            <w:tcW w:w="1908" w:type="dxa"/>
            <w:tcBorders>
              <w:top w:val="single" w:sz="6" w:space="0" w:color="auto"/>
              <w:bottom w:val="single" w:sz="6" w:space="0" w:color="auto"/>
            </w:tcBorders>
            <w:shd w:val="clear" w:color="auto" w:fill="F2F2F2"/>
          </w:tcPr>
          <w:p w14:paraId="48734F78"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ABC7C00"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 assigns assignments or quizzes.</w:t>
            </w:r>
          </w:p>
        </w:tc>
      </w:tr>
      <w:tr w:rsidR="00CF7BCB" w:rsidRPr="00CF7BCB" w14:paraId="709941A5" w14:textId="77777777" w:rsidTr="00FF0A3A">
        <w:tc>
          <w:tcPr>
            <w:tcW w:w="1908" w:type="dxa"/>
            <w:tcBorders>
              <w:top w:val="single" w:sz="6" w:space="0" w:color="auto"/>
              <w:bottom w:val="single" w:sz="6" w:space="0" w:color="auto"/>
            </w:tcBorders>
            <w:shd w:val="clear" w:color="auto" w:fill="F2F2F2"/>
          </w:tcPr>
          <w:p w14:paraId="68BDF52D"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A739C2F"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203B92F0"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880CF31" w14:textId="77777777" w:rsidR="00CF7BCB" w:rsidRPr="00CF7BCB" w:rsidRDefault="00CF7BCB" w:rsidP="00CF7BCB">
            <w:pPr>
              <w:spacing w:after="0" w:line="240" w:lineRule="auto"/>
              <w:rPr>
                <w:rFonts w:ascii="Times New Roman" w:hAnsi="Times New Roman" w:cs="Times New Roman"/>
                <w:color w:val="000000"/>
                <w:sz w:val="24"/>
                <w:szCs w:val="24"/>
              </w:rPr>
            </w:pPr>
            <w:proofErr w:type="spellStart"/>
            <w:r w:rsidRPr="00CF7BCB">
              <w:rPr>
                <w:rFonts w:ascii="Times New Roman" w:hAnsi="Times New Roman" w:cs="Times New Roman"/>
                <w:color w:val="000000"/>
                <w:sz w:val="24"/>
                <w:szCs w:val="24"/>
              </w:rPr>
              <w:t>Mr.Tanadol</w:t>
            </w:r>
            <w:proofErr w:type="spellEnd"/>
            <w:r w:rsidRPr="00CF7BCB">
              <w:rPr>
                <w:rFonts w:ascii="Times New Roman" w:hAnsi="Times New Roman" w:cs="Times New Roman"/>
                <w:color w:val="000000"/>
                <w:sz w:val="24"/>
                <w:szCs w:val="24"/>
              </w:rPr>
              <w:t xml:space="preserve"> </w:t>
            </w:r>
            <w:proofErr w:type="spellStart"/>
            <w:r w:rsidRPr="00CF7BCB">
              <w:rPr>
                <w:rFonts w:ascii="Times New Roman" w:hAnsi="Times New Roman" w:cs="Times New Roman"/>
                <w:color w:val="000000"/>
                <w:sz w:val="24"/>
                <w:szCs w:val="24"/>
              </w:rPr>
              <w:t>Parn-ong</w:t>
            </w:r>
            <w:proofErr w:type="spellEnd"/>
          </w:p>
        </w:tc>
      </w:tr>
      <w:tr w:rsidR="00CF7BCB" w:rsidRPr="00CF7BCB" w14:paraId="3D7ED3CE" w14:textId="77777777" w:rsidTr="00FF0A3A">
        <w:tc>
          <w:tcPr>
            <w:tcW w:w="1908" w:type="dxa"/>
            <w:tcBorders>
              <w:top w:val="single" w:sz="6" w:space="0" w:color="auto"/>
              <w:bottom w:val="single" w:sz="6" w:space="0" w:color="auto"/>
            </w:tcBorders>
            <w:shd w:val="clear" w:color="auto" w:fill="F2F2F2"/>
          </w:tcPr>
          <w:p w14:paraId="427855A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D7A7AC7"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EC4E3F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6AFD28"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r>
      <w:tr w:rsidR="00CF7BCB" w:rsidRPr="00CF7BCB" w14:paraId="115B4C57" w14:textId="77777777" w:rsidTr="00FF0A3A">
        <w:tc>
          <w:tcPr>
            <w:tcW w:w="2628" w:type="dxa"/>
            <w:gridSpan w:val="2"/>
            <w:tcBorders>
              <w:top w:val="single" w:sz="6" w:space="0" w:color="auto"/>
            </w:tcBorders>
          </w:tcPr>
          <w:p w14:paraId="45904B5F"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Actors:</w:t>
            </w:r>
          </w:p>
        </w:tc>
        <w:tc>
          <w:tcPr>
            <w:tcW w:w="6570" w:type="dxa"/>
            <w:gridSpan w:val="3"/>
            <w:tcBorders>
              <w:top w:val="single" w:sz="6" w:space="0" w:color="auto"/>
            </w:tcBorders>
          </w:tcPr>
          <w:p w14:paraId="4BA84491"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w:t>
            </w:r>
          </w:p>
        </w:tc>
      </w:tr>
      <w:tr w:rsidR="00CF7BCB" w:rsidRPr="00CF7BCB" w14:paraId="1A9CC086" w14:textId="77777777" w:rsidTr="00FF0A3A">
        <w:tc>
          <w:tcPr>
            <w:tcW w:w="2628" w:type="dxa"/>
            <w:gridSpan w:val="2"/>
          </w:tcPr>
          <w:p w14:paraId="768C5B0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Description:</w:t>
            </w:r>
          </w:p>
        </w:tc>
        <w:tc>
          <w:tcPr>
            <w:tcW w:w="6570" w:type="dxa"/>
            <w:gridSpan w:val="3"/>
          </w:tcPr>
          <w:p w14:paraId="018D08F1" w14:textId="58A0098A" w:rsidR="00CF7BCB" w:rsidRPr="00CF7BCB" w:rsidRDefault="00CF7BCB" w:rsidP="00456F40">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 xml:space="preserve">This use case is provided for Lecturer assigns assignments or quizzes on the </w:t>
            </w:r>
            <w:r w:rsidR="00456F40">
              <w:rPr>
                <w:rFonts w:ascii="Times New Roman" w:hAnsi="Times New Roman" w:cs="Times New Roman"/>
                <w:color w:val="000000"/>
                <w:sz w:val="24"/>
                <w:szCs w:val="24"/>
              </w:rPr>
              <w:t>web</w:t>
            </w:r>
            <w:r w:rsidRPr="00CF7BCB">
              <w:rPr>
                <w:rFonts w:ascii="Times New Roman" w:hAnsi="Times New Roman" w:cs="Times New Roman"/>
                <w:color w:val="000000"/>
                <w:sz w:val="24"/>
                <w:szCs w:val="24"/>
              </w:rPr>
              <w:t xml:space="preserve"> application. </w:t>
            </w:r>
          </w:p>
        </w:tc>
      </w:tr>
      <w:tr w:rsidR="00CF7BCB" w:rsidRPr="00CF7BCB" w14:paraId="6C17E129" w14:textId="77777777" w:rsidTr="00FF0A3A">
        <w:tc>
          <w:tcPr>
            <w:tcW w:w="2628" w:type="dxa"/>
            <w:gridSpan w:val="2"/>
          </w:tcPr>
          <w:p w14:paraId="0A928649"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Trigger:</w:t>
            </w:r>
          </w:p>
        </w:tc>
        <w:tc>
          <w:tcPr>
            <w:tcW w:w="6570" w:type="dxa"/>
            <w:gridSpan w:val="3"/>
          </w:tcPr>
          <w:p w14:paraId="323666F0"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tc>
      </w:tr>
      <w:tr w:rsidR="00CF7BCB" w:rsidRPr="00CF7BCB" w14:paraId="5DAA4C65" w14:textId="77777777" w:rsidTr="00FF0A3A">
        <w:trPr>
          <w:trHeight w:val="309"/>
        </w:trPr>
        <w:tc>
          <w:tcPr>
            <w:tcW w:w="2628" w:type="dxa"/>
            <w:gridSpan w:val="2"/>
          </w:tcPr>
          <w:p w14:paraId="6B25CD8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Preconditions:</w:t>
            </w:r>
          </w:p>
        </w:tc>
        <w:tc>
          <w:tcPr>
            <w:tcW w:w="6570" w:type="dxa"/>
            <w:gridSpan w:val="3"/>
          </w:tcPr>
          <w:p w14:paraId="244A9E5E"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must logged in to the system.</w:t>
            </w:r>
          </w:p>
        </w:tc>
      </w:tr>
      <w:tr w:rsidR="00CF7BCB" w:rsidRPr="00CF7BCB" w14:paraId="530D7796" w14:textId="77777777" w:rsidTr="00FF0A3A">
        <w:tc>
          <w:tcPr>
            <w:tcW w:w="2628" w:type="dxa"/>
            <w:gridSpan w:val="2"/>
          </w:tcPr>
          <w:p w14:paraId="6941AD22"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Post conditions:</w:t>
            </w:r>
          </w:p>
        </w:tc>
        <w:tc>
          <w:tcPr>
            <w:tcW w:w="6570" w:type="dxa"/>
            <w:gridSpan w:val="3"/>
          </w:tcPr>
          <w:p w14:paraId="179BE784" w14:textId="2B2C5005" w:rsidR="00CF7BCB" w:rsidRPr="00CF7BCB" w:rsidRDefault="00CF7BCB" w:rsidP="00F6044C">
            <w:pPr>
              <w:spacing w:after="0" w:line="240" w:lineRule="auto"/>
              <w:rPr>
                <w:rFonts w:ascii="Times New Roman" w:hAnsi="Times New Roman" w:cs="Times New Roman"/>
                <w:color w:val="000000"/>
                <w:sz w:val="24"/>
                <w:szCs w:val="24"/>
              </w:rPr>
            </w:pPr>
            <w:r w:rsidRPr="00CF7BCB">
              <w:rPr>
                <w:rFonts w:ascii="Times New Roman" w:hAnsi="Times New Roman" w:cs="Times New Roman"/>
                <w:sz w:val="24"/>
                <w:szCs w:val="24"/>
              </w:rPr>
              <w:t xml:space="preserve">The system displays “Creating </w:t>
            </w:r>
            <w:r w:rsidR="001D0379">
              <w:rPr>
                <w:rFonts w:ascii="Times New Roman" w:hAnsi="Times New Roman" w:cs="Times New Roman"/>
                <w:sz w:val="24"/>
                <w:szCs w:val="24"/>
              </w:rPr>
              <w:t>Testing</w:t>
            </w:r>
            <w:r w:rsidR="001D0379" w:rsidRPr="00CF7BCB">
              <w:rPr>
                <w:rFonts w:ascii="Times New Roman" w:hAnsi="Times New Roman" w:cs="Times New Roman"/>
                <w:sz w:val="24"/>
                <w:szCs w:val="24"/>
              </w:rPr>
              <w:t xml:space="preserve"> </w:t>
            </w:r>
            <w:r w:rsidRPr="00CF7BCB">
              <w:rPr>
                <w:rFonts w:ascii="Times New Roman" w:hAnsi="Times New Roman" w:cs="Times New Roman"/>
                <w:sz w:val="24"/>
                <w:szCs w:val="24"/>
              </w:rPr>
              <w:t xml:space="preserve">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71B21DE0" w14:textId="77777777" w:rsidTr="00FF0A3A">
        <w:tc>
          <w:tcPr>
            <w:tcW w:w="2628" w:type="dxa"/>
            <w:gridSpan w:val="2"/>
          </w:tcPr>
          <w:p w14:paraId="46B19E0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Normal Flow:</w:t>
            </w:r>
          </w:p>
        </w:tc>
        <w:tc>
          <w:tcPr>
            <w:tcW w:w="6570" w:type="dxa"/>
            <w:gridSpan w:val="3"/>
          </w:tcPr>
          <w:p w14:paraId="2707E834"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p w14:paraId="7563EA2E" w14:textId="61B3CC3F"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Overall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151BD80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submits addition testing form.</w:t>
            </w:r>
          </w:p>
          <w:p w14:paraId="683A6A6A" w14:textId="646FF0CD"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Addition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3C345DB5" w14:textId="0C2314B2" w:rsidR="00F466F1" w:rsidRDefault="00F466F1" w:rsidP="00130738">
            <w:pPr>
              <w:numPr>
                <w:ilvl w:val="0"/>
                <w:numId w:val="45"/>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w:t>
            </w:r>
            <w:r w:rsidRPr="00060AF3">
              <w:rPr>
                <w:rFonts w:ascii="Times New Roman" w:hAnsi="Times New Roman" w:cs="Times New Roman"/>
                <w:sz w:val="24"/>
                <w:szCs w:val="24"/>
              </w:rPr>
              <w:t xml:space="preserve"> an amount of questions, a score testing</w:t>
            </w:r>
            <w:r>
              <w:rPr>
                <w:rFonts w:ascii="Times New Roman" w:hAnsi="Times New Roman" w:cs="Times New Roman"/>
                <w:sz w:val="24"/>
                <w:szCs w:val="24"/>
              </w:rPr>
              <w:t>,</w:t>
            </w:r>
            <w:r w:rsidRPr="00A85EC0">
              <w:rPr>
                <w:rFonts w:ascii="Times New Roman" w:hAnsi="Times New Roman" w:cs="Times New Roman"/>
                <w:sz w:val="24"/>
                <w:szCs w:val="24"/>
              </w:rPr>
              <w:t xml:space="preserve"> a type of testing</w:t>
            </w:r>
            <w:r>
              <w:rPr>
                <w:rFonts w:ascii="Times New Roman" w:hAnsi="Times New Roman" w:cs="Times New Roman"/>
                <w:sz w:val="24"/>
                <w:szCs w:val="24"/>
              </w:rPr>
              <w:t>,</w:t>
            </w:r>
            <w:r w:rsidRPr="00A85EC0">
              <w:rPr>
                <w:rFonts w:ascii="Times New Roman" w:hAnsi="Times New Roman" w:cs="Times New Roman"/>
                <w:sz w:val="24"/>
                <w:szCs w:val="24"/>
              </w:rPr>
              <w:t xml:space="preserve"> student name, randomize order of the question status,</w:t>
            </w:r>
            <w:r>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 for Lecturer adds an assignment or quiz into the system.</w:t>
            </w:r>
          </w:p>
          <w:p w14:paraId="46AB35D2" w14:textId="0E78BBF2" w:rsidR="00CF7BCB" w:rsidRPr="00CF7BCB" w:rsidRDefault="00590928"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student name, randomize order of the question status</w:t>
            </w:r>
            <w:r>
              <w:rPr>
                <w:rFonts w:ascii="Times New Roman" w:hAnsi="Times New Roman" w:cs="Times New Roman"/>
                <w:sz w:val="24"/>
                <w:szCs w:val="24"/>
              </w:rPr>
              <w:t>, submission time</w:t>
            </w:r>
            <w:r w:rsidRPr="00CF7BCB">
              <w:rPr>
                <w:rFonts w:ascii="Times New Roman" w:hAnsi="Times New Roman" w:cs="Times New Roman"/>
                <w:sz w:val="24"/>
                <w:szCs w:val="24"/>
              </w:rPr>
              <w:t>, and posting status into the Addition testing page</w:t>
            </w:r>
            <w:r w:rsidR="00CF7BCB" w:rsidRPr="00CF7BCB">
              <w:rPr>
                <w:rFonts w:ascii="Times New Roman" w:hAnsi="Times New Roman" w:cs="Times New Roman"/>
                <w:sz w:val="24"/>
                <w:szCs w:val="24"/>
              </w:rPr>
              <w:t>.</w:t>
            </w:r>
          </w:p>
          <w:p w14:paraId="313C8F4F" w14:textId="190E354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7B52914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The system validates testing information from Lecturer.</w:t>
            </w:r>
          </w:p>
          <w:p w14:paraId="299B565D" w14:textId="2A8A03C5"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lastRenderedPageBreak/>
              <w:t xml:space="preserve">Lecturer enters to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474CE90E" w14:textId="0BBF573D"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question</w:t>
            </w:r>
            <w:r w:rsidRPr="00CF7BCB">
              <w:rPr>
                <w:rFonts w:ascii="Times New Roman" w:hAnsi="Times New Roman" w:cs="Times New Roman"/>
                <w:sz w:val="24"/>
                <w:szCs w:val="24"/>
              </w:rPr>
              <w:t xml:space="preserve">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6C958B8F" w14:textId="16BF3A04"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a type of question, question description, choice description, a solution, and a question point for Lecturer assigns </w:t>
            </w:r>
            <w:r w:rsidR="0079798C">
              <w:rPr>
                <w:rFonts w:ascii="Times New Roman" w:hAnsi="Times New Roman" w:cs="Times New Roman"/>
                <w:sz w:val="24"/>
                <w:szCs w:val="24"/>
              </w:rPr>
              <w:t xml:space="preserve">question </w:t>
            </w:r>
            <w:r w:rsidRPr="00CF7BCB">
              <w:rPr>
                <w:rFonts w:ascii="Times New Roman" w:hAnsi="Times New Roman" w:cs="Times New Roman"/>
                <w:sz w:val="24"/>
                <w:szCs w:val="24"/>
              </w:rPr>
              <w:t>into the system.</w:t>
            </w:r>
          </w:p>
          <w:p w14:paraId="4017E61C" w14:textId="41217748"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provides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which consist a type of question (Multiple choices), question description, choice description, a solution, and a question point.</w:t>
            </w:r>
          </w:p>
          <w:p w14:paraId="6FE38F12" w14:textId="3BE9D81A"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07F489A6" w14:textId="15143A36"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validates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from Lecturer.</w:t>
            </w:r>
          </w:p>
          <w:p w14:paraId="08E4D80F"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submits creating testing form.</w:t>
            </w:r>
          </w:p>
          <w:p w14:paraId="4E416C4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the testing information from Lecturer into the system.</w:t>
            </w:r>
          </w:p>
          <w:p w14:paraId="3EE39571" w14:textId="5DDEF0F0"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stores </w:t>
            </w:r>
            <w:r w:rsidR="00605623">
              <w:rPr>
                <w:rFonts w:ascii="Times New Roman" w:hAnsi="Times New Roman" w:cs="Times New Roman"/>
                <w:sz w:val="24"/>
                <w:szCs w:val="24"/>
              </w:rPr>
              <w:t>question</w:t>
            </w:r>
            <w:r w:rsidRPr="00CF7BCB">
              <w:rPr>
                <w:rFonts w:ascii="Times New Roman" w:hAnsi="Times New Roman" w:cs="Times New Roman"/>
                <w:sz w:val="24"/>
                <w:szCs w:val="24"/>
              </w:rPr>
              <w:t xml:space="preserve"> information from Lecturer into the system.</w:t>
            </w:r>
          </w:p>
          <w:p w14:paraId="3BE8EBFD" w14:textId="2865EC67" w:rsidR="00CF7BCB" w:rsidRPr="00CF7BCB" w:rsidRDefault="00CF7BCB" w:rsidP="009F679B">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displays “Creating </w:t>
            </w:r>
            <w:r w:rsidR="009F679B">
              <w:rPr>
                <w:rFonts w:ascii="Times New Roman" w:hAnsi="Times New Roman" w:cs="Times New Roman"/>
                <w:sz w:val="24"/>
                <w:szCs w:val="24"/>
              </w:rPr>
              <w:t>Testing</w:t>
            </w:r>
            <w:r w:rsidR="009F679B" w:rsidRPr="00CF7BCB">
              <w:rPr>
                <w:rFonts w:ascii="Times New Roman" w:hAnsi="Times New Roman" w:cs="Times New Roman"/>
                <w:sz w:val="24"/>
                <w:szCs w:val="24"/>
              </w:rPr>
              <w:t xml:space="preserve"> </w:t>
            </w:r>
            <w:r w:rsidRPr="00CF7BCB">
              <w:rPr>
                <w:rFonts w:ascii="Times New Roman" w:hAnsi="Times New Roman" w:cs="Times New Roman"/>
                <w:sz w:val="24"/>
                <w:szCs w:val="24"/>
              </w:rPr>
              <w:t xml:space="preserve">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2859AEC5" w14:textId="77777777" w:rsidTr="00FF0A3A">
        <w:tc>
          <w:tcPr>
            <w:tcW w:w="2628" w:type="dxa"/>
            <w:gridSpan w:val="2"/>
          </w:tcPr>
          <w:p w14:paraId="593119D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Alternative Flows:</w:t>
            </w:r>
          </w:p>
          <w:p w14:paraId="4BB8B2CE" w14:textId="77777777" w:rsidR="00CF7BCB" w:rsidRPr="00CF7BCB" w:rsidRDefault="00CF7BCB" w:rsidP="00CF7BCB">
            <w:pPr>
              <w:spacing w:after="0" w:line="240" w:lineRule="auto"/>
              <w:rPr>
                <w:rFonts w:ascii="Times New Roman" w:hAnsi="Times New Roman" w:cs="Times New Roman"/>
                <w:b/>
                <w:color w:val="000000"/>
                <w:sz w:val="24"/>
                <w:szCs w:val="24"/>
              </w:rPr>
            </w:pPr>
          </w:p>
        </w:tc>
        <w:tc>
          <w:tcPr>
            <w:tcW w:w="6570" w:type="dxa"/>
            <w:gridSpan w:val="3"/>
          </w:tcPr>
          <w:p w14:paraId="445CD753" w14:textId="3A5862FC"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1</w:t>
            </w:r>
            <w:r w:rsidR="00931B66">
              <w:rPr>
                <w:rStyle w:val="Heading2Char"/>
                <w:rFonts w:ascii="Times New Roman" w:hAnsi="Times New Roman" w:cs="Times New Roman"/>
                <w:color w:val="000000"/>
                <w:sz w:val="24"/>
                <w:szCs w:val="24"/>
              </w:rPr>
              <w:t>2</w:t>
            </w:r>
            <w:r w:rsidRPr="00F6044C">
              <w:rPr>
                <w:rStyle w:val="Heading2Char"/>
                <w:rFonts w:ascii="Times New Roman" w:hAnsi="Times New Roman" w:cs="Times New Roman"/>
                <w:color w:val="000000"/>
                <w:sz w:val="24"/>
                <w:szCs w:val="24"/>
              </w:rPr>
              <w:t xml:space="preserve">A </w:t>
            </w:r>
            <w:r w:rsidRPr="00F6044C">
              <w:rPr>
                <w:rFonts w:ascii="Times New Roman" w:hAnsi="Times New Roman" w:cs="Times New Roman"/>
                <w:sz w:val="24"/>
                <w:szCs w:val="24"/>
              </w:rPr>
              <w:t>if Lecturer provides type of question is true/false question.</w:t>
            </w:r>
          </w:p>
          <w:p w14:paraId="38BD557B"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choice description, a solution, and a question point.</w:t>
            </w:r>
          </w:p>
          <w:p w14:paraId="528530B7" w14:textId="4CCE0466" w:rsidR="00CF7BCB" w:rsidRPr="00CF7BCB" w:rsidRDefault="00CF7BCB" w:rsidP="00B42916">
            <w:pPr>
              <w:pStyle w:val="Hints"/>
              <w:tabs>
                <w:tab w:val="left" w:pos="432"/>
              </w:tab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2. Lecturer submits </w:t>
            </w:r>
            <w:r w:rsidR="00605623">
              <w:rPr>
                <w:rFonts w:ascii="Times New Roman" w:hAnsi="Times New Roman"/>
                <w:color w:val="000000"/>
                <w:sz w:val="24"/>
                <w:szCs w:val="24"/>
              </w:rPr>
              <w:t>question</w:t>
            </w:r>
            <w:r w:rsidRPr="00CF7BCB">
              <w:rPr>
                <w:rFonts w:ascii="Times New Roman" w:hAnsi="Times New Roman"/>
                <w:color w:val="000000"/>
                <w:sz w:val="24"/>
                <w:szCs w:val="24"/>
              </w:rPr>
              <w:t xml:space="preserve"> information into </w:t>
            </w:r>
            <w:r w:rsidR="00F6044C">
              <w:rPr>
                <w:rFonts w:ascii="Times New Roman" w:hAnsi="Times New Roman"/>
                <w:color w:val="000000"/>
                <w:sz w:val="24"/>
                <w:szCs w:val="24"/>
              </w:rPr>
              <w:t>web</w:t>
            </w:r>
            <w:r w:rsidRPr="00CF7BCB">
              <w:rPr>
                <w:rFonts w:ascii="Times New Roman" w:hAnsi="Times New Roman"/>
                <w:color w:val="000000"/>
                <w:sz w:val="24"/>
                <w:szCs w:val="24"/>
              </w:rPr>
              <w:t xml:space="preserve"> application</w:t>
            </w:r>
          </w:p>
          <w:p w14:paraId="5AAABEEF" w14:textId="6BDA3FA0" w:rsidR="00CF7BCB" w:rsidRPr="00CF7BCB" w:rsidRDefault="00CF7BCB" w:rsidP="00B42916">
            <w:pPr>
              <w:pStyle w:val="Hint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w:t>
            </w:r>
            <w:r w:rsidRPr="00CF7BCB">
              <w:rPr>
                <w:rFonts w:ascii="Times New Roman" w:hAnsi="Times New Roman"/>
                <w:color w:val="000000"/>
                <w:sz w:val="24"/>
                <w:szCs w:val="24"/>
              </w:rPr>
              <w:t>4 of normal flow.</w:t>
            </w:r>
          </w:p>
          <w:p w14:paraId="636BCA96" w14:textId="77777777" w:rsidR="00CF7BCB" w:rsidRPr="00F6044C" w:rsidRDefault="00CF7BCB" w:rsidP="00CF7BCB">
            <w:pPr>
              <w:pStyle w:val="Hints"/>
              <w:rPr>
                <w:rFonts w:ascii="Times New Roman" w:hAnsi="Times New Roman"/>
                <w:color w:val="000000"/>
                <w:sz w:val="24"/>
                <w:szCs w:val="24"/>
              </w:rPr>
            </w:pPr>
          </w:p>
          <w:p w14:paraId="3947CEAF" w14:textId="2EC7D46A" w:rsidR="00CF7BCB" w:rsidRPr="00F6044C" w:rsidRDefault="00CF7BCB" w:rsidP="00CF7BCB">
            <w:pPr>
              <w:spacing w:after="0" w:line="240" w:lineRule="auto"/>
              <w:rPr>
                <w:rFonts w:ascii="Times New Roman" w:hAnsi="Times New Roman" w:cs="Times New Roman"/>
                <w:color w:val="000000"/>
                <w:sz w:val="24"/>
                <w:szCs w:val="24"/>
              </w:rPr>
            </w:pPr>
            <w:r w:rsidRPr="00F6044C">
              <w:rPr>
                <w:rStyle w:val="Heading2Char"/>
                <w:rFonts w:ascii="Times New Roman" w:hAnsi="Times New Roman" w:cs="Times New Roman"/>
                <w:color w:val="000000"/>
                <w:sz w:val="24"/>
                <w:szCs w:val="24"/>
              </w:rPr>
              <w:t>1</w:t>
            </w:r>
            <w:r w:rsidR="00931B66">
              <w:rPr>
                <w:rStyle w:val="Heading2Char"/>
                <w:rFonts w:ascii="Times New Roman" w:hAnsi="Times New Roman" w:cs="Times New Roman"/>
                <w:color w:val="000000"/>
                <w:sz w:val="24"/>
                <w:szCs w:val="24"/>
              </w:rPr>
              <w:t>2</w:t>
            </w:r>
            <w:r w:rsidRPr="00F6044C">
              <w:rPr>
                <w:rStyle w:val="Heading2Char"/>
                <w:rFonts w:ascii="Times New Roman" w:hAnsi="Times New Roman" w:cs="Times New Roman"/>
                <w:color w:val="000000"/>
                <w:sz w:val="24"/>
                <w:szCs w:val="24"/>
              </w:rPr>
              <w:t xml:space="preserve">B </w:t>
            </w:r>
            <w:r w:rsidRPr="00F6044C">
              <w:rPr>
                <w:rFonts w:ascii="Times New Roman" w:hAnsi="Times New Roman" w:cs="Times New Roman"/>
                <w:sz w:val="24"/>
                <w:szCs w:val="24"/>
              </w:rPr>
              <w:t xml:space="preserve">if Lecturer provides type of </w:t>
            </w:r>
            <w:r w:rsidRPr="00F6044C">
              <w:rPr>
                <w:rFonts w:ascii="Times New Roman" w:hAnsi="Times New Roman" w:cs="Times New Roman"/>
                <w:color w:val="000000"/>
                <w:sz w:val="24"/>
                <w:szCs w:val="24"/>
              </w:rPr>
              <w:t>question is short answer.</w:t>
            </w:r>
          </w:p>
          <w:p w14:paraId="12D0E286"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and a question point.</w:t>
            </w:r>
          </w:p>
          <w:p w14:paraId="728EE513" w14:textId="168B956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Lecturer submits </w:t>
            </w:r>
            <w:r w:rsidR="00605623">
              <w:rPr>
                <w:rFonts w:ascii="Times New Roman" w:hAnsi="Times New Roman"/>
                <w:color w:val="000000"/>
                <w:sz w:val="24"/>
                <w:szCs w:val="24"/>
              </w:rPr>
              <w:t>question</w:t>
            </w:r>
            <w:r w:rsidRPr="00F6044C">
              <w:rPr>
                <w:rFonts w:ascii="Times New Roman" w:hAnsi="Times New Roman"/>
                <w:color w:val="000000"/>
                <w:sz w:val="24"/>
                <w:szCs w:val="24"/>
              </w:rPr>
              <w:t xml:space="preserve"> information into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AA7D5FA" w14:textId="4836D5C1" w:rsidR="00F6044C" w:rsidRPr="00F6044C" w:rsidRDefault="00CF7BCB" w:rsidP="00146DFC">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w:t>
            </w:r>
            <w:r w:rsidRPr="00F6044C">
              <w:rPr>
                <w:rFonts w:ascii="Times New Roman" w:hAnsi="Times New Roman"/>
                <w:color w:val="000000"/>
                <w:sz w:val="24"/>
                <w:szCs w:val="24"/>
              </w:rPr>
              <w:t>4 of normal flow.</w:t>
            </w:r>
          </w:p>
          <w:p w14:paraId="56A8E4AD" w14:textId="6DB1CACD" w:rsidR="00CF7BCB" w:rsidRPr="00CF7BCB" w:rsidRDefault="00CF7BCB" w:rsidP="00B42916">
            <w:pPr>
              <w:spacing w:after="0" w:line="240" w:lineRule="auto"/>
              <w:ind w:left="651" w:hanging="283"/>
              <w:rPr>
                <w:rFonts w:ascii="Times New Roman" w:hAnsi="Times New Roman" w:cs="Times New Roman"/>
                <w:sz w:val="24"/>
                <w:szCs w:val="24"/>
              </w:rPr>
            </w:pPr>
          </w:p>
        </w:tc>
      </w:tr>
      <w:tr w:rsidR="00CF7BCB" w:rsidRPr="00CF7BCB" w14:paraId="53BAB761" w14:textId="77777777" w:rsidTr="00FF0A3A">
        <w:tc>
          <w:tcPr>
            <w:tcW w:w="2628" w:type="dxa"/>
            <w:gridSpan w:val="2"/>
          </w:tcPr>
          <w:p w14:paraId="139280F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Exceptions:</w:t>
            </w:r>
          </w:p>
        </w:tc>
        <w:tc>
          <w:tcPr>
            <w:tcW w:w="6570" w:type="dxa"/>
            <w:gridSpan w:val="3"/>
          </w:tcPr>
          <w:p w14:paraId="7B23568B" w14:textId="77777777" w:rsidR="004E6878" w:rsidRPr="00F6044C" w:rsidRDefault="004E6878" w:rsidP="004E6878">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14A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multiple choices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5BC0E48"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a, b, c, and d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A7C9654"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r>
              <w:rPr>
                <w:rFonts w:ascii="Times New Roman" w:hAnsi="Times New Roman"/>
                <w:color w:val="000000"/>
                <w:sz w:val="24"/>
                <w:szCs w:val="24"/>
              </w:rPr>
              <w:t>1</w:t>
            </w:r>
            <w:r w:rsidRPr="00F6044C">
              <w:rPr>
                <w:rFonts w:ascii="Times New Roman" w:hAnsi="Times New Roman"/>
                <w:color w:val="000000"/>
                <w:sz w:val="24"/>
                <w:szCs w:val="24"/>
              </w:rPr>
              <w:t>2 of normal flow.</w:t>
            </w:r>
          </w:p>
          <w:p w14:paraId="489FFADE" w14:textId="77777777" w:rsidR="004E6878" w:rsidRPr="00F6044C" w:rsidRDefault="004E6878" w:rsidP="004E6878">
            <w:pPr>
              <w:pStyle w:val="Hints"/>
              <w:rPr>
                <w:rFonts w:ascii="Times New Roman" w:hAnsi="Times New Roman"/>
                <w:color w:val="000000"/>
                <w:sz w:val="24"/>
                <w:szCs w:val="24"/>
              </w:rPr>
            </w:pPr>
          </w:p>
          <w:p w14:paraId="3C67F522" w14:textId="77777777" w:rsidR="004E6878" w:rsidRPr="00F6044C" w:rsidRDefault="004E6878" w:rsidP="004E6878">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14B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true/false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7B33F50F"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w:t>
            </w:r>
            <w:proofErr w:type="gramStart"/>
            <w:r w:rsidRPr="00F6044C">
              <w:rPr>
                <w:rFonts w:ascii="Times New Roman" w:hAnsi="Times New Roman"/>
                <w:color w:val="000000"/>
                <w:sz w:val="24"/>
                <w:szCs w:val="24"/>
              </w:rPr>
              <w:t>a and</w:t>
            </w:r>
            <w:proofErr w:type="gramEnd"/>
            <w:r w:rsidRPr="00F6044C">
              <w:rPr>
                <w:rFonts w:ascii="Times New Roman" w:hAnsi="Times New Roman"/>
                <w:color w:val="000000"/>
                <w:sz w:val="24"/>
                <w:szCs w:val="24"/>
              </w:rPr>
              <w:t xml:space="preserve"> b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134D4D3E"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r>
              <w:rPr>
                <w:rFonts w:ascii="Times New Roman" w:hAnsi="Times New Roman"/>
                <w:color w:val="000000"/>
                <w:sz w:val="24"/>
                <w:szCs w:val="24"/>
              </w:rPr>
              <w:t>1</w:t>
            </w:r>
            <w:r w:rsidRPr="00F6044C">
              <w:rPr>
                <w:rFonts w:ascii="Times New Roman" w:hAnsi="Times New Roman"/>
                <w:color w:val="000000"/>
                <w:sz w:val="24"/>
                <w:szCs w:val="24"/>
              </w:rPr>
              <w:t>2 of normal flow.</w:t>
            </w:r>
          </w:p>
          <w:p w14:paraId="179902B1" w14:textId="77777777" w:rsidR="004E6878" w:rsidRPr="00F6044C" w:rsidRDefault="004E6878" w:rsidP="004E6878">
            <w:pPr>
              <w:spacing w:after="0" w:line="240" w:lineRule="auto"/>
              <w:rPr>
                <w:rFonts w:ascii="Times New Roman" w:eastAsia="Times New Roman" w:hAnsi="Times New Roman" w:cs="Times New Roman"/>
                <w:color w:val="000000"/>
                <w:sz w:val="24"/>
                <w:szCs w:val="24"/>
                <w:lang w:bidi="ar-SA"/>
              </w:rPr>
            </w:pPr>
          </w:p>
          <w:p w14:paraId="6408F87F" w14:textId="77777777" w:rsidR="004E6878" w:rsidRPr="00F6044C" w:rsidRDefault="004E6878" w:rsidP="004E6878">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14C when the </w:t>
            </w:r>
            <w:r w:rsidRPr="00F6044C">
              <w:rPr>
                <w:rFonts w:ascii="Times New Roman" w:hAnsi="Times New Roman" w:cs="Times New Roman"/>
                <w:sz w:val="24"/>
                <w:szCs w:val="24"/>
              </w:rPr>
              <w:t xml:space="preserve">question point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473202D1" w14:textId="77777777" w:rsidR="004E6878" w:rsidRPr="00F6044C" w:rsidRDefault="004E6878" w:rsidP="004E6878">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“Question point must be number only” on the </w:t>
            </w:r>
            <w:r>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4A2EE3B" w14:textId="77777777" w:rsidR="004E6878" w:rsidRPr="00F6044C" w:rsidRDefault="004E6878" w:rsidP="004E6878">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2. Use Case resumes on step 6 of normal flow</w:t>
            </w:r>
          </w:p>
          <w:p w14:paraId="7669CBC2" w14:textId="3EA592CC" w:rsidR="00CF7BCB" w:rsidRPr="00CF7BCB" w:rsidRDefault="00CF7BCB" w:rsidP="00146DFC">
            <w:pPr>
              <w:pStyle w:val="Hints"/>
              <w:ind w:left="651" w:hanging="283"/>
              <w:rPr>
                <w:rFonts w:ascii="Times New Roman" w:hAnsi="Times New Roman"/>
                <w:color w:val="000000"/>
                <w:sz w:val="24"/>
                <w:szCs w:val="24"/>
              </w:rPr>
            </w:pPr>
          </w:p>
        </w:tc>
      </w:tr>
      <w:tr w:rsidR="00CF7BCB" w:rsidRPr="00CF7BCB" w14:paraId="616B4CD3" w14:textId="77777777" w:rsidTr="00FF0A3A">
        <w:tc>
          <w:tcPr>
            <w:tcW w:w="2628" w:type="dxa"/>
            <w:gridSpan w:val="2"/>
          </w:tcPr>
          <w:p w14:paraId="3D19DF4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Includes:</w:t>
            </w:r>
          </w:p>
        </w:tc>
        <w:tc>
          <w:tcPr>
            <w:tcW w:w="6570" w:type="dxa"/>
            <w:gridSpan w:val="3"/>
          </w:tcPr>
          <w:p w14:paraId="249774DF"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79616C18" w14:textId="77777777" w:rsidTr="00FF0A3A">
        <w:tc>
          <w:tcPr>
            <w:tcW w:w="2628" w:type="dxa"/>
            <w:gridSpan w:val="2"/>
          </w:tcPr>
          <w:p w14:paraId="6C6F353C"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Frequency of Use:</w:t>
            </w:r>
          </w:p>
        </w:tc>
        <w:tc>
          <w:tcPr>
            <w:tcW w:w="6570" w:type="dxa"/>
            <w:gridSpan w:val="3"/>
          </w:tcPr>
          <w:p w14:paraId="015A1EE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Often</w:t>
            </w:r>
          </w:p>
        </w:tc>
      </w:tr>
      <w:tr w:rsidR="00CF7BCB" w:rsidRPr="00CF7BCB" w14:paraId="5A79A80E" w14:textId="77777777" w:rsidTr="00FF0A3A">
        <w:tc>
          <w:tcPr>
            <w:tcW w:w="2628" w:type="dxa"/>
            <w:gridSpan w:val="2"/>
          </w:tcPr>
          <w:p w14:paraId="297CDA8B"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Assumptions:</w:t>
            </w:r>
          </w:p>
        </w:tc>
        <w:tc>
          <w:tcPr>
            <w:tcW w:w="6570" w:type="dxa"/>
            <w:gridSpan w:val="3"/>
          </w:tcPr>
          <w:p w14:paraId="35D8D53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r w:rsidR="00CF7BCB" w:rsidRPr="00CF7BCB" w14:paraId="49698C4C" w14:textId="77777777" w:rsidTr="00FF0A3A">
        <w:tc>
          <w:tcPr>
            <w:tcW w:w="2628" w:type="dxa"/>
            <w:gridSpan w:val="2"/>
          </w:tcPr>
          <w:p w14:paraId="0830F69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Notes and Issues:</w:t>
            </w:r>
          </w:p>
        </w:tc>
        <w:tc>
          <w:tcPr>
            <w:tcW w:w="6570" w:type="dxa"/>
            <w:gridSpan w:val="3"/>
          </w:tcPr>
          <w:p w14:paraId="59706F45"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bl>
    <w:p w14:paraId="71381E77" w14:textId="77777777" w:rsidR="00CF7BCB" w:rsidDel="00273462" w:rsidRDefault="00CF7BCB" w:rsidP="00CF7BCB">
      <w:pPr>
        <w:spacing w:before="240" w:after="0" w:line="240" w:lineRule="auto"/>
        <w:jc w:val="thaiDistribute"/>
        <w:rPr>
          <w:del w:id="275" w:author="KKD Windows Se7en V1" w:date="2014-07-25T00:34:00Z"/>
          <w:rFonts w:ascii="Times New Roman" w:hAnsi="Times New Roman" w:cs="Times New Roman"/>
          <w:b/>
          <w:bCs/>
          <w:sz w:val="24"/>
          <w:szCs w:val="24"/>
        </w:rPr>
      </w:pPr>
    </w:p>
    <w:p w14:paraId="10F5B9CA" w14:textId="77777777" w:rsidR="00CF7BCB" w:rsidDel="00273462" w:rsidRDefault="00CF7BCB" w:rsidP="00CF7BCB">
      <w:pPr>
        <w:spacing w:before="240" w:after="0" w:line="240" w:lineRule="auto"/>
        <w:jc w:val="thaiDistribute"/>
        <w:rPr>
          <w:del w:id="276" w:author="KKD Windows Se7en V1" w:date="2014-07-25T00:34:00Z"/>
          <w:rFonts w:ascii="Times New Roman" w:hAnsi="Times New Roman" w:cs="Times New Roman"/>
          <w:b/>
          <w:bCs/>
          <w:sz w:val="24"/>
          <w:szCs w:val="24"/>
        </w:rPr>
      </w:pPr>
    </w:p>
    <w:p w14:paraId="3DE525EB" w14:textId="77777777" w:rsidR="00CF7BCB" w:rsidDel="00273462" w:rsidRDefault="00CF7BCB" w:rsidP="00CF7BCB">
      <w:pPr>
        <w:spacing w:before="240" w:after="0" w:line="240" w:lineRule="auto"/>
        <w:jc w:val="thaiDistribute"/>
        <w:rPr>
          <w:del w:id="277" w:author="KKD Windows Se7en V1" w:date="2014-07-25T00:34:00Z"/>
          <w:rFonts w:ascii="Times New Roman" w:hAnsi="Times New Roman" w:cs="Times New Roman"/>
          <w:b/>
          <w:bCs/>
          <w:sz w:val="24"/>
          <w:szCs w:val="24"/>
        </w:rPr>
      </w:pPr>
    </w:p>
    <w:p w14:paraId="1AEC704E" w14:textId="77777777" w:rsidR="00CF7BCB" w:rsidDel="00273462" w:rsidRDefault="00CF7BCB" w:rsidP="00CF7BCB">
      <w:pPr>
        <w:spacing w:before="240" w:after="0" w:line="240" w:lineRule="auto"/>
        <w:jc w:val="thaiDistribute"/>
        <w:rPr>
          <w:del w:id="278" w:author="KKD Windows Se7en V1" w:date="2014-07-25T00:34:00Z"/>
          <w:rFonts w:ascii="Times New Roman" w:hAnsi="Times New Roman" w:cs="Times New Roman"/>
          <w:b/>
          <w:bCs/>
          <w:sz w:val="24"/>
          <w:szCs w:val="24"/>
        </w:rPr>
      </w:pPr>
    </w:p>
    <w:p w14:paraId="7B9D2232" w14:textId="77777777" w:rsidR="00CF7BCB" w:rsidDel="00273462" w:rsidRDefault="00CF7BCB" w:rsidP="00CF7BCB">
      <w:pPr>
        <w:spacing w:before="240" w:after="0" w:line="240" w:lineRule="auto"/>
        <w:jc w:val="thaiDistribute"/>
        <w:rPr>
          <w:del w:id="279" w:author="KKD Windows Se7en V1" w:date="2014-07-25T00:34:00Z"/>
          <w:rFonts w:ascii="Times New Roman" w:hAnsi="Times New Roman" w:cs="Times New Roman"/>
          <w:b/>
          <w:bCs/>
          <w:sz w:val="24"/>
          <w:szCs w:val="24"/>
        </w:rPr>
      </w:pPr>
    </w:p>
    <w:p w14:paraId="5635CB67" w14:textId="77777777" w:rsidR="00CF7BCB" w:rsidDel="00273462" w:rsidRDefault="00CF7BCB" w:rsidP="00CF7BCB">
      <w:pPr>
        <w:spacing w:before="240" w:after="0" w:line="240" w:lineRule="auto"/>
        <w:jc w:val="thaiDistribute"/>
        <w:rPr>
          <w:del w:id="280" w:author="KKD Windows Se7en V1" w:date="2014-07-25T00:34:00Z"/>
          <w:rFonts w:ascii="Times New Roman" w:hAnsi="Times New Roman" w:cs="Times New Roman"/>
          <w:b/>
          <w:bCs/>
          <w:sz w:val="24"/>
          <w:szCs w:val="24"/>
        </w:rPr>
      </w:pPr>
    </w:p>
    <w:p w14:paraId="68C91657" w14:textId="77777777" w:rsidR="00CF7BCB" w:rsidDel="00273462" w:rsidRDefault="00CF7BCB" w:rsidP="00CF7BCB">
      <w:pPr>
        <w:spacing w:before="240" w:after="0" w:line="240" w:lineRule="auto"/>
        <w:jc w:val="thaiDistribute"/>
        <w:rPr>
          <w:del w:id="281" w:author="KKD Windows Se7en V1" w:date="2014-07-25T00:34:00Z"/>
          <w:rFonts w:ascii="Times New Roman" w:hAnsi="Times New Roman" w:cs="Times New Roman"/>
          <w:b/>
          <w:bCs/>
          <w:sz w:val="24"/>
          <w:szCs w:val="24"/>
        </w:rPr>
      </w:pPr>
    </w:p>
    <w:p w14:paraId="056B0557" w14:textId="77777777" w:rsidR="00CF7BCB" w:rsidDel="00273462" w:rsidRDefault="00CF7BCB" w:rsidP="00CF7BCB">
      <w:pPr>
        <w:spacing w:before="240" w:after="0" w:line="240" w:lineRule="auto"/>
        <w:jc w:val="thaiDistribute"/>
        <w:rPr>
          <w:del w:id="282" w:author="KKD Windows Se7en V1" w:date="2014-07-25T00:34:00Z"/>
          <w:rFonts w:ascii="Times New Roman" w:hAnsi="Times New Roman" w:cs="Times New Roman"/>
          <w:b/>
          <w:bCs/>
          <w:sz w:val="24"/>
          <w:szCs w:val="24"/>
        </w:rPr>
      </w:pPr>
    </w:p>
    <w:p w14:paraId="42FEDB02" w14:textId="77777777" w:rsidR="00CF7BCB" w:rsidDel="00273462" w:rsidRDefault="00CF7BCB" w:rsidP="00CF7BCB">
      <w:pPr>
        <w:spacing w:before="240" w:after="0" w:line="240" w:lineRule="auto"/>
        <w:jc w:val="thaiDistribute"/>
        <w:rPr>
          <w:del w:id="283" w:author="KKD Windows Se7en V1" w:date="2014-07-25T00:34:00Z"/>
          <w:rFonts w:ascii="Times New Roman" w:hAnsi="Times New Roman" w:cs="Times New Roman"/>
          <w:b/>
          <w:bCs/>
          <w:sz w:val="24"/>
          <w:szCs w:val="24"/>
        </w:rPr>
      </w:pPr>
    </w:p>
    <w:p w14:paraId="0D4223E4" w14:textId="77777777" w:rsidR="004E6878" w:rsidDel="00273462" w:rsidRDefault="004E6878" w:rsidP="00CF7BCB">
      <w:pPr>
        <w:spacing w:before="240" w:after="0" w:line="240" w:lineRule="auto"/>
        <w:jc w:val="thaiDistribute"/>
        <w:rPr>
          <w:del w:id="284" w:author="KKD Windows Se7en V1" w:date="2014-07-25T00:34:00Z"/>
          <w:rFonts w:ascii="Times New Roman" w:hAnsi="Times New Roman" w:cs="Times New Roman"/>
          <w:b/>
          <w:bCs/>
          <w:sz w:val="24"/>
          <w:szCs w:val="24"/>
        </w:rPr>
      </w:pPr>
    </w:p>
    <w:p w14:paraId="3D6789D7" w14:textId="77777777" w:rsidR="004E6878" w:rsidRDefault="004E6878" w:rsidP="00CF7BCB">
      <w:pPr>
        <w:spacing w:before="240" w:after="0" w:line="240" w:lineRule="auto"/>
        <w:jc w:val="thaiDistribute"/>
        <w:rPr>
          <w:rFonts w:ascii="Times New Roman" w:hAnsi="Times New Roman" w:cs="Times New Roman"/>
          <w:b/>
          <w:bCs/>
          <w:sz w:val="24"/>
          <w:szCs w:val="24"/>
        </w:rPr>
      </w:pPr>
    </w:p>
    <w:p w14:paraId="4624C3F4" w14:textId="45AB4576" w:rsidR="00CF7BCB" w:rsidRPr="00115F1A" w:rsidRDefault="00224B83" w:rsidP="00CF7BC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16.1</w:t>
      </w:r>
      <w:r w:rsidR="00CF7BCB" w:rsidRPr="00115F1A">
        <w:rPr>
          <w:rFonts w:ascii="Times New Roman" w:hAnsi="Times New Roman" w:cs="Times New Roman"/>
          <w:b/>
          <w:bCs/>
          <w:sz w:val="29"/>
          <w:szCs w:val="29"/>
        </w:rPr>
        <w:t xml:space="preserve"> Lecturer can assign assignments or quizzes which are multiple choices question, true/false question, and short answers. </w:t>
      </w:r>
    </w:p>
    <w:p w14:paraId="0B7E3485" w14:textId="2D92D205"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 xml:space="preserve">Lecturer can assign assignments or quizzes into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 Lecturer can limit access to the assignment or quiz of authority. Lecturer must provide testing name, type of testing, type of question, question information, student name, randomize order of the question status,</w:t>
      </w:r>
      <w:r w:rsidR="001D0379">
        <w:rPr>
          <w:rFonts w:ascii="Times New Roman" w:hAnsi="Times New Roman" w:cs="Times New Roman"/>
          <w:sz w:val="24"/>
          <w:szCs w:val="24"/>
        </w:rPr>
        <w:t xml:space="preserve"> submission time,</w:t>
      </w:r>
      <w:r w:rsidRPr="00A85EC0">
        <w:rPr>
          <w:rFonts w:ascii="Times New Roman" w:hAnsi="Times New Roman" w:cs="Times New Roman"/>
          <w:sz w:val="24"/>
          <w:szCs w:val="24"/>
        </w:rPr>
        <w:t xml:space="preserve"> and posting status.</w:t>
      </w:r>
    </w:p>
    <w:p w14:paraId="03B193BC"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Lecturer must provide question information by separating from type of questions.</w:t>
      </w:r>
    </w:p>
    <w:p w14:paraId="4E7D365D" w14:textId="0E7C71E8"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multiple choices questions which provide type of question, question description, choice description, a solution, and question poin</w:t>
      </w:r>
      <w:r w:rsidR="00931B66">
        <w:rPr>
          <w:rFonts w:ascii="Times New Roman" w:hAnsi="Times New Roman" w:cs="Times New Roman"/>
          <w:sz w:val="24"/>
          <w:szCs w:val="24"/>
        </w:rPr>
        <w:t>t</w:t>
      </w:r>
      <w:r w:rsidRPr="00A85EC0">
        <w:rPr>
          <w:rFonts w:ascii="Times New Roman" w:hAnsi="Times New Roman" w:cs="Times New Roman"/>
          <w:sz w:val="24"/>
          <w:szCs w:val="24"/>
        </w:rPr>
        <w:t>.</w:t>
      </w:r>
    </w:p>
    <w:p w14:paraId="349B67ED"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assign true/false questions which provide type of question, questions description, choice description, a solution, and question point. </w:t>
      </w:r>
    </w:p>
    <w:p w14:paraId="48EEB648"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short answers which provide type of question, questions description, and question point.</w:t>
      </w:r>
    </w:p>
    <w:p w14:paraId="08D3B111"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3C3C8289"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868A5CC" w14:textId="77777777" w:rsidR="00CF7BCB" w:rsidRDefault="00CF7BCB" w:rsidP="00CF7BCB">
      <w:pPr>
        <w:spacing w:after="0" w:line="240" w:lineRule="auto"/>
        <w:jc w:val="thaiDistribute"/>
        <w:rPr>
          <w:rFonts w:ascii="Times New Roman" w:hAnsi="Times New Roman" w:cs="Times New Roman"/>
          <w:b/>
          <w:bCs/>
          <w:color w:val="000000"/>
          <w:sz w:val="24"/>
          <w:szCs w:val="24"/>
        </w:rPr>
      </w:pPr>
      <w:r w:rsidRPr="00A85EC0">
        <w:rPr>
          <w:rFonts w:ascii="Times New Roman" w:hAnsi="Times New Roman" w:cs="Times New Roman"/>
          <w:b/>
          <w:bCs/>
          <w:color w:val="000000"/>
          <w:sz w:val="24"/>
          <w:szCs w:val="24"/>
        </w:rPr>
        <w:t xml:space="preserve">Input: </w:t>
      </w:r>
    </w:p>
    <w:p w14:paraId="61AD6FC1"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55A527A3"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3BEE80F7" w14:textId="77777777" w:rsidR="00CF7BCB" w:rsidRPr="00A85EC0" w:rsidRDefault="00CF7BCB" w:rsidP="00CF7BCB">
      <w:pPr>
        <w:spacing w:after="0" w:line="240" w:lineRule="auto"/>
        <w:jc w:val="thaiDistribute"/>
        <w:rPr>
          <w:rFonts w:ascii="Times New Roman" w:hAnsi="Times New Roman" w:cs="Times New Roman"/>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gridCol w:w="1620"/>
        <w:gridCol w:w="1978"/>
      </w:tblGrid>
      <w:tr w:rsidR="00CF7BCB" w:rsidRPr="00A85EC0" w14:paraId="4FDFD659" w14:textId="77777777" w:rsidTr="00FF0A3A">
        <w:tc>
          <w:tcPr>
            <w:tcW w:w="2268" w:type="dxa"/>
          </w:tcPr>
          <w:p w14:paraId="47D65B0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150" w:type="dxa"/>
          </w:tcPr>
          <w:p w14:paraId="056EC01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620" w:type="dxa"/>
          </w:tcPr>
          <w:p w14:paraId="04CCBE3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978" w:type="dxa"/>
          </w:tcPr>
          <w:p w14:paraId="3DAA788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7AF34C8A" w14:textId="77777777" w:rsidTr="00FF0A3A">
        <w:tc>
          <w:tcPr>
            <w:tcW w:w="2268" w:type="dxa"/>
          </w:tcPr>
          <w:p w14:paraId="592EEA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name</w:t>
            </w:r>
          </w:p>
        </w:tc>
        <w:tc>
          <w:tcPr>
            <w:tcW w:w="3150" w:type="dxa"/>
          </w:tcPr>
          <w:p w14:paraId="77E146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only.</w:t>
            </w:r>
          </w:p>
        </w:tc>
        <w:tc>
          <w:tcPr>
            <w:tcW w:w="1620" w:type="dxa"/>
          </w:tcPr>
          <w:p w14:paraId="1850F1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Math testing</w:t>
            </w:r>
          </w:p>
        </w:tc>
        <w:tc>
          <w:tcPr>
            <w:tcW w:w="1978" w:type="dxa"/>
          </w:tcPr>
          <w:p w14:paraId="743A484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244832B" w14:textId="77777777" w:rsidTr="00FF0A3A">
        <w:tc>
          <w:tcPr>
            <w:tcW w:w="2268" w:type="dxa"/>
          </w:tcPr>
          <w:p w14:paraId="62CC437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testing</w:t>
            </w:r>
          </w:p>
        </w:tc>
        <w:tc>
          <w:tcPr>
            <w:tcW w:w="3150" w:type="dxa"/>
          </w:tcPr>
          <w:p w14:paraId="514422E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two types of testing which are assignment and quiz. Lecturer must select one type only.</w:t>
            </w:r>
          </w:p>
        </w:tc>
        <w:tc>
          <w:tcPr>
            <w:tcW w:w="1620" w:type="dxa"/>
          </w:tcPr>
          <w:p w14:paraId="3DFB3A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Assignment</w:t>
            </w:r>
          </w:p>
        </w:tc>
        <w:tc>
          <w:tcPr>
            <w:tcW w:w="1978" w:type="dxa"/>
          </w:tcPr>
          <w:p w14:paraId="69F9768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59331CF" w14:textId="77777777" w:rsidTr="00FF0A3A">
        <w:tc>
          <w:tcPr>
            <w:tcW w:w="2268" w:type="dxa"/>
          </w:tcPr>
          <w:p w14:paraId="3968BA9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amount of question</w:t>
            </w:r>
          </w:p>
        </w:tc>
        <w:tc>
          <w:tcPr>
            <w:tcW w:w="3150" w:type="dxa"/>
          </w:tcPr>
          <w:p w14:paraId="01CB5F5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 Only number is allowed.</w:t>
            </w:r>
          </w:p>
        </w:tc>
        <w:tc>
          <w:tcPr>
            <w:tcW w:w="1620" w:type="dxa"/>
          </w:tcPr>
          <w:p w14:paraId="72156BB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3</w:t>
            </w:r>
          </w:p>
        </w:tc>
        <w:tc>
          <w:tcPr>
            <w:tcW w:w="1978" w:type="dxa"/>
          </w:tcPr>
          <w:p w14:paraId="3AD12C0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AE6F473" w14:textId="77777777" w:rsidTr="00FF0A3A">
        <w:tc>
          <w:tcPr>
            <w:tcW w:w="2268" w:type="dxa"/>
          </w:tcPr>
          <w:p w14:paraId="7AEA922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score</w:t>
            </w:r>
          </w:p>
        </w:tc>
        <w:tc>
          <w:tcPr>
            <w:tcW w:w="3150" w:type="dxa"/>
          </w:tcPr>
          <w:p w14:paraId="13F719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620" w:type="dxa"/>
          </w:tcPr>
          <w:p w14:paraId="09AA4E8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100</w:t>
            </w:r>
          </w:p>
        </w:tc>
        <w:tc>
          <w:tcPr>
            <w:tcW w:w="1978" w:type="dxa"/>
          </w:tcPr>
          <w:p w14:paraId="659331B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6A16278" w14:textId="77777777" w:rsidTr="00FF0A3A">
        <w:tc>
          <w:tcPr>
            <w:tcW w:w="2268" w:type="dxa"/>
          </w:tcPr>
          <w:p w14:paraId="693CB7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3150" w:type="dxa"/>
          </w:tcPr>
          <w:p w14:paraId="5961D74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adds a list of students for limiting access to the assignment or quiz.</w:t>
            </w:r>
          </w:p>
        </w:tc>
        <w:tc>
          <w:tcPr>
            <w:tcW w:w="1620" w:type="dxa"/>
          </w:tcPr>
          <w:p w14:paraId="198D98A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r w:rsidRPr="00A85EC0">
              <w:rPr>
                <w:rFonts w:ascii="Times New Roman" w:hAnsi="Times New Roman" w:cs="Times New Roman"/>
                <w:sz w:val="24"/>
                <w:szCs w:val="24"/>
              </w:rPr>
              <w:br/>
              <w:t>542115091</w:t>
            </w:r>
          </w:p>
        </w:tc>
        <w:tc>
          <w:tcPr>
            <w:tcW w:w="1978" w:type="dxa"/>
          </w:tcPr>
          <w:p w14:paraId="6826769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CCDCEF0" w14:textId="77777777" w:rsidTr="00FF0A3A">
        <w:tc>
          <w:tcPr>
            <w:tcW w:w="2268" w:type="dxa"/>
          </w:tcPr>
          <w:p w14:paraId="184B4B9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randomize order of the question status</w:t>
            </w:r>
          </w:p>
        </w:tc>
        <w:tc>
          <w:tcPr>
            <w:tcW w:w="3150" w:type="dxa"/>
          </w:tcPr>
          <w:p w14:paraId="1BA0C4D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This status is showing status of random order of the question to student.</w:t>
            </w:r>
          </w:p>
        </w:tc>
        <w:tc>
          <w:tcPr>
            <w:tcW w:w="1620" w:type="dxa"/>
          </w:tcPr>
          <w:p w14:paraId="01AB46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w:t>
            </w:r>
          </w:p>
        </w:tc>
        <w:tc>
          <w:tcPr>
            <w:tcW w:w="1978" w:type="dxa"/>
          </w:tcPr>
          <w:p w14:paraId="22B45FD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92FDB01" w14:textId="77777777" w:rsidTr="00FF0A3A">
        <w:tc>
          <w:tcPr>
            <w:tcW w:w="2268" w:type="dxa"/>
          </w:tcPr>
          <w:p w14:paraId="7E88CC7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Posting status</w:t>
            </w:r>
          </w:p>
        </w:tc>
        <w:tc>
          <w:tcPr>
            <w:tcW w:w="3150" w:type="dxa"/>
          </w:tcPr>
          <w:p w14:paraId="6119C8A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Status is an available and not available.</w:t>
            </w:r>
          </w:p>
        </w:tc>
        <w:tc>
          <w:tcPr>
            <w:tcW w:w="1620" w:type="dxa"/>
          </w:tcPr>
          <w:p w14:paraId="35328DA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available</w:t>
            </w:r>
          </w:p>
        </w:tc>
        <w:tc>
          <w:tcPr>
            <w:tcW w:w="1978" w:type="dxa"/>
          </w:tcPr>
          <w:p w14:paraId="6F70E5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1BF18F5B" w14:textId="77777777" w:rsidR="00CF7BCB" w:rsidRDefault="00CF7BCB" w:rsidP="00CF7BCB">
      <w:pPr>
        <w:spacing w:after="0" w:line="240" w:lineRule="auto"/>
        <w:jc w:val="thaiDistribute"/>
        <w:rPr>
          <w:rFonts w:ascii="Times New Roman" w:hAnsi="Times New Roman" w:cs="Times New Roman"/>
          <w:sz w:val="24"/>
          <w:szCs w:val="24"/>
        </w:rPr>
      </w:pPr>
    </w:p>
    <w:p w14:paraId="1D154F4E" w14:textId="77777777" w:rsidR="00CF7BCB" w:rsidDel="00273462" w:rsidRDefault="00CF7BCB" w:rsidP="00CF7BCB">
      <w:pPr>
        <w:spacing w:after="0" w:line="240" w:lineRule="auto"/>
        <w:jc w:val="thaiDistribute"/>
        <w:rPr>
          <w:del w:id="285" w:author="KKD Windows Se7en V1" w:date="2014-07-25T00:43:00Z"/>
          <w:rFonts w:ascii="Times New Roman" w:hAnsi="Times New Roman" w:cs="Times New Roman"/>
          <w:sz w:val="24"/>
          <w:szCs w:val="24"/>
        </w:rPr>
      </w:pPr>
    </w:p>
    <w:p w14:paraId="4B641DC4" w14:textId="77777777" w:rsidR="00273462" w:rsidRDefault="00273462" w:rsidP="00CF7BCB">
      <w:pPr>
        <w:spacing w:after="0" w:line="240" w:lineRule="auto"/>
        <w:jc w:val="thaiDistribute"/>
        <w:rPr>
          <w:ins w:id="286" w:author="KKD Windows Se7en V1" w:date="2014-07-25T00:43:00Z"/>
          <w:rFonts w:ascii="Times New Roman" w:hAnsi="Times New Roman" w:cs="Times New Roman"/>
          <w:sz w:val="24"/>
          <w:szCs w:val="24"/>
        </w:rPr>
      </w:pPr>
    </w:p>
    <w:p w14:paraId="5590347B" w14:textId="77777777" w:rsidR="00CF7BCB" w:rsidDel="00273462" w:rsidRDefault="00CF7BCB" w:rsidP="00CF7BCB">
      <w:pPr>
        <w:spacing w:after="0" w:line="240" w:lineRule="auto"/>
        <w:jc w:val="thaiDistribute"/>
        <w:rPr>
          <w:del w:id="287" w:author="KKD Windows Se7en V1" w:date="2014-07-25T00:43:00Z"/>
          <w:rFonts w:ascii="Times New Roman" w:hAnsi="Times New Roman" w:cs="Times New Roman"/>
          <w:sz w:val="24"/>
          <w:szCs w:val="24"/>
        </w:rPr>
      </w:pPr>
    </w:p>
    <w:p w14:paraId="183A4806" w14:textId="77777777" w:rsidR="00CF7BCB" w:rsidDel="00273462" w:rsidRDefault="00CF7BCB" w:rsidP="00CF7BCB">
      <w:pPr>
        <w:spacing w:after="0" w:line="240" w:lineRule="auto"/>
        <w:jc w:val="thaiDistribute"/>
        <w:rPr>
          <w:del w:id="288" w:author="KKD Windows Se7en V1" w:date="2014-07-25T00:43:00Z"/>
          <w:rFonts w:ascii="Times New Roman" w:hAnsi="Times New Roman" w:cs="Times New Roman"/>
          <w:sz w:val="24"/>
          <w:szCs w:val="24"/>
        </w:rPr>
      </w:pPr>
    </w:p>
    <w:p w14:paraId="0EE9D2E4" w14:textId="77777777" w:rsidR="00CF7BCB" w:rsidDel="00273462" w:rsidRDefault="00CF7BCB" w:rsidP="00CF7BCB">
      <w:pPr>
        <w:spacing w:after="0" w:line="240" w:lineRule="auto"/>
        <w:jc w:val="thaiDistribute"/>
        <w:rPr>
          <w:del w:id="289" w:author="KKD Windows Se7en V1" w:date="2014-07-25T00:43:00Z"/>
          <w:rFonts w:ascii="Times New Roman" w:hAnsi="Times New Roman" w:cs="Times New Roman"/>
          <w:sz w:val="24"/>
          <w:szCs w:val="24"/>
        </w:rPr>
      </w:pPr>
    </w:p>
    <w:p w14:paraId="3B4C3DF5" w14:textId="77777777" w:rsidR="00CF7BCB" w:rsidDel="00273462" w:rsidRDefault="00CF7BCB" w:rsidP="00CF7BCB">
      <w:pPr>
        <w:spacing w:after="0" w:line="240" w:lineRule="auto"/>
        <w:jc w:val="thaiDistribute"/>
        <w:rPr>
          <w:del w:id="290" w:author="KKD Windows Se7en V1" w:date="2014-07-25T00:43:00Z"/>
          <w:rFonts w:ascii="Times New Roman" w:hAnsi="Times New Roman" w:cs="Times New Roman"/>
          <w:sz w:val="24"/>
          <w:szCs w:val="24"/>
        </w:rPr>
      </w:pPr>
    </w:p>
    <w:p w14:paraId="76F1C4A1" w14:textId="77777777" w:rsidR="00CF7BCB" w:rsidDel="00273462" w:rsidRDefault="00CF7BCB" w:rsidP="00CF7BCB">
      <w:pPr>
        <w:spacing w:after="0" w:line="240" w:lineRule="auto"/>
        <w:jc w:val="thaiDistribute"/>
        <w:rPr>
          <w:del w:id="291" w:author="KKD Windows Se7en V1" w:date="2014-07-25T00:43:00Z"/>
          <w:rFonts w:ascii="Times New Roman" w:hAnsi="Times New Roman" w:cs="Times New Roman"/>
          <w:sz w:val="24"/>
          <w:szCs w:val="24"/>
        </w:rPr>
      </w:pPr>
    </w:p>
    <w:p w14:paraId="34115285" w14:textId="77777777" w:rsidR="00CF7BCB" w:rsidDel="00273462" w:rsidRDefault="00CF7BCB" w:rsidP="00CF7BCB">
      <w:pPr>
        <w:spacing w:after="0" w:line="240" w:lineRule="auto"/>
        <w:jc w:val="thaiDistribute"/>
        <w:rPr>
          <w:del w:id="292" w:author="KKD Windows Se7en V1" w:date="2014-07-25T00:43:00Z"/>
          <w:rFonts w:ascii="Times New Roman" w:hAnsi="Times New Roman" w:cs="Times New Roman"/>
          <w:sz w:val="24"/>
          <w:szCs w:val="24"/>
        </w:rPr>
      </w:pPr>
    </w:p>
    <w:p w14:paraId="17977FE0" w14:textId="77777777" w:rsidR="00CF7BCB" w:rsidDel="00273462" w:rsidRDefault="00CF7BCB" w:rsidP="00CF7BCB">
      <w:pPr>
        <w:spacing w:after="0" w:line="240" w:lineRule="auto"/>
        <w:jc w:val="thaiDistribute"/>
        <w:rPr>
          <w:del w:id="293" w:author="KKD Windows Se7en V1" w:date="2014-07-25T00:43:00Z"/>
          <w:rFonts w:ascii="Times New Roman" w:hAnsi="Times New Roman" w:cs="Times New Roman"/>
          <w:sz w:val="24"/>
          <w:szCs w:val="24"/>
        </w:rPr>
      </w:pPr>
    </w:p>
    <w:p w14:paraId="623C35B2" w14:textId="77777777" w:rsidR="00DB477F" w:rsidDel="00273462" w:rsidRDefault="00DB477F" w:rsidP="00CF7BCB">
      <w:pPr>
        <w:spacing w:after="0" w:line="240" w:lineRule="auto"/>
        <w:jc w:val="thaiDistribute"/>
        <w:rPr>
          <w:del w:id="294" w:author="KKD Windows Se7en V1" w:date="2014-07-25T00:43:00Z"/>
          <w:rFonts w:ascii="Times New Roman" w:hAnsi="Times New Roman" w:cs="Times New Roman"/>
          <w:sz w:val="24"/>
          <w:szCs w:val="24"/>
        </w:rPr>
      </w:pPr>
    </w:p>
    <w:p w14:paraId="2A1179C3" w14:textId="77777777" w:rsidR="00CF7BCB" w:rsidRDefault="00CF7BCB" w:rsidP="00CF7BCB">
      <w:pPr>
        <w:spacing w:after="0" w:line="240" w:lineRule="auto"/>
        <w:jc w:val="thaiDistribute"/>
        <w:rPr>
          <w:rFonts w:ascii="Times New Roman" w:hAnsi="Times New Roman" w:cs="Times New Roman"/>
          <w:sz w:val="24"/>
          <w:szCs w:val="24"/>
        </w:rPr>
      </w:pPr>
    </w:p>
    <w:p w14:paraId="7B78E8F4"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688DE4E7"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Multiple choices question</w:t>
      </w:r>
    </w:p>
    <w:p w14:paraId="26937352"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55940681" w14:textId="77777777" w:rsidTr="00FF0A3A">
        <w:tc>
          <w:tcPr>
            <w:tcW w:w="1908" w:type="dxa"/>
          </w:tcPr>
          <w:p w14:paraId="01BBDED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F61A877"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0088B1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170C7FE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54BB811B" w14:textId="77777777" w:rsidTr="00FF0A3A">
        <w:tc>
          <w:tcPr>
            <w:tcW w:w="1908" w:type="dxa"/>
          </w:tcPr>
          <w:p w14:paraId="2ACA67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31F8541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1EBE63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Multiple choices</w:t>
            </w:r>
          </w:p>
        </w:tc>
        <w:tc>
          <w:tcPr>
            <w:tcW w:w="1798" w:type="dxa"/>
          </w:tcPr>
          <w:p w14:paraId="08F25B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9CE8965" w14:textId="77777777" w:rsidTr="00FF0A3A">
        <w:tc>
          <w:tcPr>
            <w:tcW w:w="1908" w:type="dxa"/>
          </w:tcPr>
          <w:p w14:paraId="3854D5C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9992B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7413695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w:t>
            </w:r>
          </w:p>
        </w:tc>
        <w:tc>
          <w:tcPr>
            <w:tcW w:w="1798" w:type="dxa"/>
          </w:tcPr>
          <w:p w14:paraId="27BC9C8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30CDFDE" w14:textId="77777777" w:rsidTr="00FF0A3A">
        <w:tc>
          <w:tcPr>
            <w:tcW w:w="1908" w:type="dxa"/>
          </w:tcPr>
          <w:p w14:paraId="537995B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7A70BBB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four choices. Can be any character is allowed.</w:t>
            </w:r>
          </w:p>
        </w:tc>
        <w:tc>
          <w:tcPr>
            <w:tcW w:w="1800" w:type="dxa"/>
          </w:tcPr>
          <w:p w14:paraId="51DEEE9E" w14:textId="77777777" w:rsidR="00CF7BCB" w:rsidRPr="00A85EC0" w:rsidRDefault="00CF7BCB" w:rsidP="00FF0A3A">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a. 2</w:t>
            </w:r>
            <w:r w:rsidRPr="00A85EC0">
              <w:rPr>
                <w:rFonts w:ascii="Times New Roman" w:hAnsi="Times New Roman" w:cs="Times New Roman"/>
                <w:sz w:val="24"/>
                <w:szCs w:val="24"/>
              </w:rPr>
              <w:br/>
              <w:t>b. 1</w:t>
            </w:r>
            <w:r w:rsidRPr="00A85EC0">
              <w:rPr>
                <w:rFonts w:ascii="Times New Roman" w:hAnsi="Times New Roman" w:cs="Times New Roman"/>
                <w:sz w:val="24"/>
                <w:szCs w:val="24"/>
              </w:rPr>
              <w:br/>
              <w:t>c. 3</w:t>
            </w:r>
            <w:r w:rsidRPr="00A85EC0">
              <w:rPr>
                <w:rFonts w:ascii="Times New Roman" w:hAnsi="Times New Roman" w:cs="Times New Roman"/>
                <w:sz w:val="24"/>
                <w:szCs w:val="24"/>
              </w:rPr>
              <w:br/>
              <w:t>d. 5</w:t>
            </w:r>
          </w:p>
        </w:tc>
        <w:tc>
          <w:tcPr>
            <w:tcW w:w="1798" w:type="dxa"/>
          </w:tcPr>
          <w:p w14:paraId="7074FCA3"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64E00B5" w14:textId="77777777" w:rsidTr="00FF0A3A">
        <w:tc>
          <w:tcPr>
            <w:tcW w:w="1908" w:type="dxa"/>
          </w:tcPr>
          <w:p w14:paraId="2FF51BC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693813E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2760B1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w:t>
            </w:r>
          </w:p>
        </w:tc>
        <w:tc>
          <w:tcPr>
            <w:tcW w:w="1798" w:type="dxa"/>
          </w:tcPr>
          <w:p w14:paraId="437FBBA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2903294" w14:textId="77777777" w:rsidTr="00FF0A3A">
        <w:tc>
          <w:tcPr>
            <w:tcW w:w="1908" w:type="dxa"/>
          </w:tcPr>
          <w:p w14:paraId="497DE4D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7DC0D1B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693A298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7757136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50F141CA"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5275BD0C"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09E246F6"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t>True/false question</w:t>
      </w:r>
    </w:p>
    <w:p w14:paraId="48C8F76D"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69DAA33C" w14:textId="77777777" w:rsidTr="00FF0A3A">
        <w:tc>
          <w:tcPr>
            <w:tcW w:w="1908" w:type="dxa"/>
          </w:tcPr>
          <w:p w14:paraId="60C8E2F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5B729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EB7F1B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61C1FB8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05F6DD3" w14:textId="77777777" w:rsidTr="00FF0A3A">
        <w:tc>
          <w:tcPr>
            <w:tcW w:w="1908" w:type="dxa"/>
          </w:tcPr>
          <w:p w14:paraId="03B51C0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5601DDB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0A46C4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True/false question</w:t>
            </w:r>
          </w:p>
        </w:tc>
        <w:tc>
          <w:tcPr>
            <w:tcW w:w="1798" w:type="dxa"/>
          </w:tcPr>
          <w:p w14:paraId="5EDAF11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7283B83" w14:textId="77777777" w:rsidTr="00FF0A3A">
        <w:tc>
          <w:tcPr>
            <w:tcW w:w="1908" w:type="dxa"/>
          </w:tcPr>
          <w:p w14:paraId="3804FE2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329741D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6FC4970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Answer of 1+1 is 2.</w:t>
            </w:r>
          </w:p>
        </w:tc>
        <w:tc>
          <w:tcPr>
            <w:tcW w:w="1798" w:type="dxa"/>
          </w:tcPr>
          <w:p w14:paraId="63E22EB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CCD8CFB" w14:textId="77777777" w:rsidTr="00FF0A3A">
        <w:tc>
          <w:tcPr>
            <w:tcW w:w="1908" w:type="dxa"/>
          </w:tcPr>
          <w:p w14:paraId="5D8000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12A149A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two choices. Can be true and false is allowed.</w:t>
            </w:r>
          </w:p>
        </w:tc>
        <w:tc>
          <w:tcPr>
            <w:tcW w:w="1800" w:type="dxa"/>
          </w:tcPr>
          <w:p w14:paraId="509298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 false</w:t>
            </w:r>
          </w:p>
          <w:p w14:paraId="22F9FF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 true</w:t>
            </w:r>
          </w:p>
        </w:tc>
        <w:tc>
          <w:tcPr>
            <w:tcW w:w="1798" w:type="dxa"/>
          </w:tcPr>
          <w:p w14:paraId="6BC5C2C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F74DD15" w14:textId="77777777" w:rsidTr="00FF0A3A">
        <w:tc>
          <w:tcPr>
            <w:tcW w:w="1908" w:type="dxa"/>
          </w:tcPr>
          <w:p w14:paraId="14A6407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4902FE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12FA95B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w:t>
            </w:r>
          </w:p>
        </w:tc>
        <w:tc>
          <w:tcPr>
            <w:tcW w:w="1798" w:type="dxa"/>
          </w:tcPr>
          <w:p w14:paraId="324DD86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8536E80" w14:textId="77777777" w:rsidTr="00FF0A3A">
        <w:tc>
          <w:tcPr>
            <w:tcW w:w="1908" w:type="dxa"/>
          </w:tcPr>
          <w:p w14:paraId="715268C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0189DD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210A11C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1A5920FE"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7EF33E48" w14:textId="77777777" w:rsidR="00DB477F" w:rsidRDefault="00DB477F" w:rsidP="00CF7BCB">
      <w:pPr>
        <w:spacing w:after="0" w:line="240" w:lineRule="auto"/>
        <w:jc w:val="thaiDistribute"/>
        <w:rPr>
          <w:rFonts w:ascii="Times New Roman" w:hAnsi="Times New Roman" w:cs="Times New Roman"/>
          <w:sz w:val="24"/>
          <w:szCs w:val="24"/>
          <w:u w:val="single"/>
        </w:rPr>
      </w:pPr>
    </w:p>
    <w:p w14:paraId="54A95C59" w14:textId="77777777" w:rsidR="00DB477F" w:rsidRDefault="00DB477F" w:rsidP="00CF7BCB">
      <w:pPr>
        <w:spacing w:after="0" w:line="240" w:lineRule="auto"/>
        <w:jc w:val="thaiDistribute"/>
        <w:rPr>
          <w:rFonts w:ascii="Times New Roman" w:hAnsi="Times New Roman" w:cs="Times New Roman"/>
          <w:sz w:val="24"/>
          <w:szCs w:val="24"/>
          <w:u w:val="single"/>
        </w:rPr>
      </w:pPr>
    </w:p>
    <w:p w14:paraId="0048967B" w14:textId="77777777" w:rsidR="00DB477F" w:rsidRDefault="00DB477F" w:rsidP="00CF7BCB">
      <w:pPr>
        <w:spacing w:after="0" w:line="240" w:lineRule="auto"/>
        <w:jc w:val="thaiDistribute"/>
        <w:rPr>
          <w:rFonts w:ascii="Times New Roman" w:hAnsi="Times New Roman" w:cs="Times New Roman"/>
          <w:sz w:val="24"/>
          <w:szCs w:val="24"/>
          <w:u w:val="single"/>
        </w:rPr>
      </w:pPr>
    </w:p>
    <w:p w14:paraId="7BC19F7B" w14:textId="77777777" w:rsidR="00DB477F" w:rsidRDefault="00DB477F" w:rsidP="00CF7BCB">
      <w:pPr>
        <w:spacing w:after="0" w:line="240" w:lineRule="auto"/>
        <w:jc w:val="thaiDistribute"/>
        <w:rPr>
          <w:rFonts w:ascii="Times New Roman" w:hAnsi="Times New Roman" w:cs="Times New Roman"/>
          <w:sz w:val="24"/>
          <w:szCs w:val="24"/>
          <w:u w:val="single"/>
        </w:rPr>
      </w:pPr>
    </w:p>
    <w:p w14:paraId="4E1037BB" w14:textId="77777777" w:rsidR="00DB477F" w:rsidRDefault="00DB477F" w:rsidP="00CF7BCB">
      <w:pPr>
        <w:spacing w:after="0" w:line="240" w:lineRule="auto"/>
        <w:jc w:val="thaiDistribute"/>
        <w:rPr>
          <w:rFonts w:ascii="Times New Roman" w:hAnsi="Times New Roman" w:cs="Times New Roman"/>
          <w:sz w:val="24"/>
          <w:szCs w:val="24"/>
          <w:u w:val="single"/>
        </w:rPr>
      </w:pPr>
    </w:p>
    <w:p w14:paraId="5F36E782" w14:textId="77777777" w:rsidR="00DB477F" w:rsidRDefault="00DB477F" w:rsidP="00CF7BCB">
      <w:pPr>
        <w:spacing w:after="0" w:line="240" w:lineRule="auto"/>
        <w:jc w:val="thaiDistribute"/>
        <w:rPr>
          <w:rFonts w:ascii="Times New Roman" w:hAnsi="Times New Roman" w:cs="Times New Roman"/>
          <w:sz w:val="24"/>
          <w:szCs w:val="24"/>
          <w:u w:val="single"/>
        </w:rPr>
      </w:pPr>
    </w:p>
    <w:p w14:paraId="585C599D" w14:textId="77777777" w:rsidR="00DB477F" w:rsidDel="00273462" w:rsidRDefault="00DB477F" w:rsidP="00CF7BCB">
      <w:pPr>
        <w:spacing w:after="0" w:line="240" w:lineRule="auto"/>
        <w:jc w:val="thaiDistribute"/>
        <w:rPr>
          <w:del w:id="295" w:author="KKD Windows Se7en V1" w:date="2014-07-25T00:34:00Z"/>
          <w:rFonts w:ascii="Times New Roman" w:hAnsi="Times New Roman" w:cs="Times New Roman"/>
          <w:sz w:val="24"/>
          <w:szCs w:val="24"/>
          <w:u w:val="single"/>
        </w:rPr>
      </w:pPr>
    </w:p>
    <w:p w14:paraId="5AD6B3E1" w14:textId="77777777" w:rsidR="00273462" w:rsidRDefault="00273462" w:rsidP="00CF7BCB">
      <w:pPr>
        <w:spacing w:after="0" w:line="240" w:lineRule="auto"/>
        <w:jc w:val="thaiDistribute"/>
        <w:rPr>
          <w:ins w:id="296" w:author="KKD Windows Se7en V1" w:date="2014-07-25T00:43:00Z"/>
          <w:rFonts w:ascii="Times New Roman" w:hAnsi="Times New Roman" w:cs="Times New Roman"/>
          <w:sz w:val="24"/>
          <w:szCs w:val="24"/>
          <w:u w:val="single"/>
        </w:rPr>
      </w:pPr>
    </w:p>
    <w:p w14:paraId="79BFAA1B" w14:textId="77777777" w:rsidR="00273462" w:rsidRDefault="00273462" w:rsidP="00CF7BCB">
      <w:pPr>
        <w:spacing w:after="0" w:line="240" w:lineRule="auto"/>
        <w:jc w:val="thaiDistribute"/>
        <w:rPr>
          <w:ins w:id="297" w:author="KKD Windows Se7en V1" w:date="2014-07-25T00:43:00Z"/>
          <w:rFonts w:ascii="Times New Roman" w:hAnsi="Times New Roman" w:cs="Times New Roman"/>
          <w:sz w:val="24"/>
          <w:szCs w:val="24"/>
          <w:u w:val="single"/>
        </w:rPr>
      </w:pPr>
    </w:p>
    <w:p w14:paraId="48EDD92D" w14:textId="77777777" w:rsidR="00273462" w:rsidRDefault="00273462" w:rsidP="00CF7BCB">
      <w:pPr>
        <w:spacing w:after="0" w:line="240" w:lineRule="auto"/>
        <w:jc w:val="thaiDistribute"/>
        <w:rPr>
          <w:ins w:id="298" w:author="KKD Windows Se7en V1" w:date="2014-07-25T00:43:00Z"/>
          <w:rFonts w:ascii="Times New Roman" w:hAnsi="Times New Roman" w:cs="Times New Roman"/>
          <w:sz w:val="24"/>
          <w:szCs w:val="24"/>
          <w:u w:val="single"/>
        </w:rPr>
      </w:pPr>
    </w:p>
    <w:p w14:paraId="67B1677D" w14:textId="77777777" w:rsidR="00273462" w:rsidRDefault="00273462" w:rsidP="00CF7BCB">
      <w:pPr>
        <w:spacing w:after="0" w:line="240" w:lineRule="auto"/>
        <w:jc w:val="thaiDistribute"/>
        <w:rPr>
          <w:ins w:id="299" w:author="KKD Windows Se7en V1" w:date="2014-07-25T00:43:00Z"/>
          <w:rFonts w:ascii="Times New Roman" w:hAnsi="Times New Roman" w:cs="Times New Roman"/>
          <w:sz w:val="24"/>
          <w:szCs w:val="24"/>
          <w:u w:val="single"/>
        </w:rPr>
      </w:pPr>
    </w:p>
    <w:p w14:paraId="1BDC25F1" w14:textId="77777777" w:rsidR="00273462" w:rsidRDefault="00273462" w:rsidP="00CF7BCB">
      <w:pPr>
        <w:spacing w:after="0" w:line="240" w:lineRule="auto"/>
        <w:jc w:val="thaiDistribute"/>
        <w:rPr>
          <w:ins w:id="300" w:author="KKD Windows Se7en V1" w:date="2014-07-25T00:43:00Z"/>
          <w:rFonts w:ascii="Times New Roman" w:hAnsi="Times New Roman" w:cs="Times New Roman"/>
          <w:sz w:val="24"/>
          <w:szCs w:val="24"/>
          <w:u w:val="single"/>
        </w:rPr>
      </w:pPr>
    </w:p>
    <w:p w14:paraId="67A847DE" w14:textId="77777777" w:rsidR="00273462" w:rsidRDefault="00273462" w:rsidP="00CF7BCB">
      <w:pPr>
        <w:spacing w:after="0" w:line="240" w:lineRule="auto"/>
        <w:jc w:val="thaiDistribute"/>
        <w:rPr>
          <w:ins w:id="301" w:author="KKD Windows Se7en V1" w:date="2014-07-25T00:43:00Z"/>
          <w:rFonts w:ascii="Times New Roman" w:hAnsi="Times New Roman" w:cs="Times New Roman"/>
          <w:sz w:val="24"/>
          <w:szCs w:val="24"/>
          <w:u w:val="single"/>
        </w:rPr>
      </w:pPr>
    </w:p>
    <w:p w14:paraId="3DDA0E21" w14:textId="77777777" w:rsidR="00273462" w:rsidRDefault="00273462" w:rsidP="00CF7BCB">
      <w:pPr>
        <w:spacing w:after="0" w:line="240" w:lineRule="auto"/>
        <w:jc w:val="thaiDistribute"/>
        <w:rPr>
          <w:ins w:id="302" w:author="KKD Windows Se7en V1" w:date="2014-07-25T00:43:00Z"/>
          <w:rFonts w:ascii="Times New Roman" w:hAnsi="Times New Roman" w:cs="Times New Roman"/>
          <w:sz w:val="24"/>
          <w:szCs w:val="24"/>
          <w:u w:val="single"/>
        </w:rPr>
      </w:pPr>
    </w:p>
    <w:p w14:paraId="69E6D1BF" w14:textId="77777777" w:rsidR="00DB477F" w:rsidDel="00273462" w:rsidRDefault="00DB477F" w:rsidP="00CF7BCB">
      <w:pPr>
        <w:spacing w:after="0" w:line="240" w:lineRule="auto"/>
        <w:jc w:val="thaiDistribute"/>
        <w:rPr>
          <w:del w:id="303" w:author="KKD Windows Se7en V1" w:date="2014-07-25T00:34:00Z"/>
          <w:rFonts w:ascii="Times New Roman" w:hAnsi="Times New Roman" w:cs="Times New Roman"/>
          <w:sz w:val="24"/>
          <w:szCs w:val="24"/>
          <w:u w:val="single"/>
        </w:rPr>
      </w:pPr>
    </w:p>
    <w:p w14:paraId="570973F0" w14:textId="77777777" w:rsidR="00DB477F" w:rsidDel="00273462" w:rsidRDefault="00DB477F" w:rsidP="00CF7BCB">
      <w:pPr>
        <w:spacing w:after="0" w:line="240" w:lineRule="auto"/>
        <w:jc w:val="thaiDistribute"/>
        <w:rPr>
          <w:del w:id="304" w:author="KKD Windows Se7en V1" w:date="2014-07-25T00:34:00Z"/>
          <w:rFonts w:ascii="Times New Roman" w:hAnsi="Times New Roman" w:cs="Times New Roman"/>
          <w:sz w:val="24"/>
          <w:szCs w:val="24"/>
          <w:u w:val="single"/>
        </w:rPr>
      </w:pPr>
    </w:p>
    <w:p w14:paraId="20B19914" w14:textId="77777777" w:rsidR="00DB477F" w:rsidDel="00273462" w:rsidRDefault="00DB477F" w:rsidP="00CF7BCB">
      <w:pPr>
        <w:spacing w:after="0" w:line="240" w:lineRule="auto"/>
        <w:jc w:val="thaiDistribute"/>
        <w:rPr>
          <w:del w:id="305" w:author="KKD Windows Se7en V1" w:date="2014-07-25T00:34:00Z"/>
          <w:rFonts w:ascii="Times New Roman" w:hAnsi="Times New Roman" w:cs="Times New Roman"/>
          <w:sz w:val="24"/>
          <w:szCs w:val="24"/>
          <w:u w:val="single"/>
        </w:rPr>
      </w:pPr>
    </w:p>
    <w:p w14:paraId="584A5467" w14:textId="77777777" w:rsidR="00DB477F" w:rsidDel="00273462" w:rsidRDefault="00DB477F" w:rsidP="00CF7BCB">
      <w:pPr>
        <w:spacing w:after="0" w:line="240" w:lineRule="auto"/>
        <w:jc w:val="thaiDistribute"/>
        <w:rPr>
          <w:del w:id="306" w:author="KKD Windows Se7en V1" w:date="2014-07-25T00:34:00Z"/>
          <w:rFonts w:ascii="Times New Roman" w:hAnsi="Times New Roman" w:cs="Times New Roman"/>
          <w:sz w:val="24"/>
          <w:szCs w:val="24"/>
          <w:u w:val="single"/>
        </w:rPr>
      </w:pPr>
    </w:p>
    <w:p w14:paraId="3694DFD7" w14:textId="77777777" w:rsidR="00DB477F" w:rsidDel="00273462" w:rsidRDefault="00DB477F" w:rsidP="00CF7BCB">
      <w:pPr>
        <w:spacing w:after="0" w:line="240" w:lineRule="auto"/>
        <w:jc w:val="thaiDistribute"/>
        <w:rPr>
          <w:del w:id="307" w:author="KKD Windows Se7en V1" w:date="2014-07-25T00:34:00Z"/>
          <w:rFonts w:ascii="Times New Roman" w:hAnsi="Times New Roman" w:cs="Times New Roman"/>
          <w:sz w:val="24"/>
          <w:szCs w:val="24"/>
          <w:u w:val="single"/>
        </w:rPr>
      </w:pPr>
    </w:p>
    <w:p w14:paraId="085C0E94" w14:textId="77777777" w:rsidR="00DB477F" w:rsidDel="00273462" w:rsidRDefault="00DB477F" w:rsidP="00CF7BCB">
      <w:pPr>
        <w:spacing w:after="0" w:line="240" w:lineRule="auto"/>
        <w:jc w:val="thaiDistribute"/>
        <w:rPr>
          <w:del w:id="308" w:author="KKD Windows Se7en V1" w:date="2014-07-25T00:34:00Z"/>
          <w:rFonts w:ascii="Times New Roman" w:hAnsi="Times New Roman" w:cs="Times New Roman"/>
          <w:sz w:val="24"/>
          <w:szCs w:val="24"/>
          <w:u w:val="single"/>
        </w:rPr>
      </w:pPr>
    </w:p>
    <w:p w14:paraId="4EA80494" w14:textId="77777777" w:rsidR="00DB477F" w:rsidRDefault="00DB477F" w:rsidP="00CF7BCB">
      <w:pPr>
        <w:spacing w:after="0" w:line="240" w:lineRule="auto"/>
        <w:jc w:val="thaiDistribute"/>
        <w:rPr>
          <w:rFonts w:ascii="Times New Roman" w:hAnsi="Times New Roman" w:cs="Times New Roman"/>
          <w:sz w:val="24"/>
          <w:szCs w:val="24"/>
          <w:u w:val="single"/>
        </w:rPr>
      </w:pPr>
    </w:p>
    <w:p w14:paraId="19D3C938"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p w14:paraId="6CDB1F84"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Short answer</w:t>
      </w:r>
    </w:p>
    <w:p w14:paraId="2D54F14F"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01EA2D0E" w14:textId="77777777" w:rsidTr="00FF0A3A">
        <w:tc>
          <w:tcPr>
            <w:tcW w:w="1908" w:type="dxa"/>
          </w:tcPr>
          <w:p w14:paraId="2EBA1BF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34CFE2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63A713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2B15E4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7D17883" w14:textId="77777777" w:rsidTr="00FF0A3A">
        <w:tc>
          <w:tcPr>
            <w:tcW w:w="1908" w:type="dxa"/>
          </w:tcPr>
          <w:p w14:paraId="0FCF2F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1A64E5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BC6492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Short answer</w:t>
            </w:r>
          </w:p>
        </w:tc>
        <w:tc>
          <w:tcPr>
            <w:tcW w:w="1798" w:type="dxa"/>
          </w:tcPr>
          <w:p w14:paraId="70F23B1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311736EF" w14:textId="77777777" w:rsidTr="00FF0A3A">
        <w:tc>
          <w:tcPr>
            <w:tcW w:w="1908" w:type="dxa"/>
          </w:tcPr>
          <w:p w14:paraId="5A08F20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4392E5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40B2890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 You must explain how to find the answer.</w:t>
            </w:r>
          </w:p>
        </w:tc>
        <w:tc>
          <w:tcPr>
            <w:tcW w:w="1798" w:type="dxa"/>
          </w:tcPr>
          <w:p w14:paraId="1C3ED25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561E55A" w14:textId="77777777" w:rsidTr="00FF0A3A">
        <w:tc>
          <w:tcPr>
            <w:tcW w:w="1908" w:type="dxa"/>
          </w:tcPr>
          <w:p w14:paraId="62A3299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287E891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195E73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578A72C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41525ADE" w14:textId="77777777" w:rsidR="00DB477F" w:rsidRDefault="00DB477F" w:rsidP="00CF7BCB">
      <w:pPr>
        <w:spacing w:before="240" w:after="0" w:line="240" w:lineRule="auto"/>
        <w:jc w:val="thaiDistribute"/>
        <w:rPr>
          <w:rFonts w:ascii="Times New Roman" w:hAnsi="Times New Roman" w:cs="Times New Roman"/>
          <w:b/>
          <w:bCs/>
          <w:sz w:val="24"/>
          <w:szCs w:val="24"/>
        </w:rPr>
      </w:pPr>
    </w:p>
    <w:p w14:paraId="2A7DC0D3" w14:textId="77777777" w:rsidR="00CF7BCB" w:rsidRPr="00A85EC0" w:rsidRDefault="00CF7BCB" w:rsidP="00CF7BC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55B2623"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enters to Overall testing page.</w:t>
      </w:r>
    </w:p>
    <w:p w14:paraId="04D2CB22"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submits addition testing form.</w:t>
      </w:r>
    </w:p>
    <w:p w14:paraId="4812ABA0" w14:textId="36092AF5" w:rsidR="00590928" w:rsidRPr="00CF7BCB" w:rsidRDefault="00590928" w:rsidP="00590928">
      <w:pPr>
        <w:numPr>
          <w:ilvl w:val="0"/>
          <w:numId w:val="44"/>
        </w:num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student name, randomize order of the question status</w:t>
      </w:r>
      <w:r>
        <w:rPr>
          <w:rFonts w:ascii="Times New Roman" w:hAnsi="Times New Roman" w:cs="Times New Roman"/>
          <w:sz w:val="24"/>
          <w:szCs w:val="24"/>
        </w:rPr>
        <w:t>, submission time</w:t>
      </w:r>
      <w:r w:rsidRPr="00CF7BCB">
        <w:rPr>
          <w:rFonts w:ascii="Times New Roman" w:hAnsi="Times New Roman" w:cs="Times New Roman"/>
          <w:sz w:val="24"/>
          <w:szCs w:val="24"/>
        </w:rPr>
        <w:t>, and posting status into the Addition testing page.</w:t>
      </w:r>
    </w:p>
    <w:p w14:paraId="74E90461" w14:textId="57DFC361"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A5A022A" w14:textId="09407679" w:rsidR="00CF7BCB" w:rsidRPr="00A85EC0" w:rsidRDefault="00605623" w:rsidP="00F84BD4">
      <w:pPr>
        <w:numPr>
          <w:ilvl w:val="0"/>
          <w:numId w:val="44"/>
        </w:numPr>
        <w:spacing w:after="0" w:line="240" w:lineRule="auto"/>
        <w:contextualSpacing/>
        <w:jc w:val="thaiDistribute"/>
        <w:rPr>
          <w:rFonts w:ascii="Times New Roman" w:hAnsi="Times New Roman" w:cs="Times New Roman"/>
          <w:sz w:val="24"/>
          <w:szCs w:val="24"/>
        </w:rPr>
      </w:pPr>
      <w:r w:rsidRPr="00CF7BCB">
        <w:rPr>
          <w:rFonts w:ascii="Times New Roman" w:hAnsi="Times New Roman" w:cs="Times New Roman"/>
          <w:sz w:val="24"/>
          <w:szCs w:val="24"/>
        </w:rPr>
        <w:t xml:space="preserve">Lecturer enters to </w:t>
      </w:r>
      <w:r w:rsidRPr="00A85EC0">
        <w:rPr>
          <w:rFonts w:ascii="Times New Roman" w:hAnsi="Times New Roman" w:cs="Times New Roman"/>
          <w:sz w:val="24"/>
          <w:szCs w:val="24"/>
        </w:rPr>
        <w:t xml:space="preserve">Addition </w:t>
      </w:r>
      <w:r>
        <w:rPr>
          <w:rFonts w:ascii="Times New Roman" w:hAnsi="Times New Roman" w:cs="Times New Roman"/>
          <w:sz w:val="24"/>
          <w:szCs w:val="24"/>
        </w:rPr>
        <w:t xml:space="preserve">question </w:t>
      </w:r>
      <w:r w:rsidRPr="00CF7BCB">
        <w:rPr>
          <w:rFonts w:ascii="Times New Roman" w:hAnsi="Times New Roman" w:cs="Times New Roman"/>
          <w:sz w:val="24"/>
          <w:szCs w:val="24"/>
        </w:rPr>
        <w:t xml:space="preserve">on the </w:t>
      </w:r>
      <w:r>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r w:rsidR="00CF7BCB" w:rsidRPr="00A85EC0">
        <w:rPr>
          <w:rFonts w:ascii="Times New Roman" w:hAnsi="Times New Roman" w:cs="Times New Roman"/>
          <w:sz w:val="24"/>
          <w:szCs w:val="24"/>
        </w:rPr>
        <w:t>.</w:t>
      </w:r>
    </w:p>
    <w:p w14:paraId="5A11C1B9" w14:textId="090DC246" w:rsidR="00CF7BCB" w:rsidRPr="00A85EC0" w:rsidRDefault="00605623" w:rsidP="00F84BD4">
      <w:pPr>
        <w:numPr>
          <w:ilvl w:val="0"/>
          <w:numId w:val="44"/>
        </w:numPr>
        <w:spacing w:after="0" w:line="240" w:lineRule="auto"/>
        <w:contextualSpacing/>
        <w:jc w:val="thaiDistribute"/>
        <w:rPr>
          <w:rFonts w:ascii="Times New Roman" w:hAnsi="Times New Roman" w:cs="Times New Roman"/>
          <w:sz w:val="24"/>
          <w:szCs w:val="24"/>
        </w:rPr>
      </w:pPr>
      <w:r w:rsidRPr="00CF7BCB">
        <w:rPr>
          <w:rFonts w:ascii="Times New Roman" w:hAnsi="Times New Roman" w:cs="Times New Roman"/>
          <w:sz w:val="24"/>
          <w:szCs w:val="24"/>
        </w:rPr>
        <w:t xml:space="preserve">Lecturer provides </w:t>
      </w:r>
      <w:r>
        <w:rPr>
          <w:rFonts w:ascii="Times New Roman" w:hAnsi="Times New Roman" w:cs="Times New Roman"/>
          <w:sz w:val="24"/>
          <w:szCs w:val="24"/>
        </w:rPr>
        <w:t>question</w:t>
      </w:r>
      <w:r w:rsidRPr="00CF7BCB">
        <w:rPr>
          <w:rFonts w:ascii="Times New Roman" w:hAnsi="Times New Roman" w:cs="Times New Roman"/>
          <w:sz w:val="24"/>
          <w:szCs w:val="24"/>
        </w:rPr>
        <w:t xml:space="preserve"> information which consist a type of question (Multiple choices), question description, choice description, a solution, and a question point</w:t>
      </w:r>
      <w:r w:rsidR="00CF7BCB" w:rsidRPr="00A85EC0">
        <w:rPr>
          <w:rFonts w:ascii="Times New Roman" w:hAnsi="Times New Roman" w:cs="Times New Roman"/>
          <w:sz w:val="24"/>
          <w:szCs w:val="24"/>
        </w:rPr>
        <w:t>.</w:t>
      </w:r>
    </w:p>
    <w:p w14:paraId="6FF748C2" w14:textId="6FE2A163" w:rsidR="004E6878"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Pr="00A85EC0">
        <w:rPr>
          <w:rFonts w:ascii="Times New Roman" w:hAnsi="Times New Roman" w:cs="Times New Roman"/>
          <w:sz w:val="24"/>
          <w:szCs w:val="24"/>
        </w:rPr>
        <w:t xml:space="preserve">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BC343A" w14:textId="47810450" w:rsidR="00DB477F" w:rsidRPr="004E6878" w:rsidRDefault="00CF7BCB" w:rsidP="00146DFC">
      <w:pPr>
        <w:numPr>
          <w:ilvl w:val="0"/>
          <w:numId w:val="44"/>
        </w:numPr>
        <w:spacing w:after="0" w:line="240" w:lineRule="auto"/>
        <w:contextualSpacing/>
        <w:jc w:val="thaiDistribute"/>
        <w:rPr>
          <w:rFonts w:ascii="Times New Roman" w:hAnsi="Times New Roman" w:cs="Times New Roman"/>
          <w:sz w:val="24"/>
          <w:szCs w:val="24"/>
        </w:rPr>
      </w:pPr>
      <w:r w:rsidRPr="004E6878">
        <w:rPr>
          <w:rFonts w:ascii="Times New Roman" w:hAnsi="Times New Roman" w:cs="Times New Roman"/>
          <w:sz w:val="24"/>
          <w:szCs w:val="24"/>
        </w:rPr>
        <w:t>Lecturer submits creating testing form.</w:t>
      </w:r>
    </w:p>
    <w:p w14:paraId="12ABE724" w14:textId="77777777" w:rsidR="00DB477F" w:rsidRPr="00A85EC0" w:rsidRDefault="00DB477F" w:rsidP="00BE4898">
      <w:pPr>
        <w:spacing w:after="0" w:line="240" w:lineRule="auto"/>
        <w:ind w:left="1080"/>
        <w:jc w:val="thaiDistribute"/>
        <w:rPr>
          <w:rFonts w:ascii="Times New Roman" w:hAnsi="Times New Roman" w:cs="Times New Roman"/>
          <w:sz w:val="24"/>
          <w:szCs w:val="24"/>
        </w:rPr>
      </w:pPr>
    </w:p>
    <w:p w14:paraId="5DAF29B3" w14:textId="77777777" w:rsidR="00CF7BCB" w:rsidRPr="00A85EC0" w:rsidRDefault="00CF7BCB" w:rsidP="00BE4898">
      <w:pPr>
        <w:spacing w:after="0" w:line="240" w:lineRule="auto"/>
        <w:ind w:left="1080"/>
        <w:contextualSpacing/>
        <w:jc w:val="thaiDistribute"/>
        <w:rPr>
          <w:rFonts w:ascii="Times New Roman" w:hAnsi="Times New Roman" w:cs="Times New Roman"/>
          <w:sz w:val="24"/>
          <w:szCs w:val="24"/>
        </w:rPr>
      </w:pPr>
    </w:p>
    <w:p w14:paraId="133B386A" w14:textId="548060E4" w:rsidR="00CF7BCB" w:rsidRPr="00A85EC0" w:rsidRDefault="00CF7BCB" w:rsidP="00146DFC">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Alternative Flow:</w:t>
      </w:r>
    </w:p>
    <w:p w14:paraId="61F00822"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6A. Lecturer provides type of question is true/false question. </w:t>
      </w:r>
    </w:p>
    <w:p w14:paraId="5074E115" w14:textId="777777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choice description, a solution, and a question point.</w:t>
      </w:r>
    </w:p>
    <w:p w14:paraId="2EEBCF93" w14:textId="64564860"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00605623" w:rsidRPr="00A85EC0">
        <w:rPr>
          <w:rFonts w:ascii="Times New Roman" w:hAnsi="Times New Roman" w:cs="Times New Roman"/>
          <w:sz w:val="24"/>
          <w:szCs w:val="24"/>
        </w:rPr>
        <w:t xml:space="preserve"> </w:t>
      </w:r>
      <w:r w:rsidRPr="00A85EC0">
        <w:rPr>
          <w:rFonts w:ascii="Times New Roman" w:hAnsi="Times New Roman" w:cs="Times New Roman"/>
          <w:sz w:val="24"/>
          <w:szCs w:val="24"/>
        </w:rPr>
        <w:t xml:space="preserve">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787184A" w14:textId="5C11F214"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A85EC0">
        <w:rPr>
          <w:rFonts w:ascii="Times New Roman" w:hAnsi="Times New Roman" w:cs="Times New Roman"/>
          <w:sz w:val="24"/>
          <w:szCs w:val="24"/>
        </w:rPr>
        <w:t>.</w:t>
      </w:r>
    </w:p>
    <w:p w14:paraId="04BB9937" w14:textId="77777777" w:rsidR="00CF7BCB" w:rsidRPr="00A85EC0" w:rsidRDefault="00CF7BCB" w:rsidP="00CF7BCB">
      <w:pPr>
        <w:spacing w:after="0" w:line="240" w:lineRule="auto"/>
        <w:ind w:left="1800"/>
        <w:contextualSpacing/>
        <w:jc w:val="thaiDistribute"/>
        <w:rPr>
          <w:rFonts w:ascii="Times New Roman" w:hAnsi="Times New Roman" w:cs="Times New Roman"/>
          <w:sz w:val="24"/>
          <w:szCs w:val="24"/>
        </w:rPr>
      </w:pPr>
    </w:p>
    <w:p w14:paraId="2BF18DA7"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6B. Lecturer provides type of question is short answer. </w:t>
      </w:r>
    </w:p>
    <w:p w14:paraId="6CD3FBC2" w14:textId="77777777"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and a question point.</w:t>
      </w:r>
    </w:p>
    <w:p w14:paraId="1B6E353E" w14:textId="5D237CFD"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w:t>
      </w:r>
      <w:r w:rsidR="00605623">
        <w:rPr>
          <w:rFonts w:ascii="Times New Roman" w:hAnsi="Times New Roman" w:cs="Times New Roman"/>
          <w:sz w:val="24"/>
          <w:szCs w:val="24"/>
        </w:rPr>
        <w:t>question</w:t>
      </w:r>
      <w:r w:rsidR="00605623" w:rsidRPr="00A85EC0">
        <w:rPr>
          <w:rFonts w:ascii="Times New Roman" w:hAnsi="Times New Roman" w:cs="Times New Roman"/>
          <w:sz w:val="24"/>
          <w:szCs w:val="24"/>
        </w:rPr>
        <w:t xml:space="preserve"> </w:t>
      </w:r>
      <w:r w:rsidRPr="00A85EC0">
        <w:rPr>
          <w:rFonts w:ascii="Times New Roman" w:hAnsi="Times New Roman" w:cs="Times New Roman"/>
          <w:sz w:val="24"/>
          <w:szCs w:val="24"/>
        </w:rPr>
        <w:t xml:space="preserve">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FD576C" w14:textId="3780CEA5"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A85EC0">
        <w:rPr>
          <w:rFonts w:ascii="Times New Roman" w:hAnsi="Times New Roman" w:cs="Times New Roman"/>
          <w:sz w:val="24"/>
          <w:szCs w:val="24"/>
        </w:rPr>
        <w:t>.</w:t>
      </w:r>
    </w:p>
    <w:p w14:paraId="1F96673E" w14:textId="77777777" w:rsidR="00CF7BCB" w:rsidRPr="00A85EC0" w:rsidRDefault="00CF7BCB" w:rsidP="00146DFC">
      <w:pPr>
        <w:spacing w:after="0" w:line="240" w:lineRule="auto"/>
        <w:contextualSpacing/>
        <w:jc w:val="thaiDistribute"/>
        <w:rPr>
          <w:rFonts w:ascii="Times New Roman" w:hAnsi="Times New Roman" w:cs="Times New Roman"/>
          <w:sz w:val="24"/>
          <w:szCs w:val="24"/>
        </w:rPr>
      </w:pPr>
    </w:p>
    <w:p w14:paraId="68036673"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657E3B11"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6ACED98"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1B4B99D" w14:textId="77777777" w:rsidR="00DB477F" w:rsidRDefault="00DB477F" w:rsidP="00146DFC">
      <w:pPr>
        <w:spacing w:after="0" w:line="240" w:lineRule="auto"/>
        <w:contextualSpacing/>
        <w:jc w:val="thaiDistribute"/>
        <w:rPr>
          <w:rFonts w:ascii="Times New Roman" w:hAnsi="Times New Roman" w:cs="Times New Roman"/>
          <w:sz w:val="24"/>
          <w:szCs w:val="24"/>
        </w:rPr>
      </w:pPr>
    </w:p>
    <w:p w14:paraId="7D4183F7" w14:textId="77777777" w:rsidR="00DB477F" w:rsidRPr="00A85EC0" w:rsidRDefault="00DB477F" w:rsidP="00CF7BCB">
      <w:pPr>
        <w:spacing w:after="0" w:line="240" w:lineRule="auto"/>
        <w:ind w:left="720"/>
        <w:contextualSpacing/>
        <w:jc w:val="thaiDistribute"/>
        <w:rPr>
          <w:rFonts w:ascii="Times New Roman" w:hAnsi="Times New Roman" w:cs="Times New Roman"/>
          <w:sz w:val="24"/>
          <w:szCs w:val="24"/>
        </w:rPr>
      </w:pPr>
    </w:p>
    <w:p w14:paraId="5C0D2F36" w14:textId="7B814227" w:rsidR="003B5972" w:rsidRDefault="003B5972" w:rsidP="00CF7BCB">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 xml:space="preserve">AC-16.1 </w:t>
      </w:r>
      <w:r w:rsidRPr="00115F1A">
        <w:rPr>
          <w:rFonts w:ascii="Times New Roman" w:hAnsi="Times New Roman" w:cs="Times New Roman"/>
          <w:b/>
          <w:bCs/>
          <w:sz w:val="29"/>
          <w:szCs w:val="29"/>
        </w:rPr>
        <w:t>Lecturer can assign assignments or quizzes which are multiple choices question, true/false question, and short answers</w:t>
      </w:r>
      <w:r>
        <w:rPr>
          <w:rFonts w:ascii="Times New Roman" w:hAnsi="Times New Roman" w:cs="Times New Roman"/>
          <w:b/>
          <w:bCs/>
          <w:sz w:val="29"/>
          <w:szCs w:val="29"/>
        </w:rPr>
        <w:t>.</w:t>
      </w:r>
    </w:p>
    <w:p w14:paraId="75132BB9" w14:textId="77777777" w:rsidR="003B5972" w:rsidRDefault="003B5972" w:rsidP="00CF7BCB">
      <w:pPr>
        <w:spacing w:after="0" w:line="240" w:lineRule="auto"/>
        <w:jc w:val="thaiDistribute"/>
        <w:rPr>
          <w:rFonts w:ascii="Times New Roman" w:hAnsi="Times New Roman" w:cs="Times New Roman"/>
          <w:b/>
          <w:bCs/>
          <w:sz w:val="29"/>
          <w:szCs w:val="29"/>
        </w:rPr>
      </w:pPr>
    </w:p>
    <w:p w14:paraId="28D3CC61" w14:textId="77777777" w:rsidR="003B5972" w:rsidRDefault="003B5972" w:rsidP="00CF7BCB">
      <w:pPr>
        <w:spacing w:after="0" w:line="240" w:lineRule="auto"/>
        <w:jc w:val="thaiDistribute"/>
        <w:rPr>
          <w:rFonts w:ascii="Times New Roman" w:hAnsi="Times New Roman" w:cs="Times New Roman"/>
          <w:b/>
          <w:bCs/>
          <w:sz w:val="29"/>
          <w:szCs w:val="29"/>
        </w:rPr>
      </w:pPr>
    </w:p>
    <w:p w14:paraId="6054629A" w14:textId="11116D8E" w:rsidR="003B5972" w:rsidRDefault="00273462" w:rsidP="00CF7BCB">
      <w:pPr>
        <w:spacing w:after="0" w:line="240" w:lineRule="auto"/>
        <w:jc w:val="thaiDistribute"/>
        <w:rPr>
          <w:rFonts w:ascii="Times New Roman" w:hAnsi="Times New Roman" w:cs="Times New Roman"/>
          <w:b/>
          <w:bCs/>
          <w:sz w:val="29"/>
          <w:szCs w:val="29"/>
        </w:rPr>
      </w:pPr>
      <w:commentRangeStart w:id="309"/>
      <w:ins w:id="310" w:author="KKD Windows Se7en V1" w:date="2014-07-25T00:43:00Z">
        <w:r>
          <w:rPr>
            <w:rFonts w:ascii="Times New Roman" w:hAnsi="Times New Roman" w:cs="Times New Roman"/>
            <w:b/>
            <w:bCs/>
            <w:noProof/>
            <w:sz w:val="29"/>
            <w:szCs w:val="29"/>
            <w:rPrChange w:id="311" w:author="Unknown">
              <w:rPr>
                <w:noProof/>
              </w:rPr>
            </w:rPrChange>
          </w:rPr>
          <w:drawing>
            <wp:anchor distT="0" distB="0" distL="114300" distR="114300" simplePos="0" relativeHeight="251744256" behindDoc="1" locked="0" layoutInCell="1" allowOverlap="1" wp14:anchorId="7B071E10" wp14:editId="5355DC8C">
              <wp:simplePos x="0" y="0"/>
              <wp:positionH relativeFrom="column">
                <wp:posOffset>200025</wp:posOffset>
              </wp:positionH>
              <wp:positionV relativeFrom="paragraph">
                <wp:posOffset>200660</wp:posOffset>
              </wp:positionV>
              <wp:extent cx="5731510" cy="4211320"/>
              <wp:effectExtent l="0" t="0" r="254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16.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4211320"/>
                      </a:xfrm>
                      <a:prstGeom prst="rect">
                        <a:avLst/>
                      </a:prstGeom>
                    </pic:spPr>
                  </pic:pic>
                </a:graphicData>
              </a:graphic>
              <wp14:sizeRelH relativeFrom="page">
                <wp14:pctWidth>0</wp14:pctWidth>
              </wp14:sizeRelH>
              <wp14:sizeRelV relativeFrom="page">
                <wp14:pctHeight>0</wp14:pctHeight>
              </wp14:sizeRelV>
            </wp:anchor>
          </w:drawing>
        </w:r>
      </w:ins>
      <w:commentRangeEnd w:id="309"/>
      <w:r w:rsidR="008E7D39">
        <w:rPr>
          <w:rStyle w:val="CommentReference"/>
        </w:rPr>
        <w:commentReference w:id="309"/>
      </w:r>
    </w:p>
    <w:p w14:paraId="2057A515" w14:textId="77777777" w:rsidR="003B5972" w:rsidRDefault="003B5972" w:rsidP="00CF7BCB">
      <w:pPr>
        <w:spacing w:after="0" w:line="240" w:lineRule="auto"/>
        <w:jc w:val="thaiDistribute"/>
        <w:rPr>
          <w:rFonts w:ascii="Times New Roman" w:hAnsi="Times New Roman" w:cs="Times New Roman"/>
          <w:b/>
          <w:bCs/>
          <w:sz w:val="29"/>
          <w:szCs w:val="29"/>
        </w:rPr>
      </w:pPr>
    </w:p>
    <w:p w14:paraId="5D64E920" w14:textId="77777777" w:rsidR="003B5972" w:rsidRDefault="003B5972" w:rsidP="00CF7BCB">
      <w:pPr>
        <w:spacing w:after="0" w:line="240" w:lineRule="auto"/>
        <w:jc w:val="thaiDistribute"/>
        <w:rPr>
          <w:rFonts w:ascii="Times New Roman" w:hAnsi="Times New Roman" w:cs="Times New Roman"/>
          <w:b/>
          <w:bCs/>
          <w:sz w:val="29"/>
          <w:szCs w:val="29"/>
        </w:rPr>
      </w:pPr>
    </w:p>
    <w:p w14:paraId="035049F2" w14:textId="77777777" w:rsidR="003B5972" w:rsidRDefault="003B5972" w:rsidP="00CF7BCB">
      <w:pPr>
        <w:spacing w:after="0" w:line="240" w:lineRule="auto"/>
        <w:jc w:val="thaiDistribute"/>
        <w:rPr>
          <w:rFonts w:ascii="Times New Roman" w:hAnsi="Times New Roman" w:cs="Times New Roman"/>
          <w:b/>
          <w:bCs/>
          <w:sz w:val="29"/>
          <w:szCs w:val="29"/>
        </w:rPr>
      </w:pPr>
    </w:p>
    <w:p w14:paraId="3A3169CF" w14:textId="77777777" w:rsidR="003B5972" w:rsidRDefault="003B5972" w:rsidP="00CF7BCB">
      <w:pPr>
        <w:spacing w:after="0" w:line="240" w:lineRule="auto"/>
        <w:jc w:val="thaiDistribute"/>
        <w:rPr>
          <w:rFonts w:ascii="Times New Roman" w:hAnsi="Times New Roman" w:cs="Times New Roman"/>
          <w:b/>
          <w:bCs/>
          <w:sz w:val="29"/>
          <w:szCs w:val="29"/>
        </w:rPr>
      </w:pPr>
    </w:p>
    <w:p w14:paraId="14B4FA14" w14:textId="77777777" w:rsidR="003B5972" w:rsidRDefault="003B5972" w:rsidP="00CF7BCB">
      <w:pPr>
        <w:spacing w:after="0" w:line="240" w:lineRule="auto"/>
        <w:jc w:val="thaiDistribute"/>
        <w:rPr>
          <w:rFonts w:ascii="Times New Roman" w:hAnsi="Times New Roman" w:cs="Times New Roman"/>
          <w:b/>
          <w:bCs/>
          <w:sz w:val="29"/>
          <w:szCs w:val="29"/>
        </w:rPr>
      </w:pPr>
    </w:p>
    <w:p w14:paraId="7DEA8D81" w14:textId="77777777" w:rsidR="003B5972" w:rsidRDefault="003B5972" w:rsidP="00CF7BCB">
      <w:pPr>
        <w:spacing w:after="0" w:line="240" w:lineRule="auto"/>
        <w:jc w:val="thaiDistribute"/>
        <w:rPr>
          <w:rFonts w:ascii="Times New Roman" w:hAnsi="Times New Roman" w:cs="Times New Roman"/>
          <w:b/>
          <w:bCs/>
          <w:sz w:val="29"/>
          <w:szCs w:val="29"/>
        </w:rPr>
      </w:pPr>
    </w:p>
    <w:p w14:paraId="2A438F91" w14:textId="77777777" w:rsidR="003B5972" w:rsidRDefault="003B5972" w:rsidP="00CF7BCB">
      <w:pPr>
        <w:spacing w:after="0" w:line="240" w:lineRule="auto"/>
        <w:jc w:val="thaiDistribute"/>
        <w:rPr>
          <w:rFonts w:ascii="Times New Roman" w:hAnsi="Times New Roman" w:cs="Times New Roman"/>
          <w:b/>
          <w:bCs/>
          <w:sz w:val="29"/>
          <w:szCs w:val="29"/>
        </w:rPr>
      </w:pPr>
    </w:p>
    <w:p w14:paraId="7CE77155" w14:textId="77777777" w:rsidR="003B5972" w:rsidRDefault="003B5972" w:rsidP="00CF7BCB">
      <w:pPr>
        <w:spacing w:after="0" w:line="240" w:lineRule="auto"/>
        <w:jc w:val="thaiDistribute"/>
        <w:rPr>
          <w:rFonts w:ascii="Times New Roman" w:hAnsi="Times New Roman" w:cs="Times New Roman"/>
          <w:b/>
          <w:bCs/>
          <w:sz w:val="29"/>
          <w:szCs w:val="29"/>
        </w:rPr>
      </w:pPr>
    </w:p>
    <w:p w14:paraId="55F3CAE8" w14:textId="77777777" w:rsidR="003B5972" w:rsidRDefault="003B5972" w:rsidP="00CF7BCB">
      <w:pPr>
        <w:spacing w:after="0" w:line="240" w:lineRule="auto"/>
        <w:jc w:val="thaiDistribute"/>
        <w:rPr>
          <w:rFonts w:ascii="Times New Roman" w:hAnsi="Times New Roman" w:cs="Times New Roman"/>
          <w:b/>
          <w:bCs/>
          <w:sz w:val="29"/>
          <w:szCs w:val="29"/>
        </w:rPr>
      </w:pPr>
    </w:p>
    <w:p w14:paraId="04BBF808" w14:textId="77777777" w:rsidR="003B5972" w:rsidRDefault="003B5972" w:rsidP="00CF7BCB">
      <w:pPr>
        <w:spacing w:after="0" w:line="240" w:lineRule="auto"/>
        <w:jc w:val="thaiDistribute"/>
        <w:rPr>
          <w:rFonts w:ascii="Times New Roman" w:hAnsi="Times New Roman" w:cs="Times New Roman"/>
          <w:b/>
          <w:bCs/>
          <w:sz w:val="29"/>
          <w:szCs w:val="29"/>
        </w:rPr>
      </w:pPr>
    </w:p>
    <w:p w14:paraId="3A2704E7" w14:textId="77777777" w:rsidR="003B5972" w:rsidRDefault="003B5972" w:rsidP="00CF7BCB">
      <w:pPr>
        <w:spacing w:after="0" w:line="240" w:lineRule="auto"/>
        <w:jc w:val="thaiDistribute"/>
        <w:rPr>
          <w:rFonts w:ascii="Times New Roman" w:hAnsi="Times New Roman" w:cs="Times New Roman"/>
          <w:b/>
          <w:bCs/>
          <w:sz w:val="29"/>
          <w:szCs w:val="29"/>
        </w:rPr>
      </w:pPr>
    </w:p>
    <w:p w14:paraId="05F3DC07" w14:textId="77777777" w:rsidR="003B5972" w:rsidRDefault="003B5972" w:rsidP="00CF7BCB">
      <w:pPr>
        <w:spacing w:after="0" w:line="240" w:lineRule="auto"/>
        <w:jc w:val="thaiDistribute"/>
        <w:rPr>
          <w:rFonts w:ascii="Times New Roman" w:hAnsi="Times New Roman" w:cs="Times New Roman"/>
          <w:b/>
          <w:bCs/>
          <w:sz w:val="29"/>
          <w:szCs w:val="29"/>
        </w:rPr>
      </w:pPr>
    </w:p>
    <w:p w14:paraId="774C9E4E" w14:textId="77777777" w:rsidR="003B5972" w:rsidRDefault="003B5972" w:rsidP="00CF7BCB">
      <w:pPr>
        <w:spacing w:after="0" w:line="240" w:lineRule="auto"/>
        <w:jc w:val="thaiDistribute"/>
        <w:rPr>
          <w:rFonts w:ascii="Times New Roman" w:hAnsi="Times New Roman" w:cs="Times New Roman"/>
          <w:b/>
          <w:bCs/>
          <w:sz w:val="29"/>
          <w:szCs w:val="29"/>
        </w:rPr>
      </w:pPr>
    </w:p>
    <w:p w14:paraId="51620527" w14:textId="77777777" w:rsidR="003B5972" w:rsidRDefault="003B5972" w:rsidP="00CF7BCB">
      <w:pPr>
        <w:spacing w:after="0" w:line="240" w:lineRule="auto"/>
        <w:jc w:val="thaiDistribute"/>
        <w:rPr>
          <w:rFonts w:ascii="Times New Roman" w:hAnsi="Times New Roman" w:cs="Times New Roman"/>
          <w:b/>
          <w:bCs/>
          <w:sz w:val="29"/>
          <w:szCs w:val="29"/>
        </w:rPr>
      </w:pPr>
    </w:p>
    <w:p w14:paraId="386C9BE2" w14:textId="77777777" w:rsidR="003B5972" w:rsidRDefault="003B5972" w:rsidP="00CF7BCB">
      <w:pPr>
        <w:spacing w:after="0" w:line="240" w:lineRule="auto"/>
        <w:jc w:val="thaiDistribute"/>
        <w:rPr>
          <w:rFonts w:ascii="Times New Roman" w:hAnsi="Times New Roman" w:cs="Times New Roman"/>
          <w:b/>
          <w:bCs/>
          <w:sz w:val="29"/>
          <w:szCs w:val="29"/>
        </w:rPr>
      </w:pPr>
    </w:p>
    <w:p w14:paraId="39A50A77" w14:textId="77777777" w:rsidR="003B5972" w:rsidRDefault="003B5972" w:rsidP="00CF7BCB">
      <w:pPr>
        <w:spacing w:after="0" w:line="240" w:lineRule="auto"/>
        <w:jc w:val="thaiDistribute"/>
        <w:rPr>
          <w:rFonts w:ascii="Times New Roman" w:hAnsi="Times New Roman" w:cs="Times New Roman"/>
          <w:b/>
          <w:bCs/>
          <w:sz w:val="29"/>
          <w:szCs w:val="29"/>
        </w:rPr>
      </w:pPr>
    </w:p>
    <w:p w14:paraId="0B8F3726" w14:textId="77777777" w:rsidR="003B5972" w:rsidRDefault="003B5972" w:rsidP="00CF7BCB">
      <w:pPr>
        <w:spacing w:after="0" w:line="240" w:lineRule="auto"/>
        <w:jc w:val="thaiDistribute"/>
        <w:rPr>
          <w:rFonts w:ascii="Times New Roman" w:hAnsi="Times New Roman" w:cs="Times New Roman"/>
          <w:b/>
          <w:bCs/>
          <w:sz w:val="29"/>
          <w:szCs w:val="29"/>
        </w:rPr>
      </w:pPr>
    </w:p>
    <w:p w14:paraId="10435DF6" w14:textId="77777777" w:rsidR="003B5972" w:rsidRDefault="003B5972" w:rsidP="00CF7BCB">
      <w:pPr>
        <w:spacing w:after="0" w:line="240" w:lineRule="auto"/>
        <w:jc w:val="thaiDistribute"/>
        <w:rPr>
          <w:rFonts w:ascii="Times New Roman" w:hAnsi="Times New Roman" w:cs="Times New Roman"/>
          <w:b/>
          <w:bCs/>
          <w:sz w:val="29"/>
          <w:szCs w:val="29"/>
        </w:rPr>
      </w:pPr>
    </w:p>
    <w:p w14:paraId="03785FD7" w14:textId="77777777" w:rsidR="003B5972" w:rsidRDefault="003B5972" w:rsidP="00CF7BCB">
      <w:pPr>
        <w:spacing w:after="0" w:line="240" w:lineRule="auto"/>
        <w:jc w:val="thaiDistribute"/>
        <w:rPr>
          <w:rFonts w:ascii="Times New Roman" w:hAnsi="Times New Roman" w:cs="Times New Roman"/>
          <w:b/>
          <w:bCs/>
          <w:sz w:val="29"/>
          <w:szCs w:val="29"/>
        </w:rPr>
      </w:pPr>
    </w:p>
    <w:p w14:paraId="3C017ACC" w14:textId="77777777" w:rsidR="003B5972" w:rsidRDefault="003B5972" w:rsidP="00CF7BCB">
      <w:pPr>
        <w:spacing w:after="0" w:line="240" w:lineRule="auto"/>
        <w:jc w:val="thaiDistribute"/>
        <w:rPr>
          <w:rFonts w:ascii="Times New Roman" w:hAnsi="Times New Roman" w:cs="Times New Roman"/>
          <w:b/>
          <w:bCs/>
          <w:sz w:val="29"/>
          <w:szCs w:val="29"/>
        </w:rPr>
      </w:pPr>
    </w:p>
    <w:p w14:paraId="1FD0A6B9" w14:textId="77777777" w:rsidR="003B5972" w:rsidRDefault="003B5972" w:rsidP="00CF7BCB">
      <w:pPr>
        <w:spacing w:after="0" w:line="240" w:lineRule="auto"/>
        <w:jc w:val="thaiDistribute"/>
        <w:rPr>
          <w:rFonts w:ascii="Times New Roman" w:hAnsi="Times New Roman" w:cs="Times New Roman"/>
          <w:b/>
          <w:bCs/>
          <w:sz w:val="29"/>
          <w:szCs w:val="29"/>
        </w:rPr>
      </w:pPr>
    </w:p>
    <w:p w14:paraId="2298CD0B" w14:textId="77777777" w:rsidR="003B5972" w:rsidRDefault="003B5972" w:rsidP="00CF7BCB">
      <w:pPr>
        <w:spacing w:after="0" w:line="240" w:lineRule="auto"/>
        <w:jc w:val="thaiDistribute"/>
        <w:rPr>
          <w:rFonts w:ascii="Times New Roman" w:hAnsi="Times New Roman" w:cs="Times New Roman"/>
          <w:b/>
          <w:bCs/>
          <w:sz w:val="29"/>
          <w:szCs w:val="29"/>
        </w:rPr>
      </w:pPr>
    </w:p>
    <w:p w14:paraId="5AFEDD8F" w14:textId="77777777" w:rsidR="003B5972" w:rsidRDefault="003B5972" w:rsidP="00CF7BCB">
      <w:pPr>
        <w:spacing w:after="0" w:line="240" w:lineRule="auto"/>
        <w:jc w:val="thaiDistribute"/>
        <w:rPr>
          <w:rFonts w:ascii="Times New Roman" w:hAnsi="Times New Roman" w:cs="Times New Roman"/>
          <w:b/>
          <w:bCs/>
          <w:sz w:val="29"/>
          <w:szCs w:val="29"/>
        </w:rPr>
      </w:pPr>
    </w:p>
    <w:p w14:paraId="7E86AA7C" w14:textId="77777777" w:rsidR="003B5972" w:rsidRDefault="003B5972" w:rsidP="00CF7BCB">
      <w:pPr>
        <w:spacing w:after="0" w:line="240" w:lineRule="auto"/>
        <w:jc w:val="thaiDistribute"/>
        <w:rPr>
          <w:rFonts w:ascii="Times New Roman" w:hAnsi="Times New Roman" w:cs="Times New Roman"/>
          <w:b/>
          <w:bCs/>
          <w:sz w:val="29"/>
          <w:szCs w:val="29"/>
        </w:rPr>
      </w:pPr>
    </w:p>
    <w:p w14:paraId="0F475AB3" w14:textId="77777777" w:rsidR="003B5972" w:rsidRDefault="003B5972" w:rsidP="00CF7BCB">
      <w:pPr>
        <w:spacing w:after="0" w:line="240" w:lineRule="auto"/>
        <w:jc w:val="thaiDistribute"/>
        <w:rPr>
          <w:rFonts w:ascii="Times New Roman" w:hAnsi="Times New Roman" w:cs="Times New Roman"/>
          <w:b/>
          <w:bCs/>
          <w:sz w:val="29"/>
          <w:szCs w:val="29"/>
        </w:rPr>
      </w:pPr>
    </w:p>
    <w:p w14:paraId="3F6F3E0C" w14:textId="77777777" w:rsidR="003B5972" w:rsidRDefault="003B5972" w:rsidP="00CF7BCB">
      <w:pPr>
        <w:spacing w:after="0" w:line="240" w:lineRule="auto"/>
        <w:jc w:val="thaiDistribute"/>
        <w:rPr>
          <w:rFonts w:ascii="Times New Roman" w:hAnsi="Times New Roman" w:cs="Times New Roman"/>
          <w:b/>
          <w:bCs/>
          <w:sz w:val="29"/>
          <w:szCs w:val="29"/>
        </w:rPr>
      </w:pPr>
    </w:p>
    <w:p w14:paraId="29AC34F7" w14:textId="77777777" w:rsidR="003B5972" w:rsidRDefault="003B5972" w:rsidP="00CF7BCB">
      <w:pPr>
        <w:spacing w:after="0" w:line="240" w:lineRule="auto"/>
        <w:jc w:val="thaiDistribute"/>
        <w:rPr>
          <w:rFonts w:ascii="Times New Roman" w:hAnsi="Times New Roman" w:cs="Times New Roman"/>
          <w:b/>
          <w:bCs/>
          <w:sz w:val="29"/>
          <w:szCs w:val="29"/>
        </w:rPr>
      </w:pPr>
    </w:p>
    <w:p w14:paraId="4E78C311" w14:textId="77777777" w:rsidR="003B5972" w:rsidRDefault="003B5972" w:rsidP="00CF7BCB">
      <w:pPr>
        <w:spacing w:after="0" w:line="240" w:lineRule="auto"/>
        <w:jc w:val="thaiDistribute"/>
        <w:rPr>
          <w:rFonts w:ascii="Times New Roman" w:hAnsi="Times New Roman" w:cs="Times New Roman"/>
          <w:b/>
          <w:bCs/>
          <w:sz w:val="29"/>
          <w:szCs w:val="29"/>
        </w:rPr>
      </w:pPr>
    </w:p>
    <w:p w14:paraId="09E04D21" w14:textId="77777777" w:rsidR="003B5972" w:rsidRDefault="003B5972" w:rsidP="00CF7BCB">
      <w:pPr>
        <w:spacing w:after="0" w:line="240" w:lineRule="auto"/>
        <w:jc w:val="thaiDistribute"/>
        <w:rPr>
          <w:rFonts w:ascii="Times New Roman" w:hAnsi="Times New Roman" w:cs="Times New Roman"/>
          <w:b/>
          <w:bCs/>
          <w:sz w:val="29"/>
          <w:szCs w:val="29"/>
        </w:rPr>
      </w:pPr>
    </w:p>
    <w:p w14:paraId="7CFB9851" w14:textId="77777777" w:rsidR="003B5972" w:rsidRDefault="003B5972" w:rsidP="00CF7BCB">
      <w:pPr>
        <w:spacing w:after="0" w:line="240" w:lineRule="auto"/>
        <w:jc w:val="thaiDistribute"/>
        <w:rPr>
          <w:rFonts w:ascii="Times New Roman" w:hAnsi="Times New Roman" w:cs="Times New Roman"/>
          <w:b/>
          <w:bCs/>
          <w:sz w:val="29"/>
          <w:szCs w:val="29"/>
        </w:rPr>
      </w:pPr>
    </w:p>
    <w:p w14:paraId="5B0F5781" w14:textId="77777777" w:rsidR="003B5972" w:rsidRDefault="003B5972" w:rsidP="00CF7BCB">
      <w:pPr>
        <w:spacing w:after="0" w:line="240" w:lineRule="auto"/>
        <w:jc w:val="thaiDistribute"/>
        <w:rPr>
          <w:rFonts w:ascii="Times New Roman" w:hAnsi="Times New Roman" w:cs="Times New Roman"/>
          <w:b/>
          <w:bCs/>
          <w:sz w:val="29"/>
          <w:szCs w:val="29"/>
        </w:rPr>
      </w:pPr>
    </w:p>
    <w:p w14:paraId="769CE845" w14:textId="77777777" w:rsidR="003B5972" w:rsidRDefault="003B5972" w:rsidP="00CF7BCB">
      <w:pPr>
        <w:spacing w:after="0" w:line="240" w:lineRule="auto"/>
        <w:jc w:val="thaiDistribute"/>
        <w:rPr>
          <w:rFonts w:ascii="Times New Roman" w:hAnsi="Times New Roman" w:cs="Times New Roman"/>
          <w:b/>
          <w:bCs/>
          <w:sz w:val="29"/>
          <w:szCs w:val="29"/>
        </w:rPr>
      </w:pPr>
    </w:p>
    <w:p w14:paraId="7C879B4B" w14:textId="77777777" w:rsidR="003B5972" w:rsidRDefault="003B5972" w:rsidP="00CF7BCB">
      <w:pPr>
        <w:spacing w:after="0" w:line="240" w:lineRule="auto"/>
        <w:jc w:val="thaiDistribute"/>
        <w:rPr>
          <w:rFonts w:ascii="Times New Roman" w:hAnsi="Times New Roman" w:cs="Times New Roman"/>
          <w:b/>
          <w:bCs/>
          <w:sz w:val="29"/>
          <w:szCs w:val="29"/>
        </w:rPr>
      </w:pPr>
    </w:p>
    <w:p w14:paraId="795D92BD" w14:textId="77777777" w:rsidR="003B5972" w:rsidDel="00273462" w:rsidRDefault="003B5972" w:rsidP="00CF7BCB">
      <w:pPr>
        <w:spacing w:after="0" w:line="240" w:lineRule="auto"/>
        <w:jc w:val="thaiDistribute"/>
        <w:rPr>
          <w:del w:id="312" w:author="KKD Windows Se7en V1" w:date="2014-07-25T00:34:00Z"/>
          <w:rFonts w:ascii="Times New Roman" w:hAnsi="Times New Roman" w:cs="Times New Roman"/>
          <w:b/>
          <w:bCs/>
          <w:sz w:val="29"/>
          <w:szCs w:val="29"/>
        </w:rPr>
      </w:pPr>
    </w:p>
    <w:p w14:paraId="1FFABAC8" w14:textId="77777777" w:rsidR="00273462" w:rsidRDefault="00273462" w:rsidP="00CF7BCB">
      <w:pPr>
        <w:spacing w:after="0" w:line="240" w:lineRule="auto"/>
        <w:jc w:val="thaiDistribute"/>
        <w:rPr>
          <w:ins w:id="313" w:author="KKD Windows Se7en V1" w:date="2014-07-25T00:44:00Z"/>
          <w:rFonts w:ascii="Times New Roman" w:hAnsi="Times New Roman" w:cs="Times New Roman"/>
          <w:b/>
          <w:bCs/>
          <w:sz w:val="29"/>
          <w:szCs w:val="29"/>
        </w:rPr>
      </w:pPr>
    </w:p>
    <w:p w14:paraId="15D35EAA" w14:textId="77777777" w:rsidR="003B5972" w:rsidRDefault="003B5972" w:rsidP="00CF7BCB">
      <w:pPr>
        <w:spacing w:after="0" w:line="240" w:lineRule="auto"/>
        <w:jc w:val="thaiDistribute"/>
        <w:rPr>
          <w:rFonts w:ascii="Times New Roman" w:hAnsi="Times New Roman" w:cs="Times New Roman"/>
          <w:b/>
          <w:bCs/>
          <w:sz w:val="29"/>
          <w:szCs w:val="29"/>
        </w:rPr>
      </w:pPr>
    </w:p>
    <w:p w14:paraId="28FF6D27" w14:textId="49312906" w:rsidR="00CF7BCB" w:rsidRPr="00060AF3" w:rsidRDefault="00CF7BCB" w:rsidP="00CF7BCB">
      <w:pPr>
        <w:spacing w:after="0" w:line="240" w:lineRule="auto"/>
        <w:jc w:val="thaiDistribute"/>
        <w:rPr>
          <w:rFonts w:ascii="Times New Roman" w:hAnsi="Times New Roman" w:cs="Times New Roman"/>
          <w:sz w:val="29"/>
          <w:szCs w:val="29"/>
        </w:rPr>
      </w:pPr>
      <w:r w:rsidRPr="00060AF3">
        <w:rPr>
          <w:rFonts w:ascii="Times New Roman" w:hAnsi="Times New Roman" w:cs="Times New Roman"/>
          <w:b/>
          <w:bCs/>
          <w:sz w:val="29"/>
          <w:szCs w:val="29"/>
        </w:rPr>
        <w:lastRenderedPageBreak/>
        <w:t xml:space="preserve">System Requirement Specification of </w:t>
      </w:r>
      <w:r w:rsidR="00224B83">
        <w:rPr>
          <w:rFonts w:ascii="Times New Roman" w:hAnsi="Times New Roman" w:cs="Times New Roman"/>
          <w:b/>
          <w:bCs/>
          <w:sz w:val="29"/>
          <w:szCs w:val="29"/>
        </w:rPr>
        <w:t>16.1</w:t>
      </w:r>
    </w:p>
    <w:p w14:paraId="6A0B472F" w14:textId="28CDAA70"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Overall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4DB6C3FE" w14:textId="6387531B"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Addition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7789D304" w14:textId="13DDA2DC"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Addition testing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testing name,</w:t>
      </w:r>
      <w:r w:rsidR="00F466F1" w:rsidRPr="00060AF3">
        <w:rPr>
          <w:rFonts w:ascii="Times New Roman" w:hAnsi="Times New Roman" w:cs="Times New Roman"/>
          <w:sz w:val="24"/>
          <w:szCs w:val="24"/>
        </w:rPr>
        <w:t xml:space="preserve"> an amount of questions, a score testing</w:t>
      </w:r>
      <w:r w:rsidR="00F466F1">
        <w:rPr>
          <w:rFonts w:ascii="Times New Roman" w:hAnsi="Times New Roman" w:cs="Times New Roman"/>
          <w:sz w:val="24"/>
          <w:szCs w:val="24"/>
        </w:rPr>
        <w:t>,</w:t>
      </w:r>
      <w:r w:rsidR="00CF7BCB" w:rsidRPr="00A85EC0">
        <w:rPr>
          <w:rFonts w:ascii="Times New Roman" w:hAnsi="Times New Roman" w:cs="Times New Roman"/>
          <w:sz w:val="24"/>
          <w:szCs w:val="24"/>
        </w:rPr>
        <w:t xml:space="preserve"> a type of testing</w:t>
      </w:r>
      <w:r w:rsidR="00590928">
        <w:rPr>
          <w:rFonts w:ascii="Times New Roman" w:hAnsi="Times New Roman" w:cs="Times New Roman"/>
          <w:sz w:val="24"/>
          <w:szCs w:val="24"/>
        </w:rPr>
        <w:t>,</w:t>
      </w:r>
      <w:r w:rsidR="00CF7BCB" w:rsidRPr="00A85EC0">
        <w:rPr>
          <w:rFonts w:ascii="Times New Roman" w:hAnsi="Times New Roman" w:cs="Times New Roman"/>
          <w:sz w:val="24"/>
          <w:szCs w:val="24"/>
        </w:rPr>
        <w:t xml:space="preserve"> student name, randomize order of the question status,</w:t>
      </w:r>
      <w:r w:rsidR="00590928">
        <w:rPr>
          <w:rFonts w:ascii="Times New Roman" w:hAnsi="Times New Roman" w:cs="Times New Roman"/>
          <w:sz w:val="24"/>
          <w:szCs w:val="24"/>
        </w:rPr>
        <w:t xml:space="preserve"> submission time,</w:t>
      </w:r>
      <w:r w:rsidR="00CF7BCB" w:rsidRPr="00A85EC0">
        <w:rPr>
          <w:rFonts w:ascii="Times New Roman" w:hAnsi="Times New Roman" w:cs="Times New Roman"/>
          <w:sz w:val="24"/>
          <w:szCs w:val="24"/>
        </w:rPr>
        <w:t xml:space="preserve"> and posting status for Lecturer adds an assignment or quiz into the system.</w:t>
      </w:r>
    </w:p>
    <w:p w14:paraId="7D71484B" w14:textId="521CEE23"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testing information from Lecturer.</w:t>
      </w:r>
    </w:p>
    <w:p w14:paraId="7DEF7195" w14:textId="357EE840"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w:t>
      </w:r>
      <w:r w:rsidR="00605623" w:rsidRPr="00A85EC0">
        <w:rPr>
          <w:rFonts w:ascii="Times New Roman" w:hAnsi="Times New Roman" w:cs="Times New Roman"/>
          <w:sz w:val="24"/>
          <w:szCs w:val="24"/>
        </w:rPr>
        <w:t xml:space="preserve">Addition </w:t>
      </w:r>
      <w:r w:rsidR="00605623">
        <w:rPr>
          <w:rFonts w:ascii="Times New Roman" w:hAnsi="Times New Roman" w:cs="Times New Roman"/>
          <w:sz w:val="24"/>
          <w:szCs w:val="24"/>
        </w:rPr>
        <w:t xml:space="preserve">question </w:t>
      </w:r>
      <w:r w:rsidR="00CF7BCB" w:rsidRPr="00A85EC0">
        <w:rPr>
          <w:rFonts w:ascii="Times New Roman" w:hAnsi="Times New Roman" w:cs="Times New Roman"/>
          <w:sz w:val="24"/>
          <w:szCs w:val="24"/>
        </w:rPr>
        <w:t xml:space="preserve">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271A95BF" w14:textId="180B42A3" w:rsidR="0079798C" w:rsidRPr="00CF7BCB" w:rsidRDefault="00224B83" w:rsidP="0073139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SRS 16-6.1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w:t>
      </w:r>
      <w:r w:rsidR="0079798C" w:rsidRPr="00CF7BCB">
        <w:rPr>
          <w:rFonts w:ascii="Times New Roman" w:hAnsi="Times New Roman" w:cs="Times New Roman"/>
          <w:sz w:val="24"/>
          <w:szCs w:val="24"/>
        </w:rPr>
        <w:t xml:space="preserve">The system provides </w:t>
      </w:r>
      <w:r w:rsidR="0079798C" w:rsidRPr="00A85EC0">
        <w:rPr>
          <w:rFonts w:ascii="Times New Roman" w:hAnsi="Times New Roman" w:cs="Times New Roman"/>
          <w:sz w:val="24"/>
          <w:szCs w:val="24"/>
        </w:rPr>
        <w:t xml:space="preserve">Addition </w:t>
      </w:r>
      <w:r w:rsidR="0079798C">
        <w:rPr>
          <w:rFonts w:ascii="Times New Roman" w:hAnsi="Times New Roman" w:cs="Times New Roman"/>
          <w:sz w:val="24"/>
          <w:szCs w:val="24"/>
        </w:rPr>
        <w:t xml:space="preserve">question </w:t>
      </w:r>
      <w:r w:rsidR="0079798C" w:rsidRPr="00CF7BCB">
        <w:rPr>
          <w:rFonts w:ascii="Times New Roman" w:hAnsi="Times New Roman" w:cs="Times New Roman"/>
          <w:sz w:val="24"/>
          <w:szCs w:val="24"/>
        </w:rPr>
        <w:t xml:space="preserve">page interface on the </w:t>
      </w:r>
      <w:r w:rsidR="0079798C">
        <w:rPr>
          <w:rFonts w:ascii="Times New Roman" w:hAnsi="Times New Roman" w:cs="Times New Roman"/>
          <w:sz w:val="24"/>
          <w:szCs w:val="24"/>
        </w:rPr>
        <w:t xml:space="preserve">web </w:t>
      </w:r>
      <w:r w:rsidR="0079798C" w:rsidRPr="00CF7BCB">
        <w:rPr>
          <w:rFonts w:ascii="Times New Roman" w:hAnsi="Times New Roman" w:cs="Times New Roman"/>
          <w:sz w:val="24"/>
          <w:szCs w:val="24"/>
        </w:rPr>
        <w:t xml:space="preserve">application, including a type of question, question description, choice description, a solution, and a question point for Lecturer assigns </w:t>
      </w:r>
      <w:r w:rsidR="0079798C">
        <w:rPr>
          <w:rFonts w:ascii="Times New Roman" w:hAnsi="Times New Roman" w:cs="Times New Roman"/>
          <w:sz w:val="24"/>
          <w:szCs w:val="24"/>
        </w:rPr>
        <w:t xml:space="preserve">question </w:t>
      </w:r>
      <w:r w:rsidR="0079798C" w:rsidRPr="00CF7BCB">
        <w:rPr>
          <w:rFonts w:ascii="Times New Roman" w:hAnsi="Times New Roman" w:cs="Times New Roman"/>
          <w:sz w:val="24"/>
          <w:szCs w:val="24"/>
        </w:rPr>
        <w:t>into the system.</w:t>
      </w:r>
    </w:p>
    <w:p w14:paraId="65E56992" w14:textId="21E5441D" w:rsidR="00CF7BCB" w:rsidRPr="00A85EC0" w:rsidRDefault="00CF7BCB" w:rsidP="00BE4898">
      <w:pPr>
        <w:spacing w:after="0" w:line="240" w:lineRule="auto"/>
        <w:ind w:left="1620" w:hanging="1260"/>
        <w:rPr>
          <w:rFonts w:ascii="Times New Roman" w:hAnsi="Times New Roman" w:cs="Times New Roman"/>
          <w:sz w:val="24"/>
          <w:szCs w:val="24"/>
        </w:rPr>
      </w:pPr>
    </w:p>
    <w:p w14:paraId="2D0FFD67" w14:textId="7372C028"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w:t>
      </w:r>
      <w:r w:rsidR="00605623">
        <w:rPr>
          <w:rFonts w:ascii="Times New Roman" w:hAnsi="Times New Roman" w:cs="Times New Roman"/>
          <w:sz w:val="24"/>
          <w:szCs w:val="24"/>
        </w:rPr>
        <w:t>question</w:t>
      </w:r>
      <w:r w:rsidR="00CF7BCB" w:rsidRPr="00A85EC0">
        <w:rPr>
          <w:rFonts w:ascii="Times New Roman" w:hAnsi="Times New Roman" w:cs="Times New Roman"/>
          <w:sz w:val="24"/>
          <w:szCs w:val="24"/>
        </w:rPr>
        <w:t xml:space="preserve"> information from Lecturer.</w:t>
      </w:r>
    </w:p>
    <w:p w14:paraId="59791974" w14:textId="5E3C8133"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16-8.1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the testing information from Lecturer into the system.</w:t>
      </w:r>
    </w:p>
    <w:p w14:paraId="15D26A75" w14:textId="1442C482" w:rsidR="00CF7BCB" w:rsidRPr="00A85EC0" w:rsidRDefault="00224B83"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16-9.1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w:t>
      </w:r>
      <w:r w:rsidR="00605623">
        <w:rPr>
          <w:rFonts w:ascii="Times New Roman" w:hAnsi="Times New Roman" w:cs="Times New Roman"/>
          <w:sz w:val="24"/>
          <w:szCs w:val="24"/>
        </w:rPr>
        <w:t>question</w:t>
      </w:r>
      <w:r w:rsidR="00CF7BCB" w:rsidRPr="00A85EC0">
        <w:rPr>
          <w:rFonts w:ascii="Times New Roman" w:hAnsi="Times New Roman" w:cs="Times New Roman"/>
          <w:sz w:val="24"/>
          <w:szCs w:val="24"/>
        </w:rPr>
        <w:t xml:space="preserve"> information from Lecturer into the system.</w:t>
      </w:r>
    </w:p>
    <w:p w14:paraId="058913C7" w14:textId="03BECE7E"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0</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a, b, c, and d only” message when the multiple choices answer format is wrong.</w:t>
      </w:r>
    </w:p>
    <w:p w14:paraId="76C86D71" w14:textId="4A047630"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1</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w:t>
      </w:r>
      <w:proofErr w:type="gramStart"/>
      <w:r w:rsidR="00CF7BCB" w:rsidRPr="00A85EC0">
        <w:rPr>
          <w:rFonts w:ascii="Times New Roman" w:hAnsi="Times New Roman" w:cs="Times New Roman"/>
          <w:sz w:val="24"/>
          <w:szCs w:val="24"/>
        </w:rPr>
        <w:t>a and</w:t>
      </w:r>
      <w:proofErr w:type="gramEnd"/>
      <w:r w:rsidR="00CF7BCB" w:rsidRPr="00A85EC0">
        <w:rPr>
          <w:rFonts w:ascii="Times New Roman" w:hAnsi="Times New Roman" w:cs="Times New Roman"/>
          <w:sz w:val="24"/>
          <w:szCs w:val="24"/>
        </w:rPr>
        <w:t xml:space="preserve"> b only” message when the true/false answer format is wrong.</w:t>
      </w:r>
    </w:p>
    <w:p w14:paraId="71F41DA3" w14:textId="1208679A" w:rsidR="00CF7BCB" w:rsidRPr="00A85EC0" w:rsidRDefault="00224B83" w:rsidP="00BE4898">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2</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“Question point must be number only” message when the question point format is wrong.</w:t>
      </w:r>
    </w:p>
    <w:p w14:paraId="0A0955EA" w14:textId="4E3A347F" w:rsidR="00CF7BCB" w:rsidRPr="00A85EC0" w:rsidRDefault="00224B83" w:rsidP="00731399">
      <w:pPr>
        <w:spacing w:after="0" w:line="240" w:lineRule="auto"/>
        <w:ind w:left="1710" w:hanging="1350"/>
        <w:rPr>
          <w:rFonts w:ascii="Times New Roman" w:hAnsi="Times New Roman" w:cs="Times New Roman"/>
          <w:sz w:val="24"/>
          <w:szCs w:val="24"/>
        </w:rPr>
      </w:pPr>
      <w:r>
        <w:rPr>
          <w:rFonts w:ascii="Times New Roman" w:hAnsi="Times New Roman" w:cs="Times New Roman"/>
          <w:b/>
          <w:bCs/>
          <w:sz w:val="24"/>
          <w:szCs w:val="24"/>
        </w:rPr>
        <w:t>SRS 16-1</w:t>
      </w:r>
      <w:r w:rsidR="00590928">
        <w:rPr>
          <w:rFonts w:ascii="Times New Roman" w:hAnsi="Times New Roman" w:cs="Times New Roman"/>
          <w:b/>
          <w:bCs/>
          <w:sz w:val="24"/>
          <w:szCs w:val="24"/>
        </w:rPr>
        <w:t>3</w:t>
      </w:r>
      <w:r>
        <w:rPr>
          <w:rFonts w:ascii="Times New Roman" w:hAnsi="Times New Roman" w:cs="Times New Roman"/>
          <w:b/>
          <w:bCs/>
          <w:sz w:val="24"/>
          <w:szCs w:val="24"/>
        </w:rPr>
        <w:t>.1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w:t>
      </w:r>
      <w:r w:rsidR="00800B84">
        <w:rPr>
          <w:rFonts w:ascii="Times New Roman" w:hAnsi="Times New Roman" w:cs="Times New Roman"/>
          <w:sz w:val="24"/>
          <w:szCs w:val="24"/>
        </w:rPr>
        <w:t>Testing</w:t>
      </w:r>
      <w:r w:rsidR="00800B84" w:rsidRPr="00A85EC0">
        <w:rPr>
          <w:rFonts w:ascii="Times New Roman" w:hAnsi="Times New Roman" w:cs="Times New Roman"/>
          <w:sz w:val="24"/>
          <w:szCs w:val="24"/>
        </w:rPr>
        <w:t xml:space="preserve"> </w:t>
      </w:r>
      <w:r w:rsidR="00CF7BCB" w:rsidRPr="00A85EC0">
        <w:rPr>
          <w:rFonts w:ascii="Times New Roman" w:hAnsi="Times New Roman" w:cs="Times New Roman"/>
          <w:sz w:val="24"/>
          <w:szCs w:val="24"/>
        </w:rPr>
        <w:t xml:space="preserve">Successful” message when Lecturer assign </w:t>
      </w:r>
      <w:r w:rsidR="00800B84">
        <w:rPr>
          <w:rFonts w:ascii="Times New Roman" w:hAnsi="Times New Roman" w:cs="Times New Roman"/>
          <w:sz w:val="24"/>
          <w:szCs w:val="24"/>
        </w:rPr>
        <w:t xml:space="preserve">a testing </w:t>
      </w:r>
      <w:r w:rsidR="00CF7BCB" w:rsidRPr="00A85EC0">
        <w:rPr>
          <w:rFonts w:ascii="Times New Roman" w:hAnsi="Times New Roman" w:cs="Times New Roman"/>
          <w:sz w:val="24"/>
          <w:szCs w:val="24"/>
        </w:rPr>
        <w:t>is successful.</w:t>
      </w:r>
    </w:p>
    <w:p w14:paraId="2331B692" w14:textId="77777777" w:rsidR="00CF7BCB" w:rsidRDefault="00CF7BCB" w:rsidP="00CF7BCB">
      <w:pPr>
        <w:spacing w:after="0" w:line="240" w:lineRule="auto"/>
        <w:ind w:left="720"/>
        <w:jc w:val="thaiDistribute"/>
        <w:rPr>
          <w:rFonts w:ascii="Times New Roman" w:hAnsi="Times New Roman" w:cs="Times New Roman"/>
          <w:sz w:val="24"/>
          <w:szCs w:val="24"/>
        </w:rPr>
      </w:pPr>
    </w:p>
    <w:p w14:paraId="557082F4" w14:textId="77777777" w:rsidR="00DB477F" w:rsidRDefault="00DB477F" w:rsidP="00CF7BCB">
      <w:pPr>
        <w:spacing w:after="0" w:line="240" w:lineRule="auto"/>
        <w:ind w:left="720"/>
        <w:jc w:val="thaiDistribute"/>
        <w:rPr>
          <w:rFonts w:ascii="Times New Roman" w:hAnsi="Times New Roman" w:cs="Times New Roman"/>
          <w:sz w:val="24"/>
          <w:szCs w:val="24"/>
        </w:rPr>
      </w:pPr>
    </w:p>
    <w:p w14:paraId="585CBDF4" w14:textId="77777777" w:rsidR="00DB477F" w:rsidRDefault="00DB477F" w:rsidP="00CF7BCB">
      <w:pPr>
        <w:spacing w:after="0" w:line="240" w:lineRule="auto"/>
        <w:ind w:left="720"/>
        <w:jc w:val="thaiDistribute"/>
        <w:rPr>
          <w:rFonts w:ascii="Times New Roman" w:hAnsi="Times New Roman" w:cs="Times New Roman"/>
          <w:sz w:val="24"/>
          <w:szCs w:val="24"/>
        </w:rPr>
      </w:pPr>
    </w:p>
    <w:p w14:paraId="78F02862" w14:textId="77777777" w:rsidR="00DB477F" w:rsidRDefault="00DB477F" w:rsidP="00CF7BCB">
      <w:pPr>
        <w:spacing w:after="0" w:line="240" w:lineRule="auto"/>
        <w:ind w:left="720"/>
        <w:jc w:val="thaiDistribute"/>
        <w:rPr>
          <w:rFonts w:ascii="Times New Roman" w:hAnsi="Times New Roman" w:cs="Times New Roman"/>
          <w:sz w:val="24"/>
          <w:szCs w:val="24"/>
        </w:rPr>
      </w:pPr>
    </w:p>
    <w:p w14:paraId="304A2346" w14:textId="77777777" w:rsidR="00DB477F" w:rsidRDefault="00DB477F" w:rsidP="00CF7BCB">
      <w:pPr>
        <w:spacing w:after="0" w:line="240" w:lineRule="auto"/>
        <w:ind w:left="720"/>
        <w:jc w:val="thaiDistribute"/>
        <w:rPr>
          <w:rFonts w:ascii="Times New Roman" w:hAnsi="Times New Roman" w:cs="Times New Roman"/>
          <w:sz w:val="24"/>
          <w:szCs w:val="24"/>
        </w:rPr>
      </w:pPr>
    </w:p>
    <w:p w14:paraId="27380F05" w14:textId="77777777" w:rsidR="00DB477F" w:rsidRDefault="00DB477F" w:rsidP="00CF7BCB">
      <w:pPr>
        <w:spacing w:after="0" w:line="240" w:lineRule="auto"/>
        <w:ind w:left="720"/>
        <w:jc w:val="thaiDistribute"/>
        <w:rPr>
          <w:rFonts w:ascii="Times New Roman" w:hAnsi="Times New Roman" w:cs="Times New Roman"/>
          <w:sz w:val="24"/>
          <w:szCs w:val="24"/>
        </w:rPr>
      </w:pPr>
    </w:p>
    <w:p w14:paraId="2CA4FD72" w14:textId="77777777" w:rsidR="00DB477F" w:rsidRDefault="00DB477F" w:rsidP="00CF7BCB">
      <w:pPr>
        <w:spacing w:after="0" w:line="240" w:lineRule="auto"/>
        <w:ind w:left="720"/>
        <w:jc w:val="thaiDistribute"/>
        <w:rPr>
          <w:rFonts w:ascii="Times New Roman" w:hAnsi="Times New Roman" w:cs="Times New Roman"/>
          <w:sz w:val="24"/>
          <w:szCs w:val="24"/>
        </w:rPr>
      </w:pPr>
    </w:p>
    <w:p w14:paraId="509BD4F5" w14:textId="77777777" w:rsidR="00DB477F" w:rsidRDefault="00DB477F" w:rsidP="00CF7BCB">
      <w:pPr>
        <w:spacing w:after="0" w:line="240" w:lineRule="auto"/>
        <w:ind w:left="720"/>
        <w:jc w:val="thaiDistribute"/>
        <w:rPr>
          <w:ins w:id="314" w:author="KKD Windows Se7en V1" w:date="2014-07-25T00:34:00Z"/>
          <w:rFonts w:ascii="Times New Roman" w:hAnsi="Times New Roman" w:cs="Times New Roman"/>
          <w:sz w:val="24"/>
          <w:szCs w:val="24"/>
        </w:rPr>
      </w:pPr>
    </w:p>
    <w:p w14:paraId="537D23C6" w14:textId="77777777" w:rsidR="00273462" w:rsidRDefault="00273462" w:rsidP="00CF7BCB">
      <w:pPr>
        <w:spacing w:after="0" w:line="240" w:lineRule="auto"/>
        <w:ind w:left="720"/>
        <w:jc w:val="thaiDistribute"/>
        <w:rPr>
          <w:ins w:id="315" w:author="KKD Windows Se7en V1" w:date="2014-07-25T00:34:00Z"/>
          <w:rFonts w:ascii="Times New Roman" w:hAnsi="Times New Roman" w:cs="Times New Roman"/>
          <w:sz w:val="24"/>
          <w:szCs w:val="24"/>
        </w:rPr>
      </w:pPr>
    </w:p>
    <w:p w14:paraId="02D23C66" w14:textId="77777777" w:rsidR="00273462" w:rsidRDefault="00273462" w:rsidP="00CF7BCB">
      <w:pPr>
        <w:spacing w:after="0" w:line="240" w:lineRule="auto"/>
        <w:ind w:left="720"/>
        <w:jc w:val="thaiDistribute"/>
        <w:rPr>
          <w:ins w:id="316" w:author="KKD Windows Se7en V1" w:date="2014-07-25T00:34:00Z"/>
          <w:rFonts w:ascii="Times New Roman" w:hAnsi="Times New Roman" w:cs="Times New Roman"/>
          <w:sz w:val="24"/>
          <w:szCs w:val="24"/>
        </w:rPr>
      </w:pPr>
    </w:p>
    <w:p w14:paraId="5663C3E2" w14:textId="77777777" w:rsidR="00273462" w:rsidRDefault="00273462" w:rsidP="00CF7BCB">
      <w:pPr>
        <w:spacing w:after="0" w:line="240" w:lineRule="auto"/>
        <w:ind w:left="720"/>
        <w:jc w:val="thaiDistribute"/>
        <w:rPr>
          <w:ins w:id="317" w:author="KKD Windows Se7en V1" w:date="2014-07-25T00:34:00Z"/>
          <w:rFonts w:ascii="Times New Roman" w:hAnsi="Times New Roman" w:cs="Times New Roman"/>
          <w:sz w:val="24"/>
          <w:szCs w:val="24"/>
        </w:rPr>
      </w:pPr>
    </w:p>
    <w:p w14:paraId="4C5EA319" w14:textId="77777777" w:rsidR="00273462" w:rsidRDefault="00273462" w:rsidP="00CF7BCB">
      <w:pPr>
        <w:spacing w:after="0" w:line="240" w:lineRule="auto"/>
        <w:ind w:left="720"/>
        <w:jc w:val="thaiDistribute"/>
        <w:rPr>
          <w:ins w:id="318" w:author="KKD Windows Se7en V1" w:date="2014-07-25T00:34:00Z"/>
          <w:rFonts w:ascii="Times New Roman" w:hAnsi="Times New Roman" w:cs="Times New Roman"/>
          <w:sz w:val="24"/>
          <w:szCs w:val="24"/>
        </w:rPr>
      </w:pPr>
    </w:p>
    <w:p w14:paraId="65A3D96F" w14:textId="77777777" w:rsidR="00273462" w:rsidRDefault="00273462" w:rsidP="00CF7BCB">
      <w:pPr>
        <w:spacing w:after="0" w:line="240" w:lineRule="auto"/>
        <w:ind w:left="720"/>
        <w:jc w:val="thaiDistribute"/>
        <w:rPr>
          <w:ins w:id="319" w:author="KKD Windows Se7en V1" w:date="2014-07-25T00:34:00Z"/>
          <w:rFonts w:ascii="Times New Roman" w:hAnsi="Times New Roman" w:cs="Times New Roman"/>
          <w:sz w:val="24"/>
          <w:szCs w:val="24"/>
        </w:rPr>
      </w:pPr>
    </w:p>
    <w:p w14:paraId="59D971FB" w14:textId="77777777" w:rsidR="00273462" w:rsidRDefault="00273462" w:rsidP="00CF7BCB">
      <w:pPr>
        <w:spacing w:after="0" w:line="240" w:lineRule="auto"/>
        <w:ind w:left="720"/>
        <w:jc w:val="thaiDistribute"/>
        <w:rPr>
          <w:ins w:id="320" w:author="KKD Windows Se7en V1" w:date="2014-07-25T00:34:00Z"/>
          <w:rFonts w:ascii="Times New Roman" w:hAnsi="Times New Roman" w:cs="Times New Roman"/>
          <w:sz w:val="24"/>
          <w:szCs w:val="24"/>
        </w:rPr>
      </w:pPr>
    </w:p>
    <w:p w14:paraId="05F6914A" w14:textId="77777777" w:rsidR="00273462" w:rsidRDefault="00273462" w:rsidP="00CF7BCB">
      <w:pPr>
        <w:spacing w:after="0" w:line="240" w:lineRule="auto"/>
        <w:ind w:left="720"/>
        <w:jc w:val="thaiDistribute"/>
        <w:rPr>
          <w:ins w:id="321" w:author="KKD Windows Se7en V1" w:date="2014-07-25T00:34:00Z"/>
          <w:rFonts w:ascii="Times New Roman" w:hAnsi="Times New Roman" w:cs="Times New Roman"/>
          <w:sz w:val="24"/>
          <w:szCs w:val="24"/>
        </w:rPr>
      </w:pPr>
    </w:p>
    <w:p w14:paraId="5F3074F6" w14:textId="77777777" w:rsidR="00273462" w:rsidRDefault="00273462" w:rsidP="00CF7BCB">
      <w:pPr>
        <w:spacing w:after="0" w:line="240" w:lineRule="auto"/>
        <w:ind w:left="720"/>
        <w:jc w:val="thaiDistribute"/>
        <w:rPr>
          <w:ins w:id="322" w:author="KKD Windows Se7en V1" w:date="2014-07-25T00:34:00Z"/>
          <w:rFonts w:ascii="Times New Roman" w:hAnsi="Times New Roman" w:cs="Times New Roman"/>
          <w:sz w:val="24"/>
          <w:szCs w:val="24"/>
        </w:rPr>
      </w:pPr>
    </w:p>
    <w:p w14:paraId="6103DA3B" w14:textId="77777777" w:rsidR="00273462" w:rsidRPr="00A85EC0" w:rsidRDefault="00273462" w:rsidP="00CF7BCB">
      <w:pPr>
        <w:spacing w:after="0" w:line="240" w:lineRule="auto"/>
        <w:ind w:left="720"/>
        <w:jc w:val="thaiDistribute"/>
        <w:rPr>
          <w:rFonts w:ascii="Times New Roman" w:hAnsi="Times New Roman" w:cs="Times New Roman"/>
          <w:sz w:val="24"/>
          <w:szCs w:val="24"/>
        </w:rPr>
      </w:pPr>
    </w:p>
    <w:p w14:paraId="52061A38" w14:textId="77777777" w:rsidR="00CF7BCB" w:rsidRPr="00CF7BCB" w:rsidRDefault="00CF7BCB" w:rsidP="00CF7BCB"/>
    <w:p w14:paraId="429D14CD" w14:textId="6AB881CC"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4.17</w:t>
      </w:r>
      <w:r w:rsidR="0042396D" w:rsidRPr="008E76FF">
        <w:rPr>
          <w:rFonts w:ascii="Times New Roman" w:hAnsi="Times New Roman" w:cs="Times New Roman"/>
          <w:b/>
          <w:bCs/>
          <w:color w:val="000000" w:themeColor="text1"/>
          <w:sz w:val="36"/>
          <w:szCs w:val="36"/>
        </w:rPr>
        <w:t xml:space="preserve"> Lecturer can edit assignments or quizzes information which are multiple choices question, true/false question, and short answers.</w:t>
      </w:r>
      <w:r w:rsidR="008E76FF">
        <w:rPr>
          <w:rFonts w:ascii="Times New Roman" w:hAnsi="Times New Roman" w:cs="Times New Roman"/>
          <w:b/>
          <w:bCs/>
          <w:color w:val="000000" w:themeColor="text1"/>
          <w:sz w:val="36"/>
          <w:szCs w:val="36"/>
        </w:rPr>
        <w:t xml:space="preserve"> (UC </w:t>
      </w:r>
      <w:r w:rsidR="0063525D">
        <w:rPr>
          <w:rFonts w:ascii="Times New Roman" w:hAnsi="Times New Roman" w:cs="Times New Roman"/>
          <w:b/>
          <w:bCs/>
          <w:color w:val="000000" w:themeColor="text1"/>
          <w:sz w:val="36"/>
          <w:szCs w:val="36"/>
        </w:rPr>
        <w:t>17</w:t>
      </w:r>
      <w:r w:rsidR="008E76FF">
        <w:rPr>
          <w:rFonts w:ascii="Times New Roman" w:hAnsi="Times New Roman" w:cs="Times New Roman"/>
          <w:b/>
          <w:bCs/>
          <w:color w:val="000000" w:themeColor="text1"/>
          <w:sz w:val="36"/>
          <w:szCs w:val="36"/>
        </w:rPr>
        <w:t>.1)</w:t>
      </w:r>
    </w:p>
    <w:p w14:paraId="098446E5" w14:textId="43F6CA2F" w:rsidR="00FF0A3A" w:rsidRDefault="00FF0A3A" w:rsidP="00FF0A3A"/>
    <w:p w14:paraId="39EAC3CD" w14:textId="6DB73321" w:rsidR="00FF0A3A" w:rsidRDefault="00273462" w:rsidP="00FF0A3A">
      <w:ins w:id="323" w:author="KKD Windows Se7en V1" w:date="2014-07-25T00:34:00Z">
        <w:r>
          <w:rPr>
            <w:noProof/>
          </w:rPr>
          <w:drawing>
            <wp:anchor distT="0" distB="0" distL="114300" distR="114300" simplePos="0" relativeHeight="251726848" behindDoc="1" locked="0" layoutInCell="1" allowOverlap="1" wp14:anchorId="7CF34557" wp14:editId="20AF5E43">
              <wp:simplePos x="0" y="0"/>
              <wp:positionH relativeFrom="margin">
                <wp:posOffset>1647825</wp:posOffset>
              </wp:positionH>
              <wp:positionV relativeFrom="paragraph">
                <wp:posOffset>44450</wp:posOffset>
              </wp:positionV>
              <wp:extent cx="2564622" cy="2009775"/>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10_EditQuiz-Mobil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65518" cy="2010477"/>
                      </a:xfrm>
                      <a:prstGeom prst="rect">
                        <a:avLst/>
                      </a:prstGeom>
                    </pic:spPr>
                  </pic:pic>
                </a:graphicData>
              </a:graphic>
              <wp14:sizeRelH relativeFrom="page">
                <wp14:pctWidth>0</wp14:pctWidth>
              </wp14:sizeRelH>
              <wp14:sizeRelV relativeFrom="page">
                <wp14:pctHeight>0</wp14:pctHeight>
              </wp14:sizeRelV>
            </wp:anchor>
          </w:drawing>
        </w:r>
      </w:ins>
    </w:p>
    <w:p w14:paraId="7E665BBF" w14:textId="34C22AAC" w:rsidR="00FF0A3A" w:rsidRDefault="00FF0A3A" w:rsidP="00FF0A3A"/>
    <w:p w14:paraId="1A1AC3DA" w14:textId="77777777" w:rsidR="00DB477F" w:rsidRDefault="00DB477F" w:rsidP="00FF0A3A"/>
    <w:p w14:paraId="0FD84A0E" w14:textId="77777777" w:rsidR="00DB477F" w:rsidRDefault="00DB477F" w:rsidP="00FF0A3A"/>
    <w:p w14:paraId="779DB5FA" w14:textId="77777777" w:rsidR="00DB477F" w:rsidRDefault="00DB477F" w:rsidP="00FF0A3A">
      <w:pPr>
        <w:rPr>
          <w:ins w:id="324" w:author="KKD Windows Se7en V1" w:date="2014-07-25T00:34:00Z"/>
        </w:rPr>
      </w:pPr>
    </w:p>
    <w:p w14:paraId="3C64E457" w14:textId="77777777" w:rsidR="00273462" w:rsidRDefault="00273462" w:rsidP="00FF0A3A"/>
    <w:p w14:paraId="16DD9D1E" w14:textId="77777777" w:rsidR="00FF0A3A" w:rsidRDefault="00FF0A3A" w:rsidP="00FF0A3A"/>
    <w:p w14:paraId="4EE13634" w14:textId="77777777" w:rsidR="00FF0A3A" w:rsidRDefault="00FF0A3A" w:rsidP="00FF0A3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FF0A3A" w:rsidRPr="00060AF3" w14:paraId="77BF5B9C" w14:textId="77777777" w:rsidTr="00FF0A3A">
        <w:tc>
          <w:tcPr>
            <w:tcW w:w="1908" w:type="dxa"/>
            <w:tcBorders>
              <w:top w:val="single" w:sz="12" w:space="0" w:color="auto"/>
              <w:bottom w:val="single" w:sz="6" w:space="0" w:color="auto"/>
            </w:tcBorders>
            <w:shd w:val="clear" w:color="auto" w:fill="F2F2F2"/>
          </w:tcPr>
          <w:p w14:paraId="012780C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384C67B" w14:textId="18FB3762" w:rsidR="00FF0A3A" w:rsidRPr="00060AF3" w:rsidRDefault="00FF0A3A" w:rsidP="00FF0A3A">
            <w:pPr>
              <w:pStyle w:val="Hints"/>
              <w:rPr>
                <w:rFonts w:ascii="Times New Roman" w:hAnsi="Times New Roman"/>
                <w:color w:val="000000"/>
                <w:sz w:val="24"/>
                <w:szCs w:val="24"/>
              </w:rPr>
            </w:pPr>
            <w:r>
              <w:rPr>
                <w:rFonts w:ascii="Times New Roman" w:hAnsi="Times New Roman"/>
                <w:color w:val="000000"/>
                <w:sz w:val="24"/>
                <w:szCs w:val="24"/>
              </w:rPr>
              <w:t>UC 17.1</w:t>
            </w:r>
          </w:p>
        </w:tc>
      </w:tr>
      <w:tr w:rsidR="00FF0A3A" w:rsidRPr="00060AF3" w14:paraId="109E199B" w14:textId="77777777" w:rsidTr="00FF0A3A">
        <w:tc>
          <w:tcPr>
            <w:tcW w:w="1908" w:type="dxa"/>
            <w:tcBorders>
              <w:top w:val="single" w:sz="6" w:space="0" w:color="auto"/>
              <w:bottom w:val="single" w:sz="6" w:space="0" w:color="auto"/>
            </w:tcBorders>
            <w:shd w:val="clear" w:color="auto" w:fill="F2F2F2"/>
          </w:tcPr>
          <w:p w14:paraId="032A6FC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E0FD654"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 edits assignments or quizzes.</w:t>
            </w:r>
          </w:p>
        </w:tc>
      </w:tr>
      <w:tr w:rsidR="00FF0A3A" w:rsidRPr="00060AF3" w14:paraId="22ED9473" w14:textId="77777777" w:rsidTr="00FF0A3A">
        <w:tc>
          <w:tcPr>
            <w:tcW w:w="1908" w:type="dxa"/>
            <w:tcBorders>
              <w:top w:val="single" w:sz="6" w:space="0" w:color="auto"/>
              <w:bottom w:val="single" w:sz="6" w:space="0" w:color="auto"/>
            </w:tcBorders>
            <w:shd w:val="clear" w:color="auto" w:fill="F2F2F2"/>
          </w:tcPr>
          <w:p w14:paraId="1C49058F"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86705E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635A6FA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F79E908" w14:textId="77777777" w:rsidR="00FF0A3A" w:rsidRPr="00060AF3" w:rsidRDefault="00FF0A3A" w:rsidP="00FF0A3A">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FF0A3A" w:rsidRPr="00060AF3" w14:paraId="7C939668" w14:textId="77777777" w:rsidTr="00FF0A3A">
        <w:tc>
          <w:tcPr>
            <w:tcW w:w="1908" w:type="dxa"/>
            <w:tcBorders>
              <w:top w:val="single" w:sz="6" w:space="0" w:color="auto"/>
              <w:bottom w:val="single" w:sz="6" w:space="0" w:color="auto"/>
            </w:tcBorders>
            <w:shd w:val="clear" w:color="auto" w:fill="F2F2F2"/>
          </w:tcPr>
          <w:p w14:paraId="0F64D0A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9A46397"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28D6D0D"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269D535B"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FF0A3A" w:rsidRPr="00060AF3" w14:paraId="2A0A7A56" w14:textId="77777777" w:rsidTr="00FF0A3A">
        <w:tc>
          <w:tcPr>
            <w:tcW w:w="2538" w:type="dxa"/>
            <w:gridSpan w:val="2"/>
            <w:tcBorders>
              <w:top w:val="single" w:sz="6" w:space="0" w:color="auto"/>
            </w:tcBorders>
          </w:tcPr>
          <w:p w14:paraId="44FE178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62D8964A"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FF0A3A" w:rsidRPr="00060AF3" w14:paraId="3C917CA5" w14:textId="77777777" w:rsidTr="00FF0A3A">
        <w:tc>
          <w:tcPr>
            <w:tcW w:w="2538" w:type="dxa"/>
            <w:gridSpan w:val="2"/>
          </w:tcPr>
          <w:p w14:paraId="6F040CD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096D2E2F" w14:textId="334E471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edits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FF0A3A" w:rsidRPr="00060AF3" w14:paraId="387B8041" w14:textId="77777777" w:rsidTr="00FF0A3A">
        <w:tc>
          <w:tcPr>
            <w:tcW w:w="2538" w:type="dxa"/>
            <w:gridSpan w:val="2"/>
          </w:tcPr>
          <w:p w14:paraId="346788E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02FCD4C7"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edit.</w:t>
            </w:r>
          </w:p>
        </w:tc>
      </w:tr>
      <w:tr w:rsidR="00FF0A3A" w:rsidRPr="00060AF3" w14:paraId="1E2E8312" w14:textId="77777777" w:rsidTr="00FF0A3A">
        <w:trPr>
          <w:trHeight w:val="408"/>
        </w:trPr>
        <w:tc>
          <w:tcPr>
            <w:tcW w:w="2538" w:type="dxa"/>
            <w:gridSpan w:val="2"/>
          </w:tcPr>
          <w:p w14:paraId="74F40CA9"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196B870"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must logged in to the system.</w:t>
            </w:r>
          </w:p>
        </w:tc>
      </w:tr>
      <w:tr w:rsidR="00FF0A3A" w:rsidRPr="00060AF3" w14:paraId="060FCF6E" w14:textId="77777777" w:rsidTr="00FF0A3A">
        <w:tc>
          <w:tcPr>
            <w:tcW w:w="2538" w:type="dxa"/>
            <w:gridSpan w:val="2"/>
          </w:tcPr>
          <w:p w14:paraId="79670FF8"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01DC9369" w14:textId="29FCD9E9"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“Editing </w:t>
            </w:r>
            <w:r w:rsidR="001D0379">
              <w:rPr>
                <w:rFonts w:ascii="Times New Roman" w:hAnsi="Times New Roman" w:cs="Times New Roman"/>
                <w:sz w:val="24"/>
                <w:szCs w:val="24"/>
              </w:rPr>
              <w:t>Testing</w:t>
            </w:r>
            <w:r w:rsidR="001D0379" w:rsidRPr="00FF0A3A">
              <w:rPr>
                <w:rFonts w:ascii="Times New Roman" w:hAnsi="Times New Roman" w:cs="Times New Roman"/>
                <w:sz w:val="24"/>
                <w:szCs w:val="24"/>
              </w:rPr>
              <w:t xml:space="preserve"> </w:t>
            </w:r>
            <w:r w:rsidRPr="00060AF3">
              <w:rPr>
                <w:rFonts w:ascii="Times New Roman" w:hAnsi="Times New Roman" w:cs="Times New Roman"/>
                <w:sz w:val="24"/>
                <w:szCs w:val="24"/>
              </w:rPr>
              <w:t xml:space="preserve">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FF0A3A" w:rsidRPr="00060AF3" w14:paraId="3FA189AA" w14:textId="77777777" w:rsidTr="00FF0A3A">
        <w:tc>
          <w:tcPr>
            <w:tcW w:w="2538" w:type="dxa"/>
            <w:gridSpan w:val="2"/>
          </w:tcPr>
          <w:p w14:paraId="27956FDA"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2AF0D435"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select a testing that want to edit.</w:t>
            </w:r>
          </w:p>
          <w:p w14:paraId="7409AD8F"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submits edition testing form.</w:t>
            </w:r>
          </w:p>
          <w:p w14:paraId="32544744" w14:textId="41B956D9"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testing page on the web application.</w:t>
            </w:r>
          </w:p>
          <w:p w14:paraId="663EC4C2" w14:textId="491AE8F6"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testing page interface on the web application, including testing name, a type of testing, an amount of questions, a testing score, student name, randomize order of the question status, and posting status.</w:t>
            </w:r>
          </w:p>
          <w:p w14:paraId="110F2424" w14:textId="3B01B4EF"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testing information from the system to display on Edition testing page on the web application.</w:t>
            </w:r>
          </w:p>
          <w:p w14:paraId="0CEA2E81" w14:textId="2AB94DF4"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provides testing name, type of testing, student name, randomize order of the question status</w:t>
            </w:r>
            <w:r w:rsidR="006C5CD4">
              <w:rPr>
                <w:rFonts w:ascii="Times New Roman" w:hAnsi="Times New Roman" w:cs="Times New Roman"/>
                <w:sz w:val="24"/>
                <w:szCs w:val="24"/>
              </w:rPr>
              <w:t xml:space="preserve">, </w:t>
            </w:r>
            <w:r w:rsidRPr="00FF0A3A">
              <w:rPr>
                <w:rFonts w:ascii="Times New Roman" w:hAnsi="Times New Roman" w:cs="Times New Roman"/>
                <w:sz w:val="24"/>
                <w:szCs w:val="24"/>
              </w:rPr>
              <w:t>and posting status into the testing page.</w:t>
            </w:r>
          </w:p>
          <w:p w14:paraId="141CA4D3" w14:textId="77777777" w:rsidR="0036549E" w:rsidRPr="00060AF3" w:rsidRDefault="0036549E" w:rsidP="0036549E">
            <w:pPr>
              <w:numPr>
                <w:ilvl w:val="0"/>
                <w:numId w:val="49"/>
              </w:numPr>
              <w:spacing w:after="0" w:line="240" w:lineRule="auto"/>
              <w:contextualSpacing/>
              <w:jc w:val="thaiDistribute"/>
              <w:rPr>
                <w:ins w:id="325" w:author="KKD Windows Se7en V1" w:date="2014-07-24T22:25:00Z"/>
                <w:rFonts w:ascii="Times New Roman" w:hAnsi="Times New Roman" w:cs="Times New Roman"/>
                <w:sz w:val="24"/>
                <w:szCs w:val="24"/>
              </w:rPr>
            </w:pPr>
            <w:ins w:id="326" w:author="KKD Windows Se7en V1" w:date="2014-07-24T22:25:00Z">
              <w:r w:rsidRPr="00060AF3">
                <w:rPr>
                  <w:rFonts w:ascii="Times New Roman" w:hAnsi="Times New Roman" w:cs="Times New Roman"/>
                  <w:sz w:val="24"/>
                  <w:szCs w:val="24"/>
                </w:rPr>
                <w:t>Lecturer submits editing testing form.</w:t>
              </w:r>
            </w:ins>
          </w:p>
          <w:p w14:paraId="0F06D1E6" w14:textId="75AD4AD4" w:rsidR="00FF0A3A" w:rsidRPr="00FF0A3A" w:rsidDel="0036549E" w:rsidRDefault="00FF0A3A" w:rsidP="0036549E">
            <w:pPr>
              <w:numPr>
                <w:ilvl w:val="0"/>
                <w:numId w:val="49"/>
              </w:numPr>
              <w:spacing w:after="0" w:line="240" w:lineRule="auto"/>
              <w:contextualSpacing/>
              <w:rPr>
                <w:del w:id="327" w:author="KKD Windows Se7en V1" w:date="2014-07-24T22:25:00Z"/>
                <w:rFonts w:ascii="Times New Roman" w:hAnsi="Times New Roman" w:cs="Times New Roman"/>
                <w:sz w:val="24"/>
                <w:szCs w:val="24"/>
              </w:rPr>
            </w:pPr>
            <w:del w:id="328" w:author="KKD Windows Se7en V1" w:date="2014-07-24T22:25:00Z">
              <w:r w:rsidRPr="00FF0A3A" w:rsidDel="0036549E">
                <w:rPr>
                  <w:rFonts w:ascii="Times New Roman" w:hAnsi="Times New Roman" w:cs="Times New Roman"/>
                  <w:sz w:val="24"/>
                  <w:szCs w:val="24"/>
                </w:rPr>
                <w:delText xml:space="preserve">Lecturer submits </w:delText>
              </w:r>
            </w:del>
            <w:del w:id="329" w:author="KKD Windows Se7en V1" w:date="2014-07-24T22:24:00Z">
              <w:r w:rsidRPr="00FF0A3A" w:rsidDel="00DE1D8D">
                <w:rPr>
                  <w:rFonts w:ascii="Times New Roman" w:hAnsi="Times New Roman" w:cs="Times New Roman"/>
                  <w:sz w:val="24"/>
                  <w:szCs w:val="24"/>
                </w:rPr>
                <w:delText xml:space="preserve">testing information </w:delText>
              </w:r>
            </w:del>
            <w:del w:id="330" w:author="KKD Windows Se7en V1" w:date="2014-07-24T22:25:00Z">
              <w:r w:rsidRPr="00FF0A3A" w:rsidDel="0036549E">
                <w:rPr>
                  <w:rFonts w:ascii="Times New Roman" w:hAnsi="Times New Roman" w:cs="Times New Roman"/>
                  <w:sz w:val="24"/>
                  <w:szCs w:val="24"/>
                </w:rPr>
                <w:delText>into web application.</w:delText>
              </w:r>
            </w:del>
          </w:p>
          <w:p w14:paraId="13AF1F87" w14:textId="77777777" w:rsidR="00FF0A3A"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The system validates testing information from Lecturer.</w:t>
            </w:r>
          </w:p>
          <w:p w14:paraId="6CEDDCDF" w14:textId="44771D08" w:rsidR="006C5CD4" w:rsidRPr="00FF0A3A" w:rsidRDefault="00FF0A3A"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lastRenderedPageBreak/>
              <w:t>The system updates the testing information from Lecturer into the system.</w:t>
            </w:r>
          </w:p>
          <w:p w14:paraId="7C3F3C76" w14:textId="3A96A8F1" w:rsidR="006C5CD4" w:rsidRPr="00FF0A3A" w:rsidRDefault="006C5CD4" w:rsidP="0036549E">
            <w:pPr>
              <w:numPr>
                <w:ilvl w:val="0"/>
                <w:numId w:val="49"/>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displays “Editing </w:t>
            </w:r>
            <w:r w:rsidR="001D0379">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42F80340" w14:textId="39C8AFA3" w:rsidR="00FF0A3A" w:rsidRPr="00060AF3" w:rsidRDefault="00FF0A3A" w:rsidP="00731399">
            <w:pPr>
              <w:spacing w:after="0" w:line="240" w:lineRule="auto"/>
              <w:contextualSpacing/>
              <w:rPr>
                <w:rFonts w:ascii="Times New Roman" w:hAnsi="Times New Roman" w:cs="Times New Roman"/>
                <w:sz w:val="24"/>
                <w:szCs w:val="24"/>
              </w:rPr>
            </w:pPr>
          </w:p>
        </w:tc>
      </w:tr>
      <w:tr w:rsidR="00FF0A3A" w:rsidRPr="00060AF3" w14:paraId="3D09E0EB" w14:textId="77777777" w:rsidTr="00FF0A3A">
        <w:tc>
          <w:tcPr>
            <w:tcW w:w="2538" w:type="dxa"/>
            <w:gridSpan w:val="2"/>
          </w:tcPr>
          <w:p w14:paraId="332B205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188389F0" w14:textId="77777777" w:rsidR="00FF0A3A" w:rsidRPr="00060AF3" w:rsidRDefault="00FF0A3A" w:rsidP="00FF0A3A">
            <w:pPr>
              <w:spacing w:after="0" w:line="240" w:lineRule="auto"/>
              <w:rPr>
                <w:rFonts w:ascii="Times New Roman" w:hAnsi="Times New Roman" w:cs="Times New Roman"/>
                <w:b/>
                <w:color w:val="000000"/>
                <w:sz w:val="24"/>
                <w:szCs w:val="24"/>
              </w:rPr>
            </w:pPr>
          </w:p>
        </w:tc>
        <w:tc>
          <w:tcPr>
            <w:tcW w:w="6660" w:type="dxa"/>
            <w:gridSpan w:val="3"/>
          </w:tcPr>
          <w:p w14:paraId="0CCE0615" w14:textId="261D01D3" w:rsidR="006C5CD4" w:rsidRDefault="006C5CD4" w:rsidP="00FF0A3A">
            <w:pPr>
              <w:spacing w:after="0" w:line="240" w:lineRule="auto"/>
              <w:rPr>
                <w:rStyle w:val="Heading2Char"/>
                <w:rFonts w:ascii="Times New Roman" w:hAnsi="Times New Roman" w:cs="Times New Roman"/>
                <w:color w:val="000000"/>
                <w:sz w:val="24"/>
                <w:szCs w:val="24"/>
              </w:rPr>
            </w:pPr>
            <w:r>
              <w:rPr>
                <w:rStyle w:val="Heading2Char"/>
                <w:rFonts w:ascii="Times New Roman" w:hAnsi="Times New Roman" w:cs="Times New Roman"/>
                <w:color w:val="000000"/>
                <w:sz w:val="24"/>
                <w:szCs w:val="24"/>
              </w:rPr>
              <w:t>6A if posting status equal “Not posting”, Lecturer can edit question.</w:t>
            </w:r>
          </w:p>
          <w:p w14:paraId="0F73A28D" w14:textId="61206805" w:rsidR="006C5CD4" w:rsidRPr="00731399" w:rsidRDefault="006C5CD4" w:rsidP="00731399">
            <w:pPr>
              <w:pStyle w:val="ListParagraph"/>
              <w:numPr>
                <w:ilvl w:val="0"/>
                <w:numId w:val="72"/>
              </w:numPr>
              <w:spacing w:after="0" w:line="240" w:lineRule="auto"/>
              <w:rPr>
                <w:rFonts w:ascii="Times New Roman" w:hAnsi="Times New Roman" w:cs="Times New Roman"/>
                <w:sz w:val="24"/>
                <w:szCs w:val="24"/>
              </w:rPr>
            </w:pPr>
            <w:r w:rsidRPr="00731399">
              <w:rPr>
                <w:rFonts w:ascii="Times New Roman" w:hAnsi="Times New Roman" w:cs="Times New Roman"/>
                <w:sz w:val="24"/>
                <w:szCs w:val="24"/>
              </w:rPr>
              <w:t xml:space="preserve">Lecturer enters to Edition </w:t>
            </w:r>
            <w:r w:rsidR="00D31DE4">
              <w:rPr>
                <w:rFonts w:ascii="Times New Roman" w:hAnsi="Times New Roman" w:cs="Times New Roman"/>
                <w:sz w:val="24"/>
                <w:szCs w:val="24"/>
              </w:rPr>
              <w:t>question</w:t>
            </w:r>
            <w:r w:rsidRPr="00731399">
              <w:rPr>
                <w:rFonts w:ascii="Times New Roman" w:hAnsi="Times New Roman" w:cs="Times New Roman"/>
                <w:sz w:val="24"/>
                <w:szCs w:val="24"/>
              </w:rPr>
              <w:t xml:space="preserve"> page on the web application.</w:t>
            </w:r>
          </w:p>
          <w:p w14:paraId="622FB9DC" w14:textId="14694C36"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redirects to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on the web application.</w:t>
            </w:r>
          </w:p>
          <w:p w14:paraId="5BFA276E" w14:textId="4D708B4B"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 xml:space="preserve">information from the system to display on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on the web application.</w:t>
            </w:r>
          </w:p>
          <w:p w14:paraId="26C78021" w14:textId="7900D0CD"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provides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page interface on the web application, including a type of question, question description, choice description, a solution, and a question point.</w:t>
            </w:r>
          </w:p>
          <w:p w14:paraId="4E8B2B4F" w14:textId="77777777"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4C094DD1" w14:textId="40611FA1"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Lecturer submits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into web application.</w:t>
            </w:r>
          </w:p>
          <w:p w14:paraId="0A7F5EBE" w14:textId="552D90F5" w:rsidR="006C5CD4" w:rsidRPr="00731399"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validates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information from Lecturer.</w:t>
            </w:r>
          </w:p>
          <w:p w14:paraId="536264A2" w14:textId="77777777" w:rsidR="006C5CD4"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Lecturer submits editing testing form.</w:t>
            </w:r>
          </w:p>
          <w:p w14:paraId="3A51F618" w14:textId="4ED4EB69" w:rsidR="006C5CD4" w:rsidRPr="00FF0A3A" w:rsidRDefault="006C5CD4" w:rsidP="006C5CD4">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updates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Pr="00FF0A3A">
              <w:rPr>
                <w:rFonts w:ascii="Times New Roman" w:hAnsi="Times New Roman" w:cs="Times New Roman"/>
                <w:sz w:val="24"/>
                <w:szCs w:val="24"/>
              </w:rPr>
              <w:t>information from Lecturer into the system.</w:t>
            </w:r>
          </w:p>
          <w:p w14:paraId="38554557" w14:textId="5ECB8D4C" w:rsidR="006C5CD4" w:rsidRPr="00FF0A3A" w:rsidRDefault="006C5CD4" w:rsidP="00731399">
            <w:pPr>
              <w:numPr>
                <w:ilvl w:val="0"/>
                <w:numId w:val="72"/>
              </w:numPr>
              <w:spacing w:after="0" w:line="240" w:lineRule="auto"/>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displays “Editing </w:t>
            </w:r>
            <w:r w:rsidR="00D31DE4">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5958076A" w14:textId="77777777" w:rsidR="00D31DE4" w:rsidRDefault="00D31DE4" w:rsidP="00FF0A3A">
            <w:pPr>
              <w:spacing w:after="0" w:line="240" w:lineRule="auto"/>
              <w:rPr>
                <w:rStyle w:val="Heading2Char"/>
                <w:rFonts w:ascii="Times New Roman" w:hAnsi="Times New Roman" w:cs="Times New Roman"/>
                <w:color w:val="000000"/>
                <w:sz w:val="24"/>
                <w:szCs w:val="24"/>
              </w:rPr>
            </w:pPr>
          </w:p>
          <w:p w14:paraId="012A6C3A" w14:textId="17C8A9B1" w:rsidR="00FF0A3A" w:rsidRPr="00FF0A3A" w:rsidRDefault="006C5CD4" w:rsidP="00FF0A3A">
            <w:pPr>
              <w:spacing w:after="0" w:line="240" w:lineRule="auto"/>
              <w:rPr>
                <w:rFonts w:ascii="Times New Roman" w:hAnsi="Times New Roman" w:cs="Times New Roman"/>
                <w:sz w:val="24"/>
                <w:szCs w:val="24"/>
              </w:rPr>
            </w:pPr>
            <w:commentRangeStart w:id="331"/>
            <w:r>
              <w:rPr>
                <w:rStyle w:val="Heading2Char"/>
                <w:rFonts w:ascii="Times New Roman" w:hAnsi="Times New Roman" w:cs="Times New Roman"/>
                <w:color w:val="000000"/>
                <w:sz w:val="24"/>
                <w:szCs w:val="24"/>
              </w:rPr>
              <w:t>5</w:t>
            </w:r>
            <w:r w:rsidR="00FF0A3A" w:rsidRPr="00FF0A3A">
              <w:rPr>
                <w:rStyle w:val="Heading2Char"/>
                <w:rFonts w:ascii="Times New Roman" w:hAnsi="Times New Roman" w:cs="Times New Roman"/>
                <w:color w:val="000000"/>
                <w:sz w:val="24"/>
                <w:szCs w:val="24"/>
              </w:rPr>
              <w:t>A</w:t>
            </w:r>
            <w:r>
              <w:rPr>
                <w:rStyle w:val="Heading2Char"/>
                <w:rFonts w:ascii="Times New Roman" w:hAnsi="Times New Roman" w:cs="Times New Roman"/>
                <w:color w:val="000000"/>
                <w:sz w:val="24"/>
                <w:szCs w:val="24"/>
              </w:rPr>
              <w:t xml:space="preserve"> of 6A</w:t>
            </w:r>
            <w:r w:rsidR="00FF0A3A" w:rsidRPr="00FF0A3A">
              <w:rPr>
                <w:rStyle w:val="Heading2Char"/>
                <w:rFonts w:ascii="Times New Roman" w:hAnsi="Times New Roman" w:cs="Times New Roman"/>
                <w:color w:val="000000"/>
                <w:sz w:val="24"/>
                <w:szCs w:val="24"/>
              </w:rPr>
              <w:t xml:space="preserve"> </w:t>
            </w:r>
            <w:commentRangeEnd w:id="331"/>
            <w:r w:rsidR="001F1DFC">
              <w:rPr>
                <w:rStyle w:val="CommentReference"/>
              </w:rPr>
              <w:commentReference w:id="331"/>
            </w:r>
            <w:r w:rsidR="00FF0A3A" w:rsidRPr="00FF0A3A">
              <w:rPr>
                <w:rFonts w:ascii="Times New Roman" w:hAnsi="Times New Roman" w:cs="Times New Roman"/>
                <w:sz w:val="24"/>
                <w:szCs w:val="24"/>
              </w:rPr>
              <w:t>if Lecturer provides type of question is true/false question.</w:t>
            </w:r>
          </w:p>
          <w:p w14:paraId="5386A424"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choice description, a solution, and a question point.</w:t>
            </w:r>
          </w:p>
          <w:p w14:paraId="6F53E652" w14:textId="0822BACE"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w:t>
            </w:r>
            <w:r w:rsidR="00D31DE4" w:rsidRPr="00731399">
              <w:rPr>
                <w:rFonts w:ascii="Times New Roman" w:hAnsi="Times New Roman"/>
                <w:color w:val="auto"/>
                <w:sz w:val="24"/>
                <w:szCs w:val="24"/>
              </w:rPr>
              <w:t xml:space="preserve">question </w:t>
            </w:r>
            <w:r w:rsidRPr="00FF0A3A">
              <w:rPr>
                <w:rFonts w:ascii="Times New Roman" w:hAnsi="Times New Roman"/>
                <w:color w:val="000000"/>
                <w:sz w:val="24"/>
                <w:szCs w:val="24"/>
              </w:rPr>
              <w:t xml:space="preserve">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00B7DD04" w14:textId="32333BC1"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15</w:t>
            </w:r>
            <w:r w:rsidRPr="00FF0A3A">
              <w:rPr>
                <w:rFonts w:ascii="Times New Roman" w:hAnsi="Times New Roman"/>
                <w:color w:val="000000"/>
                <w:sz w:val="24"/>
                <w:szCs w:val="24"/>
              </w:rPr>
              <w:t xml:space="preserve"> of normal flow.</w:t>
            </w:r>
          </w:p>
          <w:p w14:paraId="28A6946F" w14:textId="77777777" w:rsidR="00FF0A3A" w:rsidRPr="00FF0A3A" w:rsidRDefault="00FF0A3A" w:rsidP="00FF0A3A">
            <w:pPr>
              <w:pStyle w:val="Hints"/>
              <w:rPr>
                <w:rFonts w:ascii="Times New Roman" w:hAnsi="Times New Roman"/>
                <w:color w:val="000000"/>
                <w:sz w:val="24"/>
                <w:szCs w:val="24"/>
              </w:rPr>
            </w:pPr>
          </w:p>
          <w:p w14:paraId="19991FB9" w14:textId="37651999" w:rsidR="00FF0A3A" w:rsidRPr="00FF0A3A" w:rsidRDefault="006C5CD4" w:rsidP="00FF0A3A">
            <w:pPr>
              <w:spacing w:after="0" w:line="240" w:lineRule="auto"/>
              <w:rPr>
                <w:rFonts w:ascii="Times New Roman" w:hAnsi="Times New Roman" w:cs="Times New Roman"/>
                <w:sz w:val="24"/>
                <w:szCs w:val="24"/>
              </w:rPr>
            </w:pPr>
            <w:r>
              <w:rPr>
                <w:rStyle w:val="Heading2Char"/>
                <w:rFonts w:ascii="Times New Roman" w:hAnsi="Times New Roman" w:cs="Times New Roman"/>
                <w:color w:val="000000"/>
                <w:sz w:val="24"/>
                <w:szCs w:val="24"/>
              </w:rPr>
              <w:t>5</w:t>
            </w:r>
            <w:r w:rsidRPr="00FF0A3A">
              <w:rPr>
                <w:rStyle w:val="Heading2Char"/>
                <w:rFonts w:ascii="Times New Roman" w:hAnsi="Times New Roman" w:cs="Times New Roman"/>
                <w:color w:val="000000"/>
                <w:sz w:val="24"/>
                <w:szCs w:val="24"/>
              </w:rPr>
              <w:t>A</w:t>
            </w:r>
            <w:r>
              <w:rPr>
                <w:rStyle w:val="Heading2Char"/>
                <w:rFonts w:ascii="Times New Roman" w:hAnsi="Times New Roman" w:cs="Times New Roman"/>
                <w:color w:val="000000"/>
                <w:sz w:val="24"/>
                <w:szCs w:val="24"/>
              </w:rPr>
              <w:t xml:space="preserve"> of 6A</w:t>
            </w:r>
            <w:r w:rsidR="00FF0A3A" w:rsidRPr="00FF0A3A">
              <w:rPr>
                <w:rStyle w:val="Heading2Char"/>
                <w:rFonts w:ascii="Times New Roman" w:hAnsi="Times New Roman" w:cs="Times New Roman"/>
                <w:color w:val="000000"/>
                <w:sz w:val="24"/>
                <w:szCs w:val="24"/>
              </w:rPr>
              <w:t xml:space="preserve"> </w:t>
            </w:r>
            <w:r w:rsidR="00FF0A3A" w:rsidRPr="00FF0A3A">
              <w:rPr>
                <w:rFonts w:ascii="Times New Roman" w:hAnsi="Times New Roman" w:cs="Times New Roman"/>
                <w:sz w:val="24"/>
                <w:szCs w:val="24"/>
              </w:rPr>
              <w:t>if Lecturer provides type of question is short answer.</w:t>
            </w:r>
          </w:p>
          <w:p w14:paraId="2262C06E"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and a question point.</w:t>
            </w:r>
          </w:p>
          <w:p w14:paraId="417D1158" w14:textId="3C93D53A"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w:t>
            </w:r>
            <w:r w:rsidR="00D31DE4" w:rsidRPr="00731399">
              <w:rPr>
                <w:rFonts w:ascii="Times New Roman" w:hAnsi="Times New Roman"/>
                <w:color w:val="auto"/>
                <w:sz w:val="24"/>
                <w:szCs w:val="24"/>
              </w:rPr>
              <w:t xml:space="preserve">question </w:t>
            </w:r>
            <w:r w:rsidRPr="00FF0A3A">
              <w:rPr>
                <w:rFonts w:ascii="Times New Roman" w:hAnsi="Times New Roman"/>
                <w:color w:val="000000"/>
                <w:sz w:val="24"/>
                <w:szCs w:val="24"/>
              </w:rPr>
              <w:t xml:space="preserve">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760F22D6" w14:textId="72882C2F"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r w:rsidR="00A30B7D">
              <w:rPr>
                <w:rFonts w:ascii="Times New Roman" w:hAnsi="Times New Roman"/>
                <w:color w:val="000000"/>
                <w:sz w:val="24"/>
                <w:szCs w:val="24"/>
              </w:rPr>
              <w:t>15</w:t>
            </w:r>
            <w:r w:rsidRPr="00FF0A3A">
              <w:rPr>
                <w:rFonts w:ascii="Times New Roman" w:hAnsi="Times New Roman"/>
                <w:color w:val="000000"/>
                <w:sz w:val="24"/>
                <w:szCs w:val="24"/>
              </w:rPr>
              <w:t xml:space="preserve"> of normal flow.</w:t>
            </w:r>
          </w:p>
          <w:p w14:paraId="3DB86760" w14:textId="77777777" w:rsidR="00FF0A3A" w:rsidRPr="00FF0A3A" w:rsidRDefault="00FF0A3A" w:rsidP="00FF0A3A">
            <w:pPr>
              <w:pStyle w:val="Hints"/>
              <w:rPr>
                <w:rFonts w:ascii="Times New Roman" w:hAnsi="Times New Roman"/>
                <w:color w:val="000000"/>
                <w:sz w:val="24"/>
                <w:szCs w:val="24"/>
              </w:rPr>
            </w:pPr>
          </w:p>
          <w:p w14:paraId="3A4D2825" w14:textId="769A0934" w:rsidR="00FF0A3A" w:rsidRPr="00060AF3" w:rsidRDefault="00FF0A3A" w:rsidP="00931B66">
            <w:pPr>
              <w:spacing w:after="0" w:line="240" w:lineRule="auto"/>
              <w:ind w:left="741" w:hanging="283"/>
              <w:rPr>
                <w:rFonts w:ascii="Times New Roman" w:hAnsi="Times New Roman" w:cs="Times New Roman"/>
                <w:sz w:val="24"/>
                <w:szCs w:val="24"/>
              </w:rPr>
            </w:pPr>
          </w:p>
        </w:tc>
      </w:tr>
      <w:tr w:rsidR="00FF0A3A" w:rsidRPr="00060AF3" w14:paraId="1AE76C8D" w14:textId="77777777" w:rsidTr="00FF0A3A">
        <w:tc>
          <w:tcPr>
            <w:tcW w:w="2538" w:type="dxa"/>
            <w:gridSpan w:val="2"/>
          </w:tcPr>
          <w:p w14:paraId="3F066A2B" w14:textId="27FC2712"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105DF544" w14:textId="058859F2"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7</w:t>
            </w:r>
            <w:r w:rsidR="004E6878" w:rsidRPr="00FF0A3A">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of 6A </w:t>
            </w:r>
            <w:r w:rsidR="004E6878" w:rsidRPr="00FF0A3A">
              <w:rPr>
                <w:rStyle w:val="Heading2Char"/>
                <w:rFonts w:ascii="Times New Roman" w:hAnsi="Times New Roman" w:cs="Times New Roman"/>
                <w:color w:val="000000"/>
                <w:sz w:val="24"/>
                <w:szCs w:val="24"/>
              </w:rPr>
              <w:t xml:space="preserve">when the </w:t>
            </w:r>
            <w:r w:rsidR="004E6878" w:rsidRPr="00FF0A3A">
              <w:rPr>
                <w:rFonts w:ascii="Times New Roman" w:hAnsi="Times New Roman" w:cs="Times New Roman"/>
                <w:sz w:val="24"/>
                <w:szCs w:val="24"/>
              </w:rPr>
              <w:t>multiple choices answer</w:t>
            </w:r>
            <w:r w:rsidR="004E6878" w:rsidRPr="00FF0A3A">
              <w:rPr>
                <w:rStyle w:val="Heading2Char"/>
                <w:rFonts w:ascii="Times New Roman" w:hAnsi="Times New Roman" w:cs="Times New Roman"/>
                <w:color w:val="000000"/>
                <w:sz w:val="24"/>
                <w:szCs w:val="24"/>
              </w:rPr>
              <w:t xml:space="preserve"> format is wrong.</w:t>
            </w:r>
            <w:r w:rsidR="004E6878" w:rsidRPr="00FF0A3A">
              <w:rPr>
                <w:rFonts w:ascii="Times New Roman" w:hAnsi="Times New Roman" w:cs="Times New Roman"/>
                <w:sz w:val="24"/>
                <w:szCs w:val="24"/>
              </w:rPr>
              <w:t xml:space="preserve"> The system provides the error message as followed: </w:t>
            </w:r>
          </w:p>
          <w:p w14:paraId="7F96F057"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“Answer must be a, b, c, and d only” on the mobile application.</w:t>
            </w:r>
          </w:p>
          <w:p w14:paraId="5C8F341D"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CCF15C5" w14:textId="77777777" w:rsidR="004E6878" w:rsidRPr="00FF0A3A" w:rsidRDefault="004E6878" w:rsidP="004E6878">
            <w:pPr>
              <w:pStyle w:val="Hints"/>
              <w:rPr>
                <w:rFonts w:ascii="Times New Roman" w:hAnsi="Times New Roman"/>
                <w:color w:val="000000"/>
                <w:sz w:val="24"/>
                <w:szCs w:val="24"/>
              </w:rPr>
            </w:pPr>
          </w:p>
          <w:p w14:paraId="2F833395" w14:textId="49E6A958"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lastRenderedPageBreak/>
              <w:t>7B</w:t>
            </w:r>
            <w:r w:rsidRPr="00FF0A3A">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 6A</w:t>
            </w:r>
            <w:r w:rsidRPr="00FF0A3A" w:rsidDel="006C5CD4">
              <w:rPr>
                <w:rFonts w:ascii="Times New Roman" w:hAnsi="Times New Roman" w:cs="Times New Roman"/>
                <w:color w:val="000000"/>
                <w:sz w:val="24"/>
                <w:szCs w:val="24"/>
              </w:rPr>
              <w:t xml:space="preserve"> </w:t>
            </w:r>
            <w:del w:id="332" w:author="rimi park" w:date="2014-07-27T16:13:00Z">
              <w:r w:rsidR="004E6878" w:rsidRPr="00FF0A3A" w:rsidDel="001F1DFC">
                <w:rPr>
                  <w:rFonts w:ascii="Times New Roman" w:hAnsi="Times New Roman" w:cs="Times New Roman"/>
                  <w:color w:val="000000"/>
                  <w:sz w:val="24"/>
                  <w:szCs w:val="24"/>
                </w:rPr>
                <w:delText xml:space="preserve"> </w:delText>
              </w:r>
            </w:del>
            <w:r w:rsidR="004E6878" w:rsidRPr="00FF0A3A">
              <w:rPr>
                <w:rStyle w:val="Heading2Char"/>
                <w:rFonts w:ascii="Times New Roman" w:hAnsi="Times New Roman" w:cs="Times New Roman"/>
                <w:color w:val="000000"/>
                <w:sz w:val="24"/>
                <w:szCs w:val="24"/>
              </w:rPr>
              <w:t xml:space="preserve">when the </w:t>
            </w:r>
            <w:r w:rsidR="004E6878" w:rsidRPr="00FF0A3A">
              <w:rPr>
                <w:rFonts w:ascii="Times New Roman" w:hAnsi="Times New Roman" w:cs="Times New Roman"/>
                <w:sz w:val="24"/>
                <w:szCs w:val="24"/>
              </w:rPr>
              <w:t>true/false answer</w:t>
            </w:r>
            <w:r w:rsidR="004E6878" w:rsidRPr="00FF0A3A">
              <w:rPr>
                <w:rStyle w:val="Heading2Char"/>
                <w:rFonts w:ascii="Times New Roman" w:hAnsi="Times New Roman" w:cs="Times New Roman"/>
                <w:color w:val="000000"/>
                <w:sz w:val="24"/>
                <w:szCs w:val="24"/>
              </w:rPr>
              <w:t xml:space="preserve"> format is wrong.</w:t>
            </w:r>
            <w:r w:rsidR="004E6878" w:rsidRPr="00FF0A3A">
              <w:rPr>
                <w:rFonts w:ascii="Times New Roman" w:hAnsi="Times New Roman" w:cs="Times New Roman"/>
                <w:sz w:val="24"/>
                <w:szCs w:val="24"/>
              </w:rPr>
              <w:t xml:space="preserve"> The system provides the error message as followed: </w:t>
            </w:r>
          </w:p>
          <w:p w14:paraId="575EAF46"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“Answer must be </w:t>
            </w:r>
            <w:proofErr w:type="gramStart"/>
            <w:r w:rsidRPr="00FF0A3A">
              <w:rPr>
                <w:rFonts w:ascii="Times New Roman" w:hAnsi="Times New Roman"/>
                <w:color w:val="000000"/>
                <w:sz w:val="24"/>
                <w:szCs w:val="24"/>
              </w:rPr>
              <w:t>a and</w:t>
            </w:r>
            <w:proofErr w:type="gramEnd"/>
            <w:r w:rsidRPr="00FF0A3A">
              <w:rPr>
                <w:rFonts w:ascii="Times New Roman" w:hAnsi="Times New Roman"/>
                <w:color w:val="000000"/>
                <w:sz w:val="24"/>
                <w:szCs w:val="24"/>
              </w:rPr>
              <w:t xml:space="preserve"> b only” on the mobile application.</w:t>
            </w:r>
          </w:p>
          <w:p w14:paraId="6676E998"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AEC4BE6" w14:textId="77777777" w:rsidR="004E6878" w:rsidRPr="00FF0A3A" w:rsidRDefault="004E6878" w:rsidP="004E6878">
            <w:pPr>
              <w:pStyle w:val="Hints"/>
              <w:rPr>
                <w:rFonts w:ascii="Times New Roman" w:hAnsi="Times New Roman"/>
                <w:color w:val="000000"/>
                <w:sz w:val="24"/>
                <w:szCs w:val="24"/>
              </w:rPr>
            </w:pPr>
          </w:p>
          <w:p w14:paraId="5628B508" w14:textId="30FB710F" w:rsidR="004E6878" w:rsidRPr="00FF0A3A" w:rsidRDefault="006C5CD4" w:rsidP="004E6878">
            <w:p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7C</w:t>
            </w:r>
            <w:r w:rsidRPr="00FF0A3A">
              <w:rPr>
                <w:rFonts w:ascii="Times New Roman" w:hAnsi="Times New Roman" w:cs="Times New Roman"/>
                <w:color w:val="000000"/>
                <w:sz w:val="24"/>
                <w:szCs w:val="24"/>
              </w:rPr>
              <w:t xml:space="preserve"> </w:t>
            </w:r>
            <w:r>
              <w:rPr>
                <w:rFonts w:ascii="Times New Roman" w:hAnsi="Times New Roman" w:cs="Times New Roman"/>
                <w:color w:val="000000"/>
                <w:sz w:val="24"/>
                <w:szCs w:val="24"/>
              </w:rPr>
              <w:t>of 6A</w:t>
            </w:r>
            <w:r w:rsidR="004E6878" w:rsidRPr="00FF0A3A">
              <w:rPr>
                <w:rStyle w:val="Heading2Char"/>
                <w:rFonts w:ascii="Times New Roman" w:hAnsi="Times New Roman" w:cs="Times New Roman"/>
                <w:color w:val="000000"/>
                <w:sz w:val="24"/>
                <w:szCs w:val="24"/>
              </w:rPr>
              <w:t xml:space="preserve"> when the </w:t>
            </w:r>
            <w:r w:rsidR="004E6878" w:rsidRPr="00FF0A3A">
              <w:rPr>
                <w:rFonts w:ascii="Times New Roman" w:hAnsi="Times New Roman" w:cs="Times New Roman"/>
                <w:sz w:val="24"/>
                <w:szCs w:val="24"/>
              </w:rPr>
              <w:t xml:space="preserve">question point </w:t>
            </w:r>
            <w:r w:rsidR="004E6878" w:rsidRPr="00FF0A3A">
              <w:rPr>
                <w:rStyle w:val="Heading2Char"/>
                <w:rFonts w:ascii="Times New Roman" w:hAnsi="Times New Roman" w:cs="Times New Roman"/>
                <w:color w:val="000000"/>
                <w:sz w:val="24"/>
                <w:szCs w:val="24"/>
              </w:rPr>
              <w:t>format is wrong.</w:t>
            </w:r>
            <w:r w:rsidR="004E6878" w:rsidRPr="00FF0A3A">
              <w:rPr>
                <w:rFonts w:ascii="Times New Roman" w:hAnsi="Times New Roman" w:cs="Times New Roman"/>
                <w:sz w:val="24"/>
                <w:szCs w:val="24"/>
              </w:rPr>
              <w:t xml:space="preserve"> The system provides the error message as followed: </w:t>
            </w:r>
          </w:p>
          <w:p w14:paraId="72B5E51F" w14:textId="77777777" w:rsidR="004E6878" w:rsidRPr="00FF0A3A" w:rsidRDefault="004E6878" w:rsidP="004E6878">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“Question point must be number only” on the mobile application.</w:t>
            </w:r>
          </w:p>
          <w:p w14:paraId="4723C1B5" w14:textId="77777777" w:rsidR="004E6878" w:rsidRPr="00FF0A3A" w:rsidRDefault="004E6878" w:rsidP="004E6878">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r>
              <w:rPr>
                <w:rFonts w:ascii="Times New Roman" w:hAnsi="Times New Roman"/>
                <w:color w:val="000000"/>
                <w:sz w:val="24"/>
                <w:szCs w:val="24"/>
              </w:rPr>
              <w:t>13</w:t>
            </w:r>
            <w:r w:rsidRPr="00FF0A3A">
              <w:rPr>
                <w:rFonts w:ascii="Times New Roman" w:hAnsi="Times New Roman"/>
                <w:color w:val="000000"/>
                <w:sz w:val="24"/>
                <w:szCs w:val="24"/>
              </w:rPr>
              <w:t xml:space="preserve"> of normal flow</w:t>
            </w:r>
          </w:p>
          <w:p w14:paraId="7423C271" w14:textId="0E601292" w:rsidR="00FF0A3A" w:rsidRPr="00060AF3" w:rsidRDefault="00FF0A3A" w:rsidP="00731399">
            <w:pPr>
              <w:pStyle w:val="Hints"/>
              <w:ind w:left="458"/>
              <w:rPr>
                <w:rFonts w:ascii="Times New Roman" w:hAnsi="Times New Roman"/>
                <w:color w:val="000000"/>
                <w:sz w:val="24"/>
                <w:szCs w:val="24"/>
              </w:rPr>
            </w:pPr>
          </w:p>
        </w:tc>
      </w:tr>
      <w:tr w:rsidR="00FF0A3A" w:rsidRPr="00060AF3" w14:paraId="72E444AE" w14:textId="77777777" w:rsidTr="00FF0A3A">
        <w:tc>
          <w:tcPr>
            <w:tcW w:w="2538" w:type="dxa"/>
            <w:gridSpan w:val="2"/>
          </w:tcPr>
          <w:p w14:paraId="3B3C2EA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6660" w:type="dxa"/>
            <w:gridSpan w:val="3"/>
          </w:tcPr>
          <w:p w14:paraId="0ED740F9"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3CAD694C" w14:textId="77777777" w:rsidTr="00FF0A3A">
        <w:tc>
          <w:tcPr>
            <w:tcW w:w="2538" w:type="dxa"/>
            <w:gridSpan w:val="2"/>
          </w:tcPr>
          <w:p w14:paraId="3A2BB834"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3A46796F"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FF0A3A" w:rsidRPr="00060AF3" w14:paraId="694A5C21" w14:textId="77777777" w:rsidTr="00FF0A3A">
        <w:tc>
          <w:tcPr>
            <w:tcW w:w="2538" w:type="dxa"/>
            <w:gridSpan w:val="2"/>
          </w:tcPr>
          <w:p w14:paraId="63AD5782"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0C02FA5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FF0A3A" w:rsidRPr="00060AF3" w14:paraId="4C046521" w14:textId="77777777" w:rsidTr="00FF0A3A">
        <w:tc>
          <w:tcPr>
            <w:tcW w:w="2538" w:type="dxa"/>
            <w:gridSpan w:val="2"/>
          </w:tcPr>
          <w:p w14:paraId="64BD423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4BA31FB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5FA87EE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5E1A1F11"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B26A844"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512116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133121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3F4A86A7"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91C7D46"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9A78582" w14:textId="77777777" w:rsidR="00FF0A3A" w:rsidRDefault="00FF0A3A" w:rsidP="00FF0A3A">
      <w:pPr>
        <w:spacing w:before="240" w:after="0" w:line="240" w:lineRule="auto"/>
        <w:jc w:val="thaiDistribute"/>
        <w:rPr>
          <w:ins w:id="333" w:author="KKD Windows Se7en V1" w:date="2014-07-25T00:34:00Z"/>
          <w:rFonts w:ascii="Times New Roman" w:hAnsi="Times New Roman" w:cs="Times New Roman"/>
          <w:b/>
          <w:bCs/>
          <w:sz w:val="24"/>
          <w:szCs w:val="24"/>
        </w:rPr>
      </w:pPr>
    </w:p>
    <w:p w14:paraId="137FD319" w14:textId="77777777" w:rsidR="00273462" w:rsidRDefault="00273462" w:rsidP="00FF0A3A">
      <w:pPr>
        <w:spacing w:before="240" w:after="0" w:line="240" w:lineRule="auto"/>
        <w:jc w:val="thaiDistribute"/>
        <w:rPr>
          <w:ins w:id="334" w:author="KKD Windows Se7en V1" w:date="2014-07-25T00:34:00Z"/>
          <w:rFonts w:ascii="Times New Roman" w:hAnsi="Times New Roman" w:cs="Times New Roman"/>
          <w:b/>
          <w:bCs/>
          <w:sz w:val="24"/>
          <w:szCs w:val="24"/>
        </w:rPr>
      </w:pPr>
    </w:p>
    <w:p w14:paraId="231AE431" w14:textId="77777777" w:rsidR="00273462" w:rsidRDefault="00273462" w:rsidP="00FF0A3A">
      <w:pPr>
        <w:spacing w:before="240" w:after="0" w:line="240" w:lineRule="auto"/>
        <w:jc w:val="thaiDistribute"/>
        <w:rPr>
          <w:ins w:id="335" w:author="KKD Windows Se7en V1" w:date="2014-07-25T00:34:00Z"/>
          <w:rFonts w:ascii="Times New Roman" w:hAnsi="Times New Roman" w:cs="Times New Roman"/>
          <w:b/>
          <w:bCs/>
          <w:sz w:val="24"/>
          <w:szCs w:val="24"/>
        </w:rPr>
      </w:pPr>
    </w:p>
    <w:p w14:paraId="59B0E7AB" w14:textId="77777777" w:rsidR="00273462" w:rsidRDefault="00273462" w:rsidP="00FF0A3A">
      <w:pPr>
        <w:spacing w:before="240" w:after="0" w:line="240" w:lineRule="auto"/>
        <w:jc w:val="thaiDistribute"/>
        <w:rPr>
          <w:ins w:id="336" w:author="KKD Windows Se7en V1" w:date="2014-07-25T00:34:00Z"/>
          <w:rFonts w:ascii="Times New Roman" w:hAnsi="Times New Roman" w:cs="Times New Roman"/>
          <w:b/>
          <w:bCs/>
          <w:sz w:val="24"/>
          <w:szCs w:val="24"/>
        </w:rPr>
      </w:pPr>
    </w:p>
    <w:p w14:paraId="72B469FA" w14:textId="77777777" w:rsidR="00273462" w:rsidRDefault="00273462" w:rsidP="00FF0A3A">
      <w:pPr>
        <w:spacing w:before="240" w:after="0" w:line="240" w:lineRule="auto"/>
        <w:jc w:val="thaiDistribute"/>
        <w:rPr>
          <w:ins w:id="337" w:author="KKD Windows Se7en V1" w:date="2014-07-25T00:34:00Z"/>
          <w:rFonts w:ascii="Times New Roman" w:hAnsi="Times New Roman" w:cs="Times New Roman"/>
          <w:b/>
          <w:bCs/>
          <w:sz w:val="24"/>
          <w:szCs w:val="24"/>
        </w:rPr>
      </w:pPr>
    </w:p>
    <w:p w14:paraId="0E529A61" w14:textId="77777777" w:rsidR="00273462" w:rsidRDefault="00273462" w:rsidP="00FF0A3A">
      <w:pPr>
        <w:spacing w:before="240" w:after="0" w:line="240" w:lineRule="auto"/>
        <w:jc w:val="thaiDistribute"/>
        <w:rPr>
          <w:ins w:id="338" w:author="KKD Windows Se7en V1" w:date="2014-07-25T00:34:00Z"/>
          <w:rFonts w:ascii="Times New Roman" w:hAnsi="Times New Roman" w:cs="Times New Roman"/>
          <w:b/>
          <w:bCs/>
          <w:sz w:val="24"/>
          <w:szCs w:val="24"/>
        </w:rPr>
      </w:pPr>
    </w:p>
    <w:p w14:paraId="11F926C6" w14:textId="77777777" w:rsidR="00273462" w:rsidRDefault="00273462" w:rsidP="00FF0A3A">
      <w:pPr>
        <w:spacing w:before="240" w:after="0" w:line="240" w:lineRule="auto"/>
        <w:jc w:val="thaiDistribute"/>
        <w:rPr>
          <w:ins w:id="339" w:author="KKD Windows Se7en V1" w:date="2014-07-25T00:34:00Z"/>
          <w:rFonts w:ascii="Times New Roman" w:hAnsi="Times New Roman" w:cs="Times New Roman"/>
          <w:b/>
          <w:bCs/>
          <w:sz w:val="24"/>
          <w:szCs w:val="24"/>
        </w:rPr>
      </w:pPr>
    </w:p>
    <w:p w14:paraId="1E5141DD" w14:textId="77777777" w:rsidR="00273462" w:rsidRDefault="00273462" w:rsidP="00FF0A3A">
      <w:pPr>
        <w:spacing w:before="240" w:after="0" w:line="240" w:lineRule="auto"/>
        <w:jc w:val="thaiDistribute"/>
        <w:rPr>
          <w:ins w:id="340" w:author="KKD Windows Se7en V1" w:date="2014-07-25T00:34:00Z"/>
          <w:rFonts w:ascii="Times New Roman" w:hAnsi="Times New Roman" w:cs="Times New Roman"/>
          <w:b/>
          <w:bCs/>
          <w:sz w:val="24"/>
          <w:szCs w:val="24"/>
        </w:rPr>
      </w:pPr>
    </w:p>
    <w:p w14:paraId="2E587D26" w14:textId="77777777" w:rsidR="00273462" w:rsidRDefault="00273462" w:rsidP="00FF0A3A">
      <w:pPr>
        <w:spacing w:before="240" w:after="0" w:line="240" w:lineRule="auto"/>
        <w:jc w:val="thaiDistribute"/>
        <w:rPr>
          <w:ins w:id="341" w:author="KKD Windows Se7en V1" w:date="2014-07-25T00:34:00Z"/>
          <w:rFonts w:ascii="Times New Roman" w:hAnsi="Times New Roman" w:cs="Times New Roman"/>
          <w:b/>
          <w:bCs/>
          <w:sz w:val="24"/>
          <w:szCs w:val="24"/>
        </w:rPr>
      </w:pPr>
    </w:p>
    <w:p w14:paraId="2A55E5FD" w14:textId="77777777" w:rsidR="00273462" w:rsidRDefault="00273462" w:rsidP="00FF0A3A">
      <w:pPr>
        <w:spacing w:before="240" w:after="0" w:line="240" w:lineRule="auto"/>
        <w:jc w:val="thaiDistribute"/>
        <w:rPr>
          <w:rFonts w:ascii="Times New Roman" w:hAnsi="Times New Roman" w:cs="Times New Roman"/>
          <w:b/>
          <w:bCs/>
          <w:sz w:val="24"/>
          <w:szCs w:val="24"/>
        </w:rPr>
      </w:pPr>
    </w:p>
    <w:p w14:paraId="7AB9761C" w14:textId="4219CC84" w:rsidR="00FF0A3A" w:rsidRPr="00115F1A" w:rsidRDefault="009B1105" w:rsidP="00FF0A3A">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17.1</w:t>
      </w:r>
      <w:r w:rsidR="00FF0A3A" w:rsidRPr="00115F1A">
        <w:rPr>
          <w:rFonts w:ascii="Times New Roman" w:hAnsi="Times New Roman" w:cs="Times New Roman"/>
          <w:b/>
          <w:bCs/>
          <w:sz w:val="29"/>
          <w:szCs w:val="29"/>
        </w:rPr>
        <w:t xml:space="preserve"> Lecturer can edit assignments or quizzes information which are multiple choices question, true/false question, and short answers. </w:t>
      </w:r>
    </w:p>
    <w:p w14:paraId="37F4FE9E" w14:textId="253683BA"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edit assignments or quizzes information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Lecturer can limit access to the assignment or quiz of authority. Lecturer must provide testing name, type of testing, type of question, question information, student name, randomize order of the question status,</w:t>
      </w:r>
      <w:r w:rsidR="00D31DE4">
        <w:rPr>
          <w:rFonts w:ascii="Times New Roman" w:hAnsi="Times New Roman" w:cs="Times New Roman"/>
          <w:sz w:val="24"/>
          <w:szCs w:val="24"/>
        </w:rPr>
        <w:t xml:space="preserve"> submission time,</w:t>
      </w:r>
      <w:r w:rsidRPr="00060AF3">
        <w:rPr>
          <w:rFonts w:ascii="Times New Roman" w:hAnsi="Times New Roman" w:cs="Times New Roman"/>
          <w:sz w:val="24"/>
          <w:szCs w:val="24"/>
        </w:rPr>
        <w:t xml:space="preserve"> and posting status.</w:t>
      </w:r>
    </w:p>
    <w:p w14:paraId="4CD8C35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Lecturer must provide question information by separating from type of questions.</w:t>
      </w:r>
    </w:p>
    <w:p w14:paraId="32CAFFE7"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multiple choices questions which provide type of question, question description, choice description, a solution, and a question point.</w:t>
      </w:r>
    </w:p>
    <w:p w14:paraId="30C82134"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can edit true/false questions which provide type of question, questions description, choice description, a solution, and a question point. </w:t>
      </w:r>
    </w:p>
    <w:p w14:paraId="08AE8B08"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short answers which provide type of question, questions description, and a question point.</w:t>
      </w:r>
    </w:p>
    <w:p w14:paraId="2B185B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08642D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9BE8ED1" w14:textId="77777777" w:rsidR="00FF0A3A"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E79AC8F" w14:textId="77777777" w:rsidR="00FF0A3A" w:rsidRDefault="00FF0A3A" w:rsidP="00FF0A3A">
      <w:pPr>
        <w:spacing w:after="0" w:line="240" w:lineRule="auto"/>
        <w:jc w:val="thaiDistribute"/>
        <w:rPr>
          <w:rFonts w:ascii="Times New Roman" w:hAnsi="Times New Roman" w:cs="Times New Roman"/>
          <w:b/>
          <w:bCs/>
          <w:sz w:val="24"/>
          <w:szCs w:val="24"/>
        </w:rPr>
      </w:pPr>
    </w:p>
    <w:p w14:paraId="5CDDD279" w14:textId="77777777" w:rsidR="00FF0A3A" w:rsidRPr="00060AF3" w:rsidRDefault="00FF0A3A" w:rsidP="00FF0A3A">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3420"/>
        <w:gridCol w:w="1530"/>
        <w:gridCol w:w="1888"/>
      </w:tblGrid>
      <w:tr w:rsidR="00FF0A3A" w:rsidRPr="00060AF3" w14:paraId="7E09C8AC" w14:textId="77777777" w:rsidTr="00FF0A3A">
        <w:tc>
          <w:tcPr>
            <w:tcW w:w="2178" w:type="dxa"/>
          </w:tcPr>
          <w:p w14:paraId="44E054B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D1E7B0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4563464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0C8C50F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0FDCC19" w14:textId="77777777" w:rsidTr="00FF0A3A">
        <w:tc>
          <w:tcPr>
            <w:tcW w:w="2178" w:type="dxa"/>
          </w:tcPr>
          <w:p w14:paraId="5864653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name</w:t>
            </w:r>
          </w:p>
        </w:tc>
        <w:tc>
          <w:tcPr>
            <w:tcW w:w="3420" w:type="dxa"/>
          </w:tcPr>
          <w:p w14:paraId="1E8CF7F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only.</w:t>
            </w:r>
          </w:p>
        </w:tc>
        <w:tc>
          <w:tcPr>
            <w:tcW w:w="1530" w:type="dxa"/>
          </w:tcPr>
          <w:p w14:paraId="211226B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Math testing</w:t>
            </w:r>
          </w:p>
        </w:tc>
        <w:tc>
          <w:tcPr>
            <w:tcW w:w="1888" w:type="dxa"/>
          </w:tcPr>
          <w:p w14:paraId="5063D561"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9F2282" w14:textId="77777777" w:rsidTr="00FF0A3A">
        <w:tc>
          <w:tcPr>
            <w:tcW w:w="2178" w:type="dxa"/>
          </w:tcPr>
          <w:p w14:paraId="438B971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testing</w:t>
            </w:r>
          </w:p>
        </w:tc>
        <w:tc>
          <w:tcPr>
            <w:tcW w:w="3420" w:type="dxa"/>
          </w:tcPr>
          <w:p w14:paraId="5D3086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two types of testing which are assignment and quiz. Lecturer must select one type only.</w:t>
            </w:r>
          </w:p>
        </w:tc>
        <w:tc>
          <w:tcPr>
            <w:tcW w:w="1530" w:type="dxa"/>
          </w:tcPr>
          <w:p w14:paraId="29B335B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Assignment</w:t>
            </w:r>
          </w:p>
        </w:tc>
        <w:tc>
          <w:tcPr>
            <w:tcW w:w="1888" w:type="dxa"/>
          </w:tcPr>
          <w:p w14:paraId="5B1F738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33A670" w14:textId="77777777" w:rsidTr="00FF0A3A">
        <w:tc>
          <w:tcPr>
            <w:tcW w:w="2178" w:type="dxa"/>
          </w:tcPr>
          <w:p w14:paraId="53FBBEB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amount of question</w:t>
            </w:r>
          </w:p>
        </w:tc>
        <w:tc>
          <w:tcPr>
            <w:tcW w:w="3420" w:type="dxa"/>
          </w:tcPr>
          <w:p w14:paraId="7BD0B5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 Only number is allowed.</w:t>
            </w:r>
          </w:p>
        </w:tc>
        <w:tc>
          <w:tcPr>
            <w:tcW w:w="1530" w:type="dxa"/>
          </w:tcPr>
          <w:p w14:paraId="10DC016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3</w:t>
            </w:r>
          </w:p>
        </w:tc>
        <w:tc>
          <w:tcPr>
            <w:tcW w:w="1888" w:type="dxa"/>
          </w:tcPr>
          <w:p w14:paraId="632D697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80B57CB" w14:textId="77777777" w:rsidTr="00FF0A3A">
        <w:tc>
          <w:tcPr>
            <w:tcW w:w="2178" w:type="dxa"/>
          </w:tcPr>
          <w:p w14:paraId="3884F6F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score</w:t>
            </w:r>
          </w:p>
        </w:tc>
        <w:tc>
          <w:tcPr>
            <w:tcW w:w="3420" w:type="dxa"/>
          </w:tcPr>
          <w:p w14:paraId="6003719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F29A4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100</w:t>
            </w:r>
          </w:p>
        </w:tc>
        <w:tc>
          <w:tcPr>
            <w:tcW w:w="1888" w:type="dxa"/>
          </w:tcPr>
          <w:p w14:paraId="7B9757A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99F6C1A" w14:textId="77777777" w:rsidTr="00FF0A3A">
        <w:tc>
          <w:tcPr>
            <w:tcW w:w="2178" w:type="dxa"/>
          </w:tcPr>
          <w:p w14:paraId="6633FFC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student name</w:t>
            </w:r>
          </w:p>
        </w:tc>
        <w:tc>
          <w:tcPr>
            <w:tcW w:w="3420" w:type="dxa"/>
          </w:tcPr>
          <w:p w14:paraId="73E7767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adds a list of students for limiting access to the assignment or quiz.</w:t>
            </w:r>
          </w:p>
        </w:tc>
        <w:tc>
          <w:tcPr>
            <w:tcW w:w="1530" w:type="dxa"/>
          </w:tcPr>
          <w:p w14:paraId="11B7930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542115099,</w:t>
            </w:r>
            <w:r w:rsidRPr="00060AF3">
              <w:rPr>
                <w:rFonts w:ascii="Times New Roman" w:hAnsi="Times New Roman" w:cs="Times New Roman"/>
                <w:sz w:val="24"/>
                <w:szCs w:val="24"/>
              </w:rPr>
              <w:br/>
              <w:t>542115091,</w:t>
            </w:r>
          </w:p>
          <w:p w14:paraId="4A908CEC"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542115092</w:t>
            </w:r>
          </w:p>
        </w:tc>
        <w:tc>
          <w:tcPr>
            <w:tcW w:w="1888" w:type="dxa"/>
          </w:tcPr>
          <w:p w14:paraId="267B0C9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694933E" w14:textId="77777777" w:rsidTr="00FF0A3A">
        <w:tc>
          <w:tcPr>
            <w:tcW w:w="2178" w:type="dxa"/>
          </w:tcPr>
          <w:p w14:paraId="5402FA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randomize order of the question status</w:t>
            </w:r>
          </w:p>
        </w:tc>
        <w:tc>
          <w:tcPr>
            <w:tcW w:w="3420" w:type="dxa"/>
          </w:tcPr>
          <w:p w14:paraId="114F529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This status is showing status of random order of the question to student.</w:t>
            </w:r>
          </w:p>
        </w:tc>
        <w:tc>
          <w:tcPr>
            <w:tcW w:w="1530" w:type="dxa"/>
          </w:tcPr>
          <w:p w14:paraId="2B21316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w:t>
            </w:r>
          </w:p>
        </w:tc>
        <w:tc>
          <w:tcPr>
            <w:tcW w:w="1888" w:type="dxa"/>
          </w:tcPr>
          <w:p w14:paraId="3370B9C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2379617" w14:textId="77777777" w:rsidTr="00FF0A3A">
        <w:tc>
          <w:tcPr>
            <w:tcW w:w="2178" w:type="dxa"/>
          </w:tcPr>
          <w:p w14:paraId="0CE1539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Posting status</w:t>
            </w:r>
          </w:p>
        </w:tc>
        <w:tc>
          <w:tcPr>
            <w:tcW w:w="3420" w:type="dxa"/>
          </w:tcPr>
          <w:p w14:paraId="3B51A0A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Status is an available and not available.</w:t>
            </w:r>
          </w:p>
        </w:tc>
        <w:tc>
          <w:tcPr>
            <w:tcW w:w="1530" w:type="dxa"/>
          </w:tcPr>
          <w:p w14:paraId="458DE3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Available</w:t>
            </w:r>
          </w:p>
        </w:tc>
        <w:tc>
          <w:tcPr>
            <w:tcW w:w="1888" w:type="dxa"/>
          </w:tcPr>
          <w:p w14:paraId="6F53858E"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5985D3C9" w14:textId="77777777" w:rsidR="00FF0A3A" w:rsidRDefault="00FF0A3A" w:rsidP="00FF0A3A">
      <w:pPr>
        <w:spacing w:after="0" w:line="240" w:lineRule="auto"/>
        <w:jc w:val="thaiDistribute"/>
        <w:rPr>
          <w:rFonts w:ascii="Times New Roman" w:hAnsi="Times New Roman" w:cs="Times New Roman"/>
          <w:sz w:val="24"/>
          <w:szCs w:val="24"/>
        </w:rPr>
      </w:pPr>
    </w:p>
    <w:p w14:paraId="7E1AA15B" w14:textId="77777777" w:rsidR="00FF0A3A" w:rsidRDefault="00FF0A3A" w:rsidP="00FF0A3A">
      <w:pPr>
        <w:spacing w:after="0" w:line="240" w:lineRule="auto"/>
        <w:jc w:val="thaiDistribute"/>
        <w:rPr>
          <w:rFonts w:ascii="Times New Roman" w:hAnsi="Times New Roman" w:cs="Times New Roman"/>
          <w:sz w:val="24"/>
          <w:szCs w:val="24"/>
        </w:rPr>
      </w:pPr>
    </w:p>
    <w:p w14:paraId="5EAD0A01" w14:textId="77777777" w:rsidR="00FF0A3A" w:rsidRDefault="00FF0A3A" w:rsidP="00FF0A3A">
      <w:pPr>
        <w:spacing w:after="0" w:line="240" w:lineRule="auto"/>
        <w:jc w:val="thaiDistribute"/>
        <w:rPr>
          <w:rFonts w:ascii="Times New Roman" w:hAnsi="Times New Roman" w:cs="Times New Roman"/>
          <w:sz w:val="24"/>
          <w:szCs w:val="24"/>
        </w:rPr>
      </w:pPr>
    </w:p>
    <w:p w14:paraId="2F65C293" w14:textId="77777777" w:rsidR="00FF0A3A" w:rsidRDefault="00FF0A3A" w:rsidP="00FF0A3A">
      <w:pPr>
        <w:spacing w:after="0" w:line="240" w:lineRule="auto"/>
        <w:jc w:val="thaiDistribute"/>
        <w:rPr>
          <w:rFonts w:ascii="Times New Roman" w:hAnsi="Times New Roman" w:cs="Times New Roman"/>
          <w:sz w:val="24"/>
          <w:szCs w:val="24"/>
        </w:rPr>
      </w:pPr>
    </w:p>
    <w:p w14:paraId="6DE63EB1" w14:textId="77777777" w:rsidR="00FF0A3A" w:rsidRDefault="00FF0A3A" w:rsidP="00FF0A3A">
      <w:pPr>
        <w:spacing w:after="0" w:line="240" w:lineRule="auto"/>
        <w:jc w:val="thaiDistribute"/>
        <w:rPr>
          <w:rFonts w:ascii="Times New Roman" w:hAnsi="Times New Roman" w:cs="Times New Roman"/>
          <w:sz w:val="24"/>
          <w:szCs w:val="24"/>
        </w:rPr>
      </w:pPr>
    </w:p>
    <w:p w14:paraId="34FFFC78" w14:textId="77777777" w:rsidR="00FF0A3A" w:rsidRDefault="00FF0A3A" w:rsidP="00FF0A3A">
      <w:pPr>
        <w:spacing w:after="0" w:line="240" w:lineRule="auto"/>
        <w:jc w:val="thaiDistribute"/>
        <w:rPr>
          <w:rFonts w:ascii="Times New Roman" w:hAnsi="Times New Roman" w:cs="Times New Roman"/>
          <w:sz w:val="24"/>
          <w:szCs w:val="24"/>
        </w:rPr>
      </w:pPr>
    </w:p>
    <w:p w14:paraId="5B855E49" w14:textId="77777777" w:rsidR="00FF0A3A" w:rsidRDefault="00FF0A3A" w:rsidP="00FF0A3A">
      <w:pPr>
        <w:spacing w:after="0" w:line="240" w:lineRule="auto"/>
        <w:jc w:val="thaiDistribute"/>
        <w:rPr>
          <w:rFonts w:ascii="Times New Roman" w:hAnsi="Times New Roman" w:cs="Times New Roman"/>
          <w:sz w:val="24"/>
          <w:szCs w:val="24"/>
        </w:rPr>
      </w:pPr>
    </w:p>
    <w:p w14:paraId="267EF66E" w14:textId="77777777" w:rsidR="00FF0A3A" w:rsidRDefault="00FF0A3A" w:rsidP="00FF0A3A">
      <w:pPr>
        <w:spacing w:after="0" w:line="240" w:lineRule="auto"/>
        <w:jc w:val="thaiDistribute"/>
        <w:rPr>
          <w:rFonts w:ascii="Times New Roman" w:hAnsi="Times New Roman" w:cs="Times New Roman"/>
          <w:sz w:val="24"/>
          <w:szCs w:val="24"/>
        </w:rPr>
      </w:pPr>
    </w:p>
    <w:p w14:paraId="6FC0A09E" w14:textId="77777777" w:rsidR="00FF0A3A" w:rsidRDefault="00FF0A3A" w:rsidP="00FF0A3A">
      <w:pPr>
        <w:spacing w:after="0" w:line="240" w:lineRule="auto"/>
        <w:jc w:val="thaiDistribute"/>
        <w:rPr>
          <w:rFonts w:ascii="Times New Roman" w:hAnsi="Times New Roman" w:cs="Times New Roman"/>
          <w:sz w:val="24"/>
          <w:szCs w:val="24"/>
        </w:rPr>
      </w:pPr>
    </w:p>
    <w:p w14:paraId="4BDEB240" w14:textId="77777777" w:rsidR="00FF0A3A" w:rsidRDefault="00FF0A3A" w:rsidP="00FF0A3A">
      <w:pPr>
        <w:spacing w:after="0" w:line="240" w:lineRule="auto"/>
        <w:jc w:val="thaiDistribute"/>
        <w:rPr>
          <w:rFonts w:ascii="Times New Roman" w:hAnsi="Times New Roman" w:cs="Times New Roman"/>
          <w:sz w:val="24"/>
          <w:szCs w:val="24"/>
        </w:rPr>
      </w:pPr>
    </w:p>
    <w:p w14:paraId="39692DF9" w14:textId="77777777" w:rsidR="00FF0A3A" w:rsidRDefault="00FF0A3A" w:rsidP="00FF0A3A">
      <w:pPr>
        <w:spacing w:after="0" w:line="240" w:lineRule="auto"/>
        <w:jc w:val="thaiDistribute"/>
        <w:rPr>
          <w:rFonts w:ascii="Times New Roman" w:hAnsi="Times New Roman" w:cs="Times New Roman"/>
          <w:sz w:val="24"/>
          <w:szCs w:val="24"/>
        </w:rPr>
      </w:pPr>
    </w:p>
    <w:p w14:paraId="074DCCEE" w14:textId="77777777" w:rsidR="00DB477F" w:rsidRDefault="00DB477F" w:rsidP="00FF0A3A">
      <w:pPr>
        <w:spacing w:after="0" w:line="240" w:lineRule="auto"/>
        <w:jc w:val="thaiDistribute"/>
        <w:rPr>
          <w:rFonts w:ascii="Times New Roman" w:hAnsi="Times New Roman" w:cs="Times New Roman"/>
          <w:sz w:val="24"/>
          <w:szCs w:val="24"/>
        </w:rPr>
      </w:pPr>
    </w:p>
    <w:p w14:paraId="13157271"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8D40961"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Multiple choices question</w:t>
      </w:r>
    </w:p>
    <w:p w14:paraId="3978AE26"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3344"/>
        <w:gridCol w:w="1530"/>
        <w:gridCol w:w="1888"/>
      </w:tblGrid>
      <w:tr w:rsidR="00FF0A3A" w:rsidRPr="00060AF3" w14:paraId="67716AF1" w14:textId="77777777" w:rsidTr="00FF0A3A">
        <w:tc>
          <w:tcPr>
            <w:tcW w:w="2254" w:type="dxa"/>
          </w:tcPr>
          <w:p w14:paraId="65BDAE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44" w:type="dxa"/>
          </w:tcPr>
          <w:p w14:paraId="38DAC9B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3C79846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1CD9B7E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75CA609C" w14:textId="77777777" w:rsidTr="00FF0A3A">
        <w:tc>
          <w:tcPr>
            <w:tcW w:w="2254" w:type="dxa"/>
          </w:tcPr>
          <w:p w14:paraId="05207E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44" w:type="dxa"/>
          </w:tcPr>
          <w:p w14:paraId="4AA9D9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530" w:type="dxa"/>
          </w:tcPr>
          <w:p w14:paraId="71160EA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Multiple choices</w:t>
            </w:r>
          </w:p>
        </w:tc>
        <w:tc>
          <w:tcPr>
            <w:tcW w:w="1888" w:type="dxa"/>
          </w:tcPr>
          <w:p w14:paraId="763BF8F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FE884A1" w14:textId="77777777" w:rsidTr="00FF0A3A">
        <w:tc>
          <w:tcPr>
            <w:tcW w:w="2254" w:type="dxa"/>
          </w:tcPr>
          <w:p w14:paraId="6FE934E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44" w:type="dxa"/>
          </w:tcPr>
          <w:p w14:paraId="609EB7D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530" w:type="dxa"/>
          </w:tcPr>
          <w:p w14:paraId="43FE8E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w:t>
            </w:r>
          </w:p>
        </w:tc>
        <w:tc>
          <w:tcPr>
            <w:tcW w:w="1888" w:type="dxa"/>
          </w:tcPr>
          <w:p w14:paraId="17A1A94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D34C8B5" w14:textId="77777777" w:rsidTr="00FF0A3A">
        <w:tc>
          <w:tcPr>
            <w:tcW w:w="2254" w:type="dxa"/>
          </w:tcPr>
          <w:p w14:paraId="0634DAE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344" w:type="dxa"/>
          </w:tcPr>
          <w:p w14:paraId="34BF5F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four choices. Can be any character is allowed.</w:t>
            </w:r>
          </w:p>
        </w:tc>
        <w:tc>
          <w:tcPr>
            <w:tcW w:w="1530" w:type="dxa"/>
          </w:tcPr>
          <w:p w14:paraId="2CC68F26" w14:textId="77777777" w:rsidR="00FF0A3A" w:rsidRPr="00060AF3" w:rsidRDefault="00FF0A3A" w:rsidP="00FF0A3A">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 2</w:t>
            </w:r>
            <w:r w:rsidRPr="00060AF3">
              <w:rPr>
                <w:rFonts w:ascii="Times New Roman" w:hAnsi="Times New Roman" w:cs="Times New Roman"/>
                <w:sz w:val="24"/>
                <w:szCs w:val="24"/>
              </w:rPr>
              <w:br/>
              <w:t>b. 1</w:t>
            </w:r>
            <w:r w:rsidRPr="00060AF3">
              <w:rPr>
                <w:rFonts w:ascii="Times New Roman" w:hAnsi="Times New Roman" w:cs="Times New Roman"/>
                <w:sz w:val="24"/>
                <w:szCs w:val="24"/>
              </w:rPr>
              <w:br/>
              <w:t>c. 3</w:t>
            </w:r>
            <w:r w:rsidRPr="00060AF3">
              <w:rPr>
                <w:rFonts w:ascii="Times New Roman" w:hAnsi="Times New Roman" w:cs="Times New Roman"/>
                <w:sz w:val="24"/>
                <w:szCs w:val="24"/>
              </w:rPr>
              <w:br/>
              <w:t>d. 5</w:t>
            </w:r>
          </w:p>
        </w:tc>
        <w:tc>
          <w:tcPr>
            <w:tcW w:w="1888" w:type="dxa"/>
          </w:tcPr>
          <w:p w14:paraId="586E5EB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CB4B490" w14:textId="77777777" w:rsidTr="00FF0A3A">
        <w:tc>
          <w:tcPr>
            <w:tcW w:w="2254" w:type="dxa"/>
          </w:tcPr>
          <w:p w14:paraId="0D04980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344" w:type="dxa"/>
          </w:tcPr>
          <w:p w14:paraId="0448267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530" w:type="dxa"/>
          </w:tcPr>
          <w:p w14:paraId="5EF7B33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5FA3099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6F53F1E" w14:textId="77777777" w:rsidTr="00FF0A3A">
        <w:tc>
          <w:tcPr>
            <w:tcW w:w="2254" w:type="dxa"/>
          </w:tcPr>
          <w:p w14:paraId="0B7FBAB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44" w:type="dxa"/>
          </w:tcPr>
          <w:p w14:paraId="3E2A3C5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558E0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6DB1BEE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1983395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5A3B977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3B2EC0C5"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0BA607CE"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420"/>
        <w:gridCol w:w="1620"/>
        <w:gridCol w:w="1888"/>
      </w:tblGrid>
      <w:tr w:rsidR="00FF0A3A" w:rsidRPr="00060AF3" w14:paraId="2C9FE88A" w14:textId="77777777" w:rsidTr="00FF0A3A">
        <w:tc>
          <w:tcPr>
            <w:tcW w:w="2088" w:type="dxa"/>
          </w:tcPr>
          <w:p w14:paraId="7B8633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666B1F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620" w:type="dxa"/>
          </w:tcPr>
          <w:p w14:paraId="0CC668E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32B3891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B46B968" w14:textId="77777777" w:rsidTr="00FF0A3A">
        <w:tc>
          <w:tcPr>
            <w:tcW w:w="2088" w:type="dxa"/>
          </w:tcPr>
          <w:p w14:paraId="0DA8C92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420" w:type="dxa"/>
          </w:tcPr>
          <w:p w14:paraId="1F39C0E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620" w:type="dxa"/>
          </w:tcPr>
          <w:p w14:paraId="05AA085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True/false question</w:t>
            </w:r>
          </w:p>
        </w:tc>
        <w:tc>
          <w:tcPr>
            <w:tcW w:w="1888" w:type="dxa"/>
          </w:tcPr>
          <w:p w14:paraId="670E51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315909FF" w14:textId="77777777" w:rsidTr="00FF0A3A">
        <w:tc>
          <w:tcPr>
            <w:tcW w:w="2088" w:type="dxa"/>
          </w:tcPr>
          <w:p w14:paraId="5343920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420" w:type="dxa"/>
          </w:tcPr>
          <w:p w14:paraId="6246598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620" w:type="dxa"/>
          </w:tcPr>
          <w:p w14:paraId="3FE49BD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Answer of 1+1 is 2.</w:t>
            </w:r>
          </w:p>
        </w:tc>
        <w:tc>
          <w:tcPr>
            <w:tcW w:w="1888" w:type="dxa"/>
          </w:tcPr>
          <w:p w14:paraId="403AF86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64E8388" w14:textId="77777777" w:rsidTr="00FF0A3A">
        <w:tc>
          <w:tcPr>
            <w:tcW w:w="2088" w:type="dxa"/>
          </w:tcPr>
          <w:p w14:paraId="3FE14F6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420" w:type="dxa"/>
          </w:tcPr>
          <w:p w14:paraId="41B0257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two choices. Can be true and false is allowed.</w:t>
            </w:r>
          </w:p>
        </w:tc>
        <w:tc>
          <w:tcPr>
            <w:tcW w:w="1620" w:type="dxa"/>
          </w:tcPr>
          <w:p w14:paraId="1D9A3A8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 false</w:t>
            </w:r>
          </w:p>
          <w:p w14:paraId="40C3D68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 true</w:t>
            </w:r>
          </w:p>
        </w:tc>
        <w:tc>
          <w:tcPr>
            <w:tcW w:w="1888" w:type="dxa"/>
          </w:tcPr>
          <w:p w14:paraId="340B086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362FE62" w14:textId="77777777" w:rsidTr="00FF0A3A">
        <w:tc>
          <w:tcPr>
            <w:tcW w:w="2088" w:type="dxa"/>
          </w:tcPr>
          <w:p w14:paraId="2D18B4A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420" w:type="dxa"/>
          </w:tcPr>
          <w:p w14:paraId="27D71FA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620" w:type="dxa"/>
          </w:tcPr>
          <w:p w14:paraId="02E5C08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4317CEB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4DC52BEE" w14:textId="77777777" w:rsidTr="00FF0A3A">
        <w:tc>
          <w:tcPr>
            <w:tcW w:w="2088" w:type="dxa"/>
          </w:tcPr>
          <w:p w14:paraId="07C5B8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420" w:type="dxa"/>
          </w:tcPr>
          <w:p w14:paraId="473BBB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620" w:type="dxa"/>
          </w:tcPr>
          <w:p w14:paraId="599C096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5220C227"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20333A88" w14:textId="77777777" w:rsidR="00FF0A3A" w:rsidRDefault="00FF0A3A" w:rsidP="00FF0A3A">
      <w:pPr>
        <w:spacing w:after="0" w:line="240" w:lineRule="auto"/>
        <w:jc w:val="thaiDistribute"/>
        <w:rPr>
          <w:rFonts w:ascii="Times New Roman" w:hAnsi="Times New Roman" w:cs="Times New Roman"/>
          <w:sz w:val="24"/>
          <w:szCs w:val="24"/>
          <w:u w:val="single"/>
        </w:rPr>
      </w:pPr>
    </w:p>
    <w:p w14:paraId="68592A8D" w14:textId="77777777" w:rsidR="00FF0A3A" w:rsidRDefault="00FF0A3A" w:rsidP="00FF0A3A">
      <w:pPr>
        <w:spacing w:after="0" w:line="240" w:lineRule="auto"/>
        <w:jc w:val="thaiDistribute"/>
        <w:rPr>
          <w:rFonts w:ascii="Times New Roman" w:hAnsi="Times New Roman" w:cs="Times New Roman"/>
          <w:sz w:val="24"/>
          <w:szCs w:val="24"/>
          <w:u w:val="single"/>
        </w:rPr>
      </w:pPr>
    </w:p>
    <w:p w14:paraId="3FC25770" w14:textId="77777777" w:rsidR="00FF0A3A" w:rsidRDefault="00FF0A3A" w:rsidP="00FF0A3A">
      <w:pPr>
        <w:spacing w:after="0" w:line="240" w:lineRule="auto"/>
        <w:jc w:val="thaiDistribute"/>
        <w:rPr>
          <w:rFonts w:ascii="Times New Roman" w:hAnsi="Times New Roman" w:cs="Times New Roman"/>
          <w:sz w:val="24"/>
          <w:szCs w:val="24"/>
          <w:u w:val="single"/>
        </w:rPr>
      </w:pPr>
    </w:p>
    <w:p w14:paraId="1DA132F7" w14:textId="77777777" w:rsidR="00FF0A3A" w:rsidRDefault="00FF0A3A" w:rsidP="00FF0A3A">
      <w:pPr>
        <w:spacing w:after="0" w:line="240" w:lineRule="auto"/>
        <w:jc w:val="thaiDistribute"/>
        <w:rPr>
          <w:rFonts w:ascii="Times New Roman" w:hAnsi="Times New Roman" w:cs="Times New Roman"/>
          <w:sz w:val="24"/>
          <w:szCs w:val="24"/>
          <w:u w:val="single"/>
        </w:rPr>
      </w:pPr>
    </w:p>
    <w:p w14:paraId="4C2CE7F3" w14:textId="77777777" w:rsidR="00FF0A3A" w:rsidRDefault="00FF0A3A" w:rsidP="00FF0A3A">
      <w:pPr>
        <w:spacing w:after="0" w:line="240" w:lineRule="auto"/>
        <w:jc w:val="thaiDistribute"/>
        <w:rPr>
          <w:rFonts w:ascii="Times New Roman" w:hAnsi="Times New Roman" w:cs="Times New Roman"/>
          <w:sz w:val="24"/>
          <w:szCs w:val="24"/>
          <w:u w:val="single"/>
        </w:rPr>
      </w:pPr>
    </w:p>
    <w:p w14:paraId="71CB3449" w14:textId="77777777" w:rsidR="00FF0A3A" w:rsidRDefault="00FF0A3A" w:rsidP="00FF0A3A">
      <w:pPr>
        <w:spacing w:after="0" w:line="240" w:lineRule="auto"/>
        <w:jc w:val="thaiDistribute"/>
        <w:rPr>
          <w:rFonts w:ascii="Times New Roman" w:hAnsi="Times New Roman" w:cs="Times New Roman"/>
          <w:sz w:val="24"/>
          <w:szCs w:val="24"/>
          <w:u w:val="single"/>
        </w:rPr>
      </w:pPr>
    </w:p>
    <w:p w14:paraId="1BA1BAA6" w14:textId="77777777" w:rsidR="00FF0A3A" w:rsidRDefault="00FF0A3A" w:rsidP="00FF0A3A">
      <w:pPr>
        <w:spacing w:after="0" w:line="240" w:lineRule="auto"/>
        <w:jc w:val="thaiDistribute"/>
        <w:rPr>
          <w:rFonts w:ascii="Times New Roman" w:hAnsi="Times New Roman" w:cs="Times New Roman"/>
          <w:sz w:val="24"/>
          <w:szCs w:val="24"/>
          <w:u w:val="single"/>
        </w:rPr>
      </w:pPr>
    </w:p>
    <w:p w14:paraId="26823BF6" w14:textId="77777777" w:rsidR="00FF0A3A" w:rsidRDefault="00FF0A3A" w:rsidP="00FF0A3A">
      <w:pPr>
        <w:spacing w:after="0" w:line="240" w:lineRule="auto"/>
        <w:jc w:val="thaiDistribute"/>
        <w:rPr>
          <w:rFonts w:ascii="Times New Roman" w:hAnsi="Times New Roman" w:cs="Times New Roman"/>
          <w:sz w:val="24"/>
          <w:szCs w:val="24"/>
          <w:u w:val="single"/>
        </w:rPr>
      </w:pPr>
    </w:p>
    <w:p w14:paraId="6D43150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18B4E8B" w14:textId="77777777" w:rsidR="00FF0A3A" w:rsidRDefault="00FF0A3A" w:rsidP="00FF0A3A">
      <w:pPr>
        <w:spacing w:after="0" w:line="240" w:lineRule="auto"/>
        <w:jc w:val="thaiDistribute"/>
        <w:rPr>
          <w:rFonts w:ascii="Times New Roman" w:hAnsi="Times New Roman" w:cs="Times New Roman"/>
          <w:sz w:val="24"/>
          <w:szCs w:val="24"/>
          <w:u w:val="single"/>
        </w:rPr>
      </w:pPr>
    </w:p>
    <w:p w14:paraId="1850F49A" w14:textId="77777777" w:rsidR="00FF0A3A" w:rsidRDefault="00FF0A3A" w:rsidP="00FF0A3A">
      <w:pPr>
        <w:spacing w:after="0" w:line="240" w:lineRule="auto"/>
        <w:jc w:val="thaiDistribute"/>
        <w:rPr>
          <w:rFonts w:ascii="Times New Roman" w:hAnsi="Times New Roman" w:cs="Times New Roman"/>
          <w:sz w:val="24"/>
          <w:szCs w:val="24"/>
          <w:u w:val="single"/>
        </w:rPr>
      </w:pPr>
    </w:p>
    <w:p w14:paraId="74C48412" w14:textId="77777777" w:rsidR="00FF0A3A" w:rsidRDefault="00FF0A3A" w:rsidP="00FF0A3A">
      <w:pPr>
        <w:spacing w:after="0" w:line="240" w:lineRule="auto"/>
        <w:jc w:val="thaiDistribute"/>
        <w:rPr>
          <w:rFonts w:ascii="Times New Roman" w:hAnsi="Times New Roman" w:cs="Times New Roman"/>
          <w:sz w:val="24"/>
          <w:szCs w:val="24"/>
          <w:u w:val="single"/>
        </w:rPr>
      </w:pPr>
    </w:p>
    <w:p w14:paraId="320B955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EBB894C" w14:textId="77777777" w:rsidR="00DB477F" w:rsidRPr="00060AF3" w:rsidRDefault="00DB477F" w:rsidP="00FF0A3A">
      <w:pPr>
        <w:spacing w:after="0" w:line="240" w:lineRule="auto"/>
        <w:jc w:val="thaiDistribute"/>
        <w:rPr>
          <w:rFonts w:ascii="Times New Roman" w:hAnsi="Times New Roman" w:cs="Times New Roman"/>
          <w:sz w:val="24"/>
          <w:szCs w:val="24"/>
          <w:u w:val="single"/>
        </w:rPr>
      </w:pPr>
    </w:p>
    <w:p w14:paraId="016DB6C7"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Short answer</w:t>
      </w:r>
    </w:p>
    <w:p w14:paraId="6909A74A"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2070"/>
        <w:gridCol w:w="1528"/>
      </w:tblGrid>
      <w:tr w:rsidR="00FF0A3A" w:rsidRPr="00060AF3" w14:paraId="47D57602" w14:textId="77777777" w:rsidTr="00FF0A3A">
        <w:tc>
          <w:tcPr>
            <w:tcW w:w="2088" w:type="dxa"/>
          </w:tcPr>
          <w:p w14:paraId="3263A82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30" w:type="dxa"/>
          </w:tcPr>
          <w:p w14:paraId="34370F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070" w:type="dxa"/>
          </w:tcPr>
          <w:p w14:paraId="3F68DC3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528" w:type="dxa"/>
          </w:tcPr>
          <w:p w14:paraId="34D4192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69F903F0" w14:textId="77777777" w:rsidTr="00FF0A3A">
        <w:tc>
          <w:tcPr>
            <w:tcW w:w="2088" w:type="dxa"/>
          </w:tcPr>
          <w:p w14:paraId="631D153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30" w:type="dxa"/>
          </w:tcPr>
          <w:p w14:paraId="6DC323A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070" w:type="dxa"/>
          </w:tcPr>
          <w:p w14:paraId="723B037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1528" w:type="dxa"/>
          </w:tcPr>
          <w:p w14:paraId="5D00278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210FC15" w14:textId="77777777" w:rsidTr="00FF0A3A">
        <w:tc>
          <w:tcPr>
            <w:tcW w:w="2088" w:type="dxa"/>
          </w:tcPr>
          <w:p w14:paraId="1118FA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30" w:type="dxa"/>
          </w:tcPr>
          <w:p w14:paraId="0644A6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2070" w:type="dxa"/>
          </w:tcPr>
          <w:p w14:paraId="12BF68C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 You must explain how to find the answer.</w:t>
            </w:r>
          </w:p>
        </w:tc>
        <w:tc>
          <w:tcPr>
            <w:tcW w:w="1528" w:type="dxa"/>
          </w:tcPr>
          <w:p w14:paraId="54245D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73BDF9E" w14:textId="77777777" w:rsidTr="00FF0A3A">
        <w:tc>
          <w:tcPr>
            <w:tcW w:w="2088" w:type="dxa"/>
          </w:tcPr>
          <w:p w14:paraId="30A369C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30" w:type="dxa"/>
          </w:tcPr>
          <w:p w14:paraId="081CC6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070" w:type="dxa"/>
          </w:tcPr>
          <w:p w14:paraId="52F683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528" w:type="dxa"/>
          </w:tcPr>
          <w:p w14:paraId="5617B9B3"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7EFE973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7FB6176" w14:textId="77777777" w:rsidR="00FF0A3A" w:rsidRPr="00060AF3" w:rsidRDefault="00FF0A3A" w:rsidP="00FF0A3A">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51D6AEED"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edit.</w:t>
      </w:r>
    </w:p>
    <w:p w14:paraId="3401A9BE"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edition testing form.</w:t>
      </w:r>
    </w:p>
    <w:p w14:paraId="3ED9AA3A"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testing name, type of testing, an amount of questions, testing score, student name, randomize order of the question status, and posting status into the testing page.</w:t>
      </w:r>
    </w:p>
    <w:p w14:paraId="3F64427F" w14:textId="414D8FB8" w:rsidR="00FF0A3A" w:rsidRPr="00060AF3" w:rsidDel="00DE1D8D" w:rsidRDefault="00FF0A3A" w:rsidP="00F84BD4">
      <w:pPr>
        <w:numPr>
          <w:ilvl w:val="0"/>
          <w:numId w:val="46"/>
        </w:numPr>
        <w:spacing w:after="0" w:line="240" w:lineRule="auto"/>
        <w:contextualSpacing/>
        <w:jc w:val="thaiDistribute"/>
        <w:rPr>
          <w:del w:id="342" w:author="KKD Windows Se7en V1" w:date="2014-07-24T22:25:00Z"/>
          <w:rFonts w:ascii="Times New Roman" w:hAnsi="Times New Roman" w:cs="Times New Roman"/>
          <w:sz w:val="24"/>
          <w:szCs w:val="24"/>
        </w:rPr>
      </w:pPr>
      <w:del w:id="343" w:author="KKD Windows Se7en V1" w:date="2014-07-24T22:25:00Z">
        <w:r w:rsidRPr="00060AF3" w:rsidDel="00DE1D8D">
          <w:rPr>
            <w:rFonts w:ascii="Times New Roman" w:hAnsi="Times New Roman" w:cs="Times New Roman"/>
            <w:sz w:val="24"/>
            <w:szCs w:val="24"/>
          </w:rPr>
          <w:delText xml:space="preserve">Lecturer submits testing information into </w:delText>
        </w:r>
        <w:r w:rsidDel="00DE1D8D">
          <w:rPr>
            <w:rFonts w:ascii="Times New Roman" w:hAnsi="Times New Roman" w:cs="Times New Roman"/>
            <w:sz w:val="24"/>
            <w:szCs w:val="24"/>
          </w:rPr>
          <w:delText>web</w:delText>
        </w:r>
        <w:r w:rsidRPr="00060AF3" w:rsidDel="00DE1D8D">
          <w:rPr>
            <w:rFonts w:ascii="Times New Roman" w:hAnsi="Times New Roman" w:cs="Times New Roman"/>
            <w:sz w:val="24"/>
            <w:szCs w:val="24"/>
          </w:rPr>
          <w:delText xml:space="preserve"> application.</w:delText>
        </w:r>
      </w:del>
    </w:p>
    <w:p w14:paraId="0C73E7A2" w14:textId="77777777" w:rsidR="00FF0A3A" w:rsidRPr="00060AF3" w:rsidDel="00273462" w:rsidRDefault="00FF0A3A" w:rsidP="00F84BD4">
      <w:pPr>
        <w:numPr>
          <w:ilvl w:val="0"/>
          <w:numId w:val="46"/>
        </w:numPr>
        <w:spacing w:after="0" w:line="240" w:lineRule="auto"/>
        <w:contextualSpacing/>
        <w:jc w:val="thaiDistribute"/>
        <w:rPr>
          <w:del w:id="344" w:author="KKD Windows Se7en V1" w:date="2014-07-25T00:35:00Z"/>
          <w:rFonts w:ascii="Times New Roman" w:hAnsi="Times New Roman" w:cs="Times New Roman"/>
          <w:sz w:val="24"/>
          <w:szCs w:val="24"/>
        </w:rPr>
      </w:pPr>
      <w:r w:rsidRPr="00060AF3">
        <w:rPr>
          <w:rFonts w:ascii="Times New Roman" w:hAnsi="Times New Roman" w:cs="Times New Roman"/>
          <w:sz w:val="24"/>
          <w:szCs w:val="24"/>
        </w:rPr>
        <w:t>Lecturer submits editing testing form.</w:t>
      </w:r>
    </w:p>
    <w:p w14:paraId="5589F0B7" w14:textId="77777777" w:rsidR="00FF0A3A" w:rsidRPr="00273462" w:rsidDel="00273462" w:rsidRDefault="00FF0A3A">
      <w:pPr>
        <w:numPr>
          <w:ilvl w:val="0"/>
          <w:numId w:val="46"/>
        </w:numPr>
        <w:spacing w:after="0" w:line="240" w:lineRule="auto"/>
        <w:contextualSpacing/>
        <w:jc w:val="thaiDistribute"/>
        <w:rPr>
          <w:del w:id="345" w:author="KKD Windows Se7en V1" w:date="2014-07-25T00:35:00Z"/>
          <w:rFonts w:ascii="Times New Roman" w:hAnsi="Times New Roman" w:cs="Times New Roman"/>
          <w:sz w:val="24"/>
          <w:szCs w:val="24"/>
        </w:rPr>
        <w:pPrChange w:id="346" w:author="KKD Windows Se7en V1" w:date="2014-07-25T00:35:00Z">
          <w:pPr>
            <w:spacing w:after="0" w:line="240" w:lineRule="auto"/>
            <w:contextualSpacing/>
            <w:jc w:val="thaiDistribute"/>
          </w:pPr>
        </w:pPrChange>
      </w:pPr>
    </w:p>
    <w:p w14:paraId="27E48588" w14:textId="77777777" w:rsidR="00FF0A3A" w:rsidRPr="00060AF3" w:rsidDel="00273462" w:rsidRDefault="00FF0A3A" w:rsidP="00FF0A3A">
      <w:pPr>
        <w:spacing w:after="0" w:line="240" w:lineRule="auto"/>
        <w:contextualSpacing/>
        <w:jc w:val="thaiDistribute"/>
        <w:rPr>
          <w:del w:id="347" w:author="KKD Windows Se7en V1" w:date="2014-07-25T00:35:00Z"/>
          <w:rFonts w:ascii="Times New Roman" w:hAnsi="Times New Roman" w:cs="Times New Roman"/>
          <w:sz w:val="24"/>
          <w:szCs w:val="24"/>
        </w:rPr>
      </w:pPr>
    </w:p>
    <w:p w14:paraId="0B8F035A" w14:textId="77777777" w:rsidR="00DB477F" w:rsidDel="00273462" w:rsidRDefault="00DB477F" w:rsidP="00FF0A3A">
      <w:pPr>
        <w:spacing w:after="0" w:line="240" w:lineRule="auto"/>
        <w:contextualSpacing/>
        <w:jc w:val="thaiDistribute"/>
        <w:rPr>
          <w:del w:id="348" w:author="KKD Windows Se7en V1" w:date="2014-07-25T00:35:00Z"/>
          <w:rFonts w:ascii="Times New Roman" w:hAnsi="Times New Roman" w:cs="Times New Roman"/>
          <w:sz w:val="24"/>
          <w:szCs w:val="24"/>
        </w:rPr>
      </w:pPr>
    </w:p>
    <w:p w14:paraId="2ED231F2" w14:textId="77777777" w:rsidR="0079798C" w:rsidDel="00273462" w:rsidRDefault="0079798C" w:rsidP="00FF0A3A">
      <w:pPr>
        <w:spacing w:after="0" w:line="240" w:lineRule="auto"/>
        <w:contextualSpacing/>
        <w:jc w:val="thaiDistribute"/>
        <w:rPr>
          <w:del w:id="349" w:author="KKD Windows Se7en V1" w:date="2014-07-25T00:35:00Z"/>
          <w:rFonts w:ascii="Times New Roman" w:hAnsi="Times New Roman" w:cs="Times New Roman"/>
          <w:sz w:val="24"/>
          <w:szCs w:val="24"/>
        </w:rPr>
      </w:pPr>
    </w:p>
    <w:p w14:paraId="50D2E728" w14:textId="77777777" w:rsidR="0079798C" w:rsidRDefault="0079798C">
      <w:pPr>
        <w:numPr>
          <w:ilvl w:val="0"/>
          <w:numId w:val="46"/>
        </w:numPr>
        <w:spacing w:after="0" w:line="240" w:lineRule="auto"/>
        <w:contextualSpacing/>
        <w:jc w:val="thaiDistribute"/>
        <w:rPr>
          <w:rFonts w:ascii="Times New Roman" w:hAnsi="Times New Roman" w:cs="Times New Roman"/>
          <w:sz w:val="24"/>
          <w:szCs w:val="24"/>
        </w:rPr>
        <w:pPrChange w:id="350" w:author="KKD Windows Se7en V1" w:date="2014-07-25T00:35:00Z">
          <w:pPr>
            <w:spacing w:after="0" w:line="240" w:lineRule="auto"/>
            <w:contextualSpacing/>
            <w:jc w:val="thaiDistribute"/>
          </w:pPr>
        </w:pPrChange>
      </w:pPr>
    </w:p>
    <w:p w14:paraId="45FAC5FE" w14:textId="77777777" w:rsidR="0079798C" w:rsidRPr="00060AF3" w:rsidRDefault="0079798C" w:rsidP="00FF0A3A">
      <w:pPr>
        <w:spacing w:after="0" w:line="240" w:lineRule="auto"/>
        <w:contextualSpacing/>
        <w:jc w:val="thaiDistribute"/>
        <w:rPr>
          <w:rFonts w:ascii="Times New Roman" w:hAnsi="Times New Roman" w:cs="Times New Roman"/>
          <w:sz w:val="24"/>
          <w:szCs w:val="24"/>
        </w:rPr>
      </w:pPr>
    </w:p>
    <w:p w14:paraId="341B081A" w14:textId="44BC154A" w:rsidR="00FF0A3A" w:rsidRDefault="00FF0A3A" w:rsidP="00146DFC">
      <w:pPr>
        <w:spacing w:after="0" w:line="240" w:lineRule="auto"/>
        <w:jc w:val="thaiDistribute"/>
        <w:rPr>
          <w:rFonts w:ascii="Times New Roman" w:hAnsi="Times New Roman" w:cs="Times New Roman"/>
          <w:sz w:val="24"/>
          <w:szCs w:val="24"/>
        </w:rPr>
      </w:pPr>
      <w:commentRangeStart w:id="351"/>
      <w:r w:rsidRPr="00060AF3">
        <w:rPr>
          <w:rFonts w:ascii="Times New Roman" w:hAnsi="Times New Roman" w:cs="Times New Roman"/>
          <w:b/>
          <w:bCs/>
          <w:sz w:val="24"/>
          <w:szCs w:val="24"/>
        </w:rPr>
        <w:t>Alternative Flow:</w:t>
      </w:r>
    </w:p>
    <w:p w14:paraId="77EB3028" w14:textId="12067A2D" w:rsidR="0079798C" w:rsidRDefault="0079798C" w:rsidP="0079798C">
      <w:pPr>
        <w:spacing w:after="0" w:line="240" w:lineRule="auto"/>
        <w:ind w:firstLine="426"/>
        <w:rPr>
          <w:rStyle w:val="Heading2Char"/>
          <w:rFonts w:ascii="Times New Roman" w:hAnsi="Times New Roman" w:cs="Times New Roman"/>
          <w:color w:val="000000"/>
          <w:sz w:val="24"/>
          <w:szCs w:val="24"/>
        </w:rPr>
      </w:pPr>
      <w:r>
        <w:rPr>
          <w:rStyle w:val="Heading2Char"/>
          <w:rFonts w:ascii="Times New Roman" w:hAnsi="Times New Roman" w:cs="Times New Roman"/>
          <w:color w:val="000000"/>
          <w:sz w:val="24"/>
          <w:szCs w:val="24"/>
        </w:rPr>
        <w:t>3A if posting status equal “Not posting”, Lecturer can edit question.</w:t>
      </w:r>
    </w:p>
    <w:p w14:paraId="14A36C7D" w14:textId="77777777" w:rsidR="0079798C" w:rsidRPr="00AC49F2" w:rsidRDefault="0079798C" w:rsidP="0079798C">
      <w:pPr>
        <w:pStyle w:val="ListParagraph"/>
        <w:numPr>
          <w:ilvl w:val="0"/>
          <w:numId w:val="73"/>
        </w:numPr>
        <w:spacing w:after="0" w:line="240" w:lineRule="auto"/>
        <w:ind w:left="1843" w:hanging="283"/>
        <w:rPr>
          <w:rFonts w:ascii="Times New Roman" w:hAnsi="Times New Roman" w:cs="Times New Roman"/>
          <w:sz w:val="24"/>
          <w:szCs w:val="24"/>
        </w:rPr>
      </w:pPr>
      <w:r w:rsidRPr="00AC49F2">
        <w:rPr>
          <w:rFonts w:ascii="Times New Roman" w:hAnsi="Times New Roman" w:cs="Times New Roman"/>
          <w:sz w:val="24"/>
          <w:szCs w:val="24"/>
        </w:rPr>
        <w:t>Lecturer enters to Edition assignment and quiz page on the web application.</w:t>
      </w:r>
    </w:p>
    <w:p w14:paraId="4D426D51" w14:textId="77777777" w:rsidR="0079798C" w:rsidRPr="00FF0A3A" w:rsidRDefault="0079798C" w:rsidP="0079798C">
      <w:pPr>
        <w:numPr>
          <w:ilvl w:val="0"/>
          <w:numId w:val="73"/>
        </w:numPr>
        <w:spacing w:after="0" w:line="240" w:lineRule="auto"/>
        <w:ind w:left="1843" w:hanging="283"/>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01CAC7A7" w14:textId="2D0C8BC6" w:rsidR="0079798C" w:rsidRDefault="0079798C" w:rsidP="00731399">
      <w:pPr>
        <w:numPr>
          <w:ilvl w:val="0"/>
          <w:numId w:val="73"/>
        </w:numPr>
        <w:spacing w:after="0" w:line="240" w:lineRule="auto"/>
        <w:ind w:left="1843" w:hanging="283"/>
        <w:contextualSpacing/>
        <w:rPr>
          <w:rFonts w:ascii="Times New Roman" w:hAnsi="Times New Roman" w:cs="Times New Roman"/>
          <w:sz w:val="24"/>
          <w:szCs w:val="24"/>
        </w:rPr>
      </w:pPr>
      <w:r w:rsidRPr="00FF0A3A">
        <w:rPr>
          <w:rFonts w:ascii="Times New Roman" w:hAnsi="Times New Roman" w:cs="Times New Roman"/>
          <w:sz w:val="24"/>
          <w:szCs w:val="24"/>
        </w:rPr>
        <w:t>Lecturer submits assignment or quiz information into web application.</w:t>
      </w:r>
    </w:p>
    <w:p w14:paraId="0A256F04" w14:textId="5AA609C8" w:rsidR="0079798C" w:rsidRPr="00731399" w:rsidRDefault="0079798C" w:rsidP="00731399">
      <w:pPr>
        <w:numPr>
          <w:ilvl w:val="0"/>
          <w:numId w:val="73"/>
        </w:numPr>
        <w:spacing w:after="0" w:line="240" w:lineRule="auto"/>
        <w:ind w:left="1843" w:hanging="283"/>
        <w:contextualSpacing/>
        <w:rPr>
          <w:rFonts w:ascii="Times New Roman" w:hAnsi="Times New Roman" w:cs="Times New Roman"/>
          <w:sz w:val="24"/>
          <w:szCs w:val="24"/>
        </w:rPr>
      </w:pPr>
      <w:r w:rsidRPr="00060AF3">
        <w:rPr>
          <w:rFonts w:ascii="Times New Roman" w:hAnsi="Times New Roman" w:cs="Times New Roman"/>
          <w:sz w:val="24"/>
          <w:szCs w:val="24"/>
        </w:rPr>
        <w:t>Lecturer submits editing testing form</w:t>
      </w:r>
      <w:r>
        <w:rPr>
          <w:rFonts w:ascii="Times New Roman" w:hAnsi="Times New Roman" w:cs="Times New Roman"/>
          <w:sz w:val="24"/>
          <w:szCs w:val="24"/>
        </w:rPr>
        <w:t>.</w:t>
      </w:r>
    </w:p>
    <w:p w14:paraId="1F50C03A" w14:textId="77777777" w:rsidR="0079798C" w:rsidRPr="00060AF3" w:rsidRDefault="0079798C" w:rsidP="00146DFC">
      <w:pPr>
        <w:spacing w:after="0" w:line="240" w:lineRule="auto"/>
        <w:jc w:val="thaiDistribute"/>
        <w:rPr>
          <w:rFonts w:ascii="Times New Roman" w:hAnsi="Times New Roman" w:cs="Times New Roman"/>
          <w:sz w:val="24"/>
          <w:szCs w:val="24"/>
        </w:rPr>
      </w:pPr>
    </w:p>
    <w:p w14:paraId="0C12AF01" w14:textId="0B954E04" w:rsidR="00FF0A3A" w:rsidRPr="00060AF3" w:rsidRDefault="0079798C" w:rsidP="001300F3">
      <w:pPr>
        <w:spacing w:after="0" w:line="240" w:lineRule="auto"/>
        <w:ind w:firstLine="360"/>
        <w:jc w:val="thaiDistribute"/>
        <w:rPr>
          <w:rFonts w:ascii="Times New Roman" w:hAnsi="Times New Roman" w:cs="Times New Roman"/>
          <w:sz w:val="24"/>
          <w:szCs w:val="24"/>
        </w:rPr>
      </w:pPr>
      <w:r>
        <w:rPr>
          <w:rFonts w:ascii="Times New Roman" w:hAnsi="Times New Roman" w:cs="Times New Roman"/>
          <w:sz w:val="24"/>
          <w:szCs w:val="24"/>
        </w:rPr>
        <w:t>2</w:t>
      </w:r>
      <w:r w:rsidR="00FF0A3A" w:rsidRPr="00060AF3">
        <w:rPr>
          <w:rFonts w:ascii="Times New Roman" w:hAnsi="Times New Roman" w:cs="Times New Roman"/>
          <w:sz w:val="24"/>
          <w:szCs w:val="24"/>
        </w:rPr>
        <w:t>A</w:t>
      </w:r>
      <w:r>
        <w:rPr>
          <w:rFonts w:ascii="Times New Roman" w:hAnsi="Times New Roman" w:cs="Times New Roman"/>
          <w:sz w:val="24"/>
          <w:szCs w:val="24"/>
        </w:rPr>
        <w:t xml:space="preserve"> of 3A</w:t>
      </w:r>
      <w:r w:rsidR="00FF0A3A" w:rsidRPr="00060AF3">
        <w:rPr>
          <w:rFonts w:ascii="Times New Roman" w:hAnsi="Times New Roman" w:cs="Times New Roman"/>
          <w:sz w:val="24"/>
          <w:szCs w:val="24"/>
        </w:rPr>
        <w:t xml:space="preserve">. Lecturer provides type of question is true/false question. </w:t>
      </w:r>
    </w:p>
    <w:p w14:paraId="43D07FDF"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choice description, a solution, and question point.</w:t>
      </w:r>
    </w:p>
    <w:p w14:paraId="30C664EE" w14:textId="2B7E3BBD"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61ACCE9" w14:textId="7E8980B6"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060AF3">
        <w:rPr>
          <w:rFonts w:ascii="Times New Roman" w:hAnsi="Times New Roman" w:cs="Times New Roman"/>
          <w:sz w:val="24"/>
          <w:szCs w:val="24"/>
        </w:rPr>
        <w:t>.</w:t>
      </w:r>
    </w:p>
    <w:p w14:paraId="0D33E74E" w14:textId="77777777" w:rsidR="00FF0A3A" w:rsidRPr="00060AF3" w:rsidRDefault="00FF0A3A" w:rsidP="00FF0A3A">
      <w:pPr>
        <w:spacing w:after="0" w:line="240" w:lineRule="auto"/>
        <w:ind w:left="1800"/>
        <w:contextualSpacing/>
        <w:jc w:val="thaiDistribute"/>
        <w:rPr>
          <w:rFonts w:ascii="Times New Roman" w:hAnsi="Times New Roman" w:cs="Times New Roman"/>
          <w:sz w:val="24"/>
          <w:szCs w:val="24"/>
        </w:rPr>
      </w:pPr>
    </w:p>
    <w:p w14:paraId="1B3D5AF4" w14:textId="79DEA8EC" w:rsidR="00FF0A3A" w:rsidRPr="00060AF3" w:rsidRDefault="0079798C" w:rsidP="001300F3">
      <w:pPr>
        <w:spacing w:after="0" w:line="240" w:lineRule="auto"/>
        <w:ind w:firstLine="360"/>
        <w:jc w:val="thaiDistribute"/>
        <w:rPr>
          <w:rFonts w:ascii="Times New Roman" w:hAnsi="Times New Roman" w:cs="Times New Roman"/>
          <w:sz w:val="24"/>
          <w:szCs w:val="24"/>
        </w:rPr>
      </w:pPr>
      <w:r>
        <w:rPr>
          <w:rFonts w:ascii="Times New Roman" w:hAnsi="Times New Roman" w:cs="Times New Roman"/>
          <w:sz w:val="24"/>
          <w:szCs w:val="24"/>
        </w:rPr>
        <w:t>2</w:t>
      </w:r>
      <w:r w:rsidR="00FF0A3A" w:rsidRPr="00060AF3">
        <w:rPr>
          <w:rFonts w:ascii="Times New Roman" w:hAnsi="Times New Roman" w:cs="Times New Roman"/>
          <w:sz w:val="24"/>
          <w:szCs w:val="24"/>
        </w:rPr>
        <w:t>B</w:t>
      </w:r>
      <w:r>
        <w:rPr>
          <w:rFonts w:ascii="Times New Roman" w:hAnsi="Times New Roman" w:cs="Times New Roman"/>
          <w:sz w:val="24"/>
          <w:szCs w:val="24"/>
        </w:rPr>
        <w:t xml:space="preserve"> of 3A</w:t>
      </w:r>
      <w:r w:rsidR="00FF0A3A" w:rsidRPr="00060AF3">
        <w:rPr>
          <w:rFonts w:ascii="Times New Roman" w:hAnsi="Times New Roman" w:cs="Times New Roman"/>
          <w:sz w:val="24"/>
          <w:szCs w:val="24"/>
        </w:rPr>
        <w:t xml:space="preserve">. Lecturer provides type of question is short answer. </w:t>
      </w:r>
    </w:p>
    <w:p w14:paraId="1BD6FE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and question point.</w:t>
      </w:r>
    </w:p>
    <w:p w14:paraId="21E6007A" w14:textId="23FE7DFC"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FAD0684"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testing information from Lecturer.</w:t>
      </w:r>
    </w:p>
    <w:p w14:paraId="286AE300" w14:textId="21041A34" w:rsidR="00FF0A3A" w:rsidRDefault="00FF0A3A" w:rsidP="00146DFC">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Flow of execution resumes to step </w:t>
      </w:r>
      <w:r w:rsidR="004E6878">
        <w:rPr>
          <w:rFonts w:ascii="Times New Roman" w:hAnsi="Times New Roman" w:cs="Times New Roman"/>
          <w:sz w:val="24"/>
          <w:szCs w:val="24"/>
        </w:rPr>
        <w:t>8</w:t>
      </w:r>
      <w:r w:rsidRPr="00060AF3">
        <w:rPr>
          <w:rFonts w:ascii="Times New Roman" w:hAnsi="Times New Roman" w:cs="Times New Roman"/>
          <w:sz w:val="24"/>
          <w:szCs w:val="24"/>
        </w:rPr>
        <w:t>.</w:t>
      </w:r>
      <w:commentRangeEnd w:id="351"/>
      <w:r w:rsidR="001F1DFC">
        <w:rPr>
          <w:rStyle w:val="CommentReference"/>
        </w:rPr>
        <w:commentReference w:id="351"/>
      </w:r>
    </w:p>
    <w:p w14:paraId="088045E7" w14:textId="77777777" w:rsidR="00DB477F" w:rsidRDefault="00DB477F" w:rsidP="00FF0A3A">
      <w:pPr>
        <w:spacing w:after="0" w:line="240" w:lineRule="auto"/>
        <w:jc w:val="thaiDistribute"/>
        <w:rPr>
          <w:rFonts w:ascii="Times New Roman" w:hAnsi="Times New Roman" w:cs="Times New Roman"/>
          <w:sz w:val="24"/>
          <w:szCs w:val="24"/>
        </w:rPr>
      </w:pPr>
    </w:p>
    <w:p w14:paraId="3C0656DB" w14:textId="77777777" w:rsidR="00DB477F" w:rsidRDefault="00DB477F" w:rsidP="00FF0A3A">
      <w:pPr>
        <w:spacing w:after="0" w:line="240" w:lineRule="auto"/>
        <w:jc w:val="thaiDistribute"/>
        <w:rPr>
          <w:rFonts w:ascii="Times New Roman" w:hAnsi="Times New Roman" w:cs="Times New Roman"/>
          <w:sz w:val="24"/>
          <w:szCs w:val="24"/>
        </w:rPr>
      </w:pPr>
    </w:p>
    <w:p w14:paraId="5A3EE247" w14:textId="77777777" w:rsidR="00DB477F" w:rsidRDefault="00DB477F" w:rsidP="00FF0A3A">
      <w:pPr>
        <w:spacing w:after="0" w:line="240" w:lineRule="auto"/>
        <w:jc w:val="thaiDistribute"/>
        <w:rPr>
          <w:rFonts w:ascii="Times New Roman" w:hAnsi="Times New Roman" w:cs="Times New Roman"/>
          <w:sz w:val="24"/>
          <w:szCs w:val="24"/>
        </w:rPr>
      </w:pPr>
    </w:p>
    <w:p w14:paraId="424AB65C" w14:textId="77777777" w:rsidR="00DB477F" w:rsidRDefault="00DB477F" w:rsidP="00FF0A3A">
      <w:pPr>
        <w:spacing w:after="0" w:line="240" w:lineRule="auto"/>
        <w:jc w:val="thaiDistribute"/>
        <w:rPr>
          <w:rFonts w:ascii="Times New Roman" w:hAnsi="Times New Roman" w:cs="Times New Roman"/>
          <w:sz w:val="24"/>
          <w:szCs w:val="24"/>
        </w:rPr>
      </w:pPr>
    </w:p>
    <w:p w14:paraId="27934647"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8E358ED" w14:textId="55AB3698" w:rsidR="003B5972" w:rsidRDefault="003B5972" w:rsidP="00FF0A3A">
      <w:pPr>
        <w:spacing w:after="0" w:line="240" w:lineRule="auto"/>
        <w:jc w:val="thaiDistribute"/>
        <w:rPr>
          <w:rFonts w:ascii="Times New Roman" w:hAnsi="Times New Roman" w:cs="Times New Roman"/>
          <w:b/>
          <w:bCs/>
          <w:sz w:val="29"/>
          <w:szCs w:val="29"/>
        </w:rPr>
      </w:pPr>
      <w:commentRangeStart w:id="352"/>
      <w:r>
        <w:rPr>
          <w:rFonts w:ascii="Times New Roman" w:hAnsi="Times New Roman" w:cs="Times New Roman"/>
          <w:b/>
          <w:bCs/>
          <w:sz w:val="29"/>
          <w:szCs w:val="29"/>
        </w:rPr>
        <w:t xml:space="preserve">AC-17.1 </w:t>
      </w:r>
      <w:r w:rsidRPr="00115F1A">
        <w:rPr>
          <w:rFonts w:ascii="Times New Roman" w:hAnsi="Times New Roman" w:cs="Times New Roman"/>
          <w:b/>
          <w:bCs/>
          <w:sz w:val="29"/>
          <w:szCs w:val="29"/>
        </w:rPr>
        <w:t>Lecturer can edit assignments or quizzes information which are multiple choices question, true/false question, and short answers.</w:t>
      </w:r>
      <w:commentRangeEnd w:id="352"/>
      <w:r w:rsidR="00BE4898">
        <w:rPr>
          <w:rStyle w:val="CommentReference"/>
        </w:rPr>
        <w:commentReference w:id="352"/>
      </w:r>
    </w:p>
    <w:p w14:paraId="245A5A55" w14:textId="77777777" w:rsidR="003B5972" w:rsidRDefault="003B5972" w:rsidP="00FF0A3A">
      <w:pPr>
        <w:spacing w:after="0" w:line="240" w:lineRule="auto"/>
        <w:jc w:val="thaiDistribute"/>
        <w:rPr>
          <w:rFonts w:ascii="Times New Roman" w:hAnsi="Times New Roman" w:cs="Times New Roman"/>
          <w:b/>
          <w:bCs/>
          <w:sz w:val="29"/>
          <w:szCs w:val="29"/>
        </w:rPr>
      </w:pPr>
    </w:p>
    <w:p w14:paraId="3948450C" w14:textId="77777777" w:rsidR="003B5972" w:rsidRDefault="003B5972" w:rsidP="00FF0A3A">
      <w:pPr>
        <w:spacing w:after="0" w:line="240" w:lineRule="auto"/>
        <w:jc w:val="thaiDistribute"/>
        <w:rPr>
          <w:rFonts w:ascii="Times New Roman" w:hAnsi="Times New Roman" w:cs="Times New Roman"/>
          <w:b/>
          <w:bCs/>
          <w:sz w:val="29"/>
          <w:szCs w:val="29"/>
        </w:rPr>
      </w:pPr>
    </w:p>
    <w:p w14:paraId="248DB2DB" w14:textId="4ECC530E" w:rsidR="003B5972" w:rsidRDefault="00273462" w:rsidP="00FF0A3A">
      <w:pPr>
        <w:spacing w:after="0" w:line="240" w:lineRule="auto"/>
        <w:jc w:val="thaiDistribute"/>
        <w:rPr>
          <w:rFonts w:ascii="Times New Roman" w:hAnsi="Times New Roman" w:cs="Times New Roman"/>
          <w:b/>
          <w:bCs/>
          <w:sz w:val="29"/>
          <w:szCs w:val="29"/>
        </w:rPr>
      </w:pPr>
      <w:commentRangeStart w:id="353"/>
      <w:ins w:id="354" w:author="KKD Windows Se7en V1" w:date="2014-07-25T00:44:00Z">
        <w:r>
          <w:rPr>
            <w:rFonts w:ascii="Times New Roman" w:hAnsi="Times New Roman" w:cs="Times New Roman"/>
            <w:b/>
            <w:bCs/>
            <w:noProof/>
            <w:sz w:val="29"/>
            <w:szCs w:val="29"/>
            <w:rPrChange w:id="355" w:author="Unknown">
              <w:rPr>
                <w:noProof/>
              </w:rPr>
            </w:rPrChange>
          </w:rPr>
          <w:drawing>
            <wp:anchor distT="0" distB="0" distL="114300" distR="114300" simplePos="0" relativeHeight="251745280" behindDoc="1" locked="0" layoutInCell="1" allowOverlap="1" wp14:anchorId="73536B3D" wp14:editId="2F3EA3AC">
              <wp:simplePos x="0" y="0"/>
              <wp:positionH relativeFrom="column">
                <wp:posOffset>0</wp:posOffset>
              </wp:positionH>
              <wp:positionV relativeFrom="paragraph">
                <wp:posOffset>-3175</wp:posOffset>
              </wp:positionV>
              <wp:extent cx="5731510" cy="3753485"/>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17.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753485"/>
                      </a:xfrm>
                      <a:prstGeom prst="rect">
                        <a:avLst/>
                      </a:prstGeom>
                    </pic:spPr>
                  </pic:pic>
                </a:graphicData>
              </a:graphic>
              <wp14:sizeRelH relativeFrom="page">
                <wp14:pctWidth>0</wp14:pctWidth>
              </wp14:sizeRelH>
              <wp14:sizeRelV relativeFrom="page">
                <wp14:pctHeight>0</wp14:pctHeight>
              </wp14:sizeRelV>
            </wp:anchor>
          </w:drawing>
        </w:r>
      </w:ins>
      <w:commentRangeEnd w:id="353"/>
      <w:r w:rsidR="001F1DFC">
        <w:rPr>
          <w:rStyle w:val="CommentReference"/>
        </w:rPr>
        <w:commentReference w:id="353"/>
      </w:r>
    </w:p>
    <w:p w14:paraId="6B1338B3" w14:textId="77777777" w:rsidR="003B5972" w:rsidRDefault="003B5972" w:rsidP="00FF0A3A">
      <w:pPr>
        <w:spacing w:after="0" w:line="240" w:lineRule="auto"/>
        <w:jc w:val="thaiDistribute"/>
        <w:rPr>
          <w:rFonts w:ascii="Times New Roman" w:hAnsi="Times New Roman" w:cs="Times New Roman"/>
          <w:b/>
          <w:bCs/>
          <w:sz w:val="29"/>
          <w:szCs w:val="29"/>
        </w:rPr>
      </w:pPr>
    </w:p>
    <w:p w14:paraId="5B730D42" w14:textId="77777777" w:rsidR="003B5972" w:rsidRDefault="003B5972" w:rsidP="00FF0A3A">
      <w:pPr>
        <w:spacing w:after="0" w:line="240" w:lineRule="auto"/>
        <w:jc w:val="thaiDistribute"/>
        <w:rPr>
          <w:rFonts w:ascii="Times New Roman" w:hAnsi="Times New Roman" w:cs="Times New Roman"/>
          <w:b/>
          <w:bCs/>
          <w:sz w:val="29"/>
          <w:szCs w:val="29"/>
        </w:rPr>
      </w:pPr>
    </w:p>
    <w:p w14:paraId="67D07BE9" w14:textId="77777777" w:rsidR="003B5972" w:rsidRDefault="003B5972" w:rsidP="00FF0A3A">
      <w:pPr>
        <w:spacing w:after="0" w:line="240" w:lineRule="auto"/>
        <w:jc w:val="thaiDistribute"/>
        <w:rPr>
          <w:rFonts w:ascii="Times New Roman" w:hAnsi="Times New Roman" w:cs="Times New Roman"/>
          <w:b/>
          <w:bCs/>
          <w:sz w:val="29"/>
          <w:szCs w:val="29"/>
        </w:rPr>
      </w:pPr>
    </w:p>
    <w:p w14:paraId="442E78CE" w14:textId="77777777" w:rsidR="003B5972" w:rsidRDefault="003B5972" w:rsidP="00FF0A3A">
      <w:pPr>
        <w:spacing w:after="0" w:line="240" w:lineRule="auto"/>
        <w:jc w:val="thaiDistribute"/>
        <w:rPr>
          <w:rFonts w:ascii="Times New Roman" w:hAnsi="Times New Roman" w:cs="Times New Roman"/>
          <w:b/>
          <w:bCs/>
          <w:sz w:val="29"/>
          <w:szCs w:val="29"/>
        </w:rPr>
      </w:pPr>
    </w:p>
    <w:p w14:paraId="45DD4489" w14:textId="77777777" w:rsidR="003B5972" w:rsidRDefault="003B5972" w:rsidP="00FF0A3A">
      <w:pPr>
        <w:spacing w:after="0" w:line="240" w:lineRule="auto"/>
        <w:jc w:val="thaiDistribute"/>
        <w:rPr>
          <w:rFonts w:ascii="Times New Roman" w:hAnsi="Times New Roman" w:cs="Times New Roman"/>
          <w:b/>
          <w:bCs/>
          <w:sz w:val="29"/>
          <w:szCs w:val="29"/>
        </w:rPr>
      </w:pPr>
    </w:p>
    <w:p w14:paraId="549B2378" w14:textId="77777777" w:rsidR="003B5972" w:rsidRDefault="003B5972" w:rsidP="00FF0A3A">
      <w:pPr>
        <w:spacing w:after="0" w:line="240" w:lineRule="auto"/>
        <w:jc w:val="thaiDistribute"/>
        <w:rPr>
          <w:rFonts w:ascii="Times New Roman" w:hAnsi="Times New Roman" w:cs="Times New Roman"/>
          <w:b/>
          <w:bCs/>
          <w:sz w:val="29"/>
          <w:szCs w:val="29"/>
        </w:rPr>
      </w:pPr>
    </w:p>
    <w:p w14:paraId="5EAC9B6B" w14:textId="77777777" w:rsidR="003B5972" w:rsidRDefault="003B5972" w:rsidP="00FF0A3A">
      <w:pPr>
        <w:spacing w:after="0" w:line="240" w:lineRule="auto"/>
        <w:jc w:val="thaiDistribute"/>
        <w:rPr>
          <w:rFonts w:ascii="Times New Roman" w:hAnsi="Times New Roman" w:cs="Times New Roman"/>
          <w:b/>
          <w:bCs/>
          <w:sz w:val="29"/>
          <w:szCs w:val="29"/>
        </w:rPr>
      </w:pPr>
    </w:p>
    <w:p w14:paraId="1ED33622" w14:textId="77777777" w:rsidR="003B5972" w:rsidRDefault="003B5972" w:rsidP="00FF0A3A">
      <w:pPr>
        <w:spacing w:after="0" w:line="240" w:lineRule="auto"/>
        <w:jc w:val="thaiDistribute"/>
        <w:rPr>
          <w:rFonts w:ascii="Times New Roman" w:hAnsi="Times New Roman" w:cs="Times New Roman"/>
          <w:b/>
          <w:bCs/>
          <w:sz w:val="29"/>
          <w:szCs w:val="29"/>
        </w:rPr>
      </w:pPr>
    </w:p>
    <w:p w14:paraId="27D07D29" w14:textId="77777777" w:rsidR="003B5972" w:rsidRDefault="003B5972" w:rsidP="00FF0A3A">
      <w:pPr>
        <w:spacing w:after="0" w:line="240" w:lineRule="auto"/>
        <w:jc w:val="thaiDistribute"/>
        <w:rPr>
          <w:rFonts w:ascii="Times New Roman" w:hAnsi="Times New Roman" w:cs="Times New Roman"/>
          <w:b/>
          <w:bCs/>
          <w:sz w:val="29"/>
          <w:szCs w:val="29"/>
        </w:rPr>
      </w:pPr>
    </w:p>
    <w:p w14:paraId="045E5A53" w14:textId="77777777" w:rsidR="003B5972" w:rsidRDefault="003B5972" w:rsidP="00FF0A3A">
      <w:pPr>
        <w:spacing w:after="0" w:line="240" w:lineRule="auto"/>
        <w:jc w:val="thaiDistribute"/>
        <w:rPr>
          <w:rFonts w:ascii="Times New Roman" w:hAnsi="Times New Roman" w:cs="Times New Roman"/>
          <w:b/>
          <w:bCs/>
          <w:sz w:val="29"/>
          <w:szCs w:val="29"/>
        </w:rPr>
      </w:pPr>
    </w:p>
    <w:p w14:paraId="32BBE01F" w14:textId="77777777" w:rsidR="003B5972" w:rsidRDefault="003B5972" w:rsidP="00FF0A3A">
      <w:pPr>
        <w:spacing w:after="0" w:line="240" w:lineRule="auto"/>
        <w:jc w:val="thaiDistribute"/>
        <w:rPr>
          <w:rFonts w:ascii="Times New Roman" w:hAnsi="Times New Roman" w:cs="Times New Roman"/>
          <w:b/>
          <w:bCs/>
          <w:sz w:val="29"/>
          <w:szCs w:val="29"/>
        </w:rPr>
      </w:pPr>
    </w:p>
    <w:p w14:paraId="6C91C10D" w14:textId="77777777" w:rsidR="003B5972" w:rsidRDefault="003B5972" w:rsidP="00FF0A3A">
      <w:pPr>
        <w:spacing w:after="0" w:line="240" w:lineRule="auto"/>
        <w:jc w:val="thaiDistribute"/>
        <w:rPr>
          <w:rFonts w:ascii="Times New Roman" w:hAnsi="Times New Roman" w:cs="Times New Roman"/>
          <w:b/>
          <w:bCs/>
          <w:sz w:val="29"/>
          <w:szCs w:val="29"/>
        </w:rPr>
      </w:pPr>
    </w:p>
    <w:p w14:paraId="2EA80DFA" w14:textId="77777777" w:rsidR="003B5972" w:rsidRDefault="003B5972" w:rsidP="00FF0A3A">
      <w:pPr>
        <w:spacing w:after="0" w:line="240" w:lineRule="auto"/>
        <w:jc w:val="thaiDistribute"/>
        <w:rPr>
          <w:rFonts w:ascii="Times New Roman" w:hAnsi="Times New Roman" w:cs="Times New Roman"/>
          <w:b/>
          <w:bCs/>
          <w:sz w:val="29"/>
          <w:szCs w:val="29"/>
        </w:rPr>
      </w:pPr>
    </w:p>
    <w:p w14:paraId="002D0C36" w14:textId="77777777" w:rsidR="003B5972" w:rsidRDefault="003B5972" w:rsidP="00FF0A3A">
      <w:pPr>
        <w:spacing w:after="0" w:line="240" w:lineRule="auto"/>
        <w:jc w:val="thaiDistribute"/>
        <w:rPr>
          <w:rFonts w:ascii="Times New Roman" w:hAnsi="Times New Roman" w:cs="Times New Roman"/>
          <w:b/>
          <w:bCs/>
          <w:sz w:val="29"/>
          <w:szCs w:val="29"/>
        </w:rPr>
      </w:pPr>
    </w:p>
    <w:p w14:paraId="5B3A25AB" w14:textId="77777777" w:rsidR="003B5972" w:rsidRDefault="003B5972" w:rsidP="00FF0A3A">
      <w:pPr>
        <w:spacing w:after="0" w:line="240" w:lineRule="auto"/>
        <w:jc w:val="thaiDistribute"/>
        <w:rPr>
          <w:rFonts w:ascii="Times New Roman" w:hAnsi="Times New Roman" w:cs="Times New Roman"/>
          <w:b/>
          <w:bCs/>
          <w:sz w:val="29"/>
          <w:szCs w:val="29"/>
        </w:rPr>
      </w:pPr>
    </w:p>
    <w:p w14:paraId="60C3F7D9" w14:textId="77777777" w:rsidR="003B5972" w:rsidRDefault="003B5972" w:rsidP="00FF0A3A">
      <w:pPr>
        <w:spacing w:after="0" w:line="240" w:lineRule="auto"/>
        <w:jc w:val="thaiDistribute"/>
        <w:rPr>
          <w:rFonts w:ascii="Times New Roman" w:hAnsi="Times New Roman" w:cs="Times New Roman"/>
          <w:b/>
          <w:bCs/>
          <w:sz w:val="29"/>
          <w:szCs w:val="29"/>
        </w:rPr>
      </w:pPr>
    </w:p>
    <w:p w14:paraId="5908292E" w14:textId="77777777" w:rsidR="003B5972" w:rsidRDefault="003B5972" w:rsidP="00FF0A3A">
      <w:pPr>
        <w:spacing w:after="0" w:line="240" w:lineRule="auto"/>
        <w:jc w:val="thaiDistribute"/>
        <w:rPr>
          <w:rFonts w:ascii="Times New Roman" w:hAnsi="Times New Roman" w:cs="Times New Roman"/>
          <w:b/>
          <w:bCs/>
          <w:sz w:val="29"/>
          <w:szCs w:val="29"/>
        </w:rPr>
      </w:pPr>
    </w:p>
    <w:p w14:paraId="2920B263" w14:textId="77777777" w:rsidR="003B5972" w:rsidRDefault="003B5972" w:rsidP="00FF0A3A">
      <w:pPr>
        <w:spacing w:after="0" w:line="240" w:lineRule="auto"/>
        <w:jc w:val="thaiDistribute"/>
        <w:rPr>
          <w:rFonts w:ascii="Times New Roman" w:hAnsi="Times New Roman" w:cs="Times New Roman"/>
          <w:b/>
          <w:bCs/>
          <w:sz w:val="29"/>
          <w:szCs w:val="29"/>
        </w:rPr>
      </w:pPr>
    </w:p>
    <w:p w14:paraId="66685049" w14:textId="77777777" w:rsidR="003B5972" w:rsidRDefault="003B5972" w:rsidP="00FF0A3A">
      <w:pPr>
        <w:spacing w:after="0" w:line="240" w:lineRule="auto"/>
        <w:jc w:val="thaiDistribute"/>
        <w:rPr>
          <w:rFonts w:ascii="Times New Roman" w:hAnsi="Times New Roman" w:cs="Times New Roman"/>
          <w:b/>
          <w:bCs/>
          <w:sz w:val="29"/>
          <w:szCs w:val="29"/>
        </w:rPr>
      </w:pPr>
    </w:p>
    <w:p w14:paraId="4ADCF5EF" w14:textId="77777777" w:rsidR="003B5972" w:rsidRDefault="003B5972" w:rsidP="00FF0A3A">
      <w:pPr>
        <w:spacing w:after="0" w:line="240" w:lineRule="auto"/>
        <w:jc w:val="thaiDistribute"/>
        <w:rPr>
          <w:rFonts w:ascii="Times New Roman" w:hAnsi="Times New Roman" w:cs="Times New Roman"/>
          <w:b/>
          <w:bCs/>
          <w:sz w:val="29"/>
          <w:szCs w:val="29"/>
        </w:rPr>
      </w:pPr>
    </w:p>
    <w:p w14:paraId="19D39D81" w14:textId="77777777" w:rsidR="003B5972" w:rsidRDefault="003B5972" w:rsidP="00FF0A3A">
      <w:pPr>
        <w:spacing w:after="0" w:line="240" w:lineRule="auto"/>
        <w:jc w:val="thaiDistribute"/>
        <w:rPr>
          <w:rFonts w:ascii="Times New Roman" w:hAnsi="Times New Roman" w:cs="Times New Roman"/>
          <w:b/>
          <w:bCs/>
          <w:sz w:val="29"/>
          <w:szCs w:val="29"/>
        </w:rPr>
      </w:pPr>
    </w:p>
    <w:p w14:paraId="664E22DF" w14:textId="77777777" w:rsidR="003B5972" w:rsidRDefault="003B5972" w:rsidP="00FF0A3A">
      <w:pPr>
        <w:spacing w:after="0" w:line="240" w:lineRule="auto"/>
        <w:jc w:val="thaiDistribute"/>
        <w:rPr>
          <w:rFonts w:ascii="Times New Roman" w:hAnsi="Times New Roman" w:cs="Times New Roman"/>
          <w:b/>
          <w:bCs/>
          <w:sz w:val="29"/>
          <w:szCs w:val="29"/>
        </w:rPr>
      </w:pPr>
    </w:p>
    <w:p w14:paraId="5E9CAA03" w14:textId="77777777" w:rsidR="003B5972" w:rsidRDefault="003B5972" w:rsidP="00FF0A3A">
      <w:pPr>
        <w:spacing w:after="0" w:line="240" w:lineRule="auto"/>
        <w:jc w:val="thaiDistribute"/>
        <w:rPr>
          <w:rFonts w:ascii="Times New Roman" w:hAnsi="Times New Roman" w:cs="Times New Roman"/>
          <w:b/>
          <w:bCs/>
          <w:sz w:val="29"/>
          <w:szCs w:val="29"/>
        </w:rPr>
      </w:pPr>
    </w:p>
    <w:p w14:paraId="3B332F99" w14:textId="77777777" w:rsidR="003B5972" w:rsidRDefault="003B5972" w:rsidP="00FF0A3A">
      <w:pPr>
        <w:spacing w:after="0" w:line="240" w:lineRule="auto"/>
        <w:jc w:val="thaiDistribute"/>
        <w:rPr>
          <w:rFonts w:ascii="Times New Roman" w:hAnsi="Times New Roman" w:cs="Times New Roman"/>
          <w:b/>
          <w:bCs/>
          <w:sz w:val="29"/>
          <w:szCs w:val="29"/>
        </w:rPr>
      </w:pPr>
    </w:p>
    <w:p w14:paraId="35B5D9BF" w14:textId="77777777" w:rsidR="003B5972" w:rsidRDefault="003B5972" w:rsidP="00FF0A3A">
      <w:pPr>
        <w:spacing w:after="0" w:line="240" w:lineRule="auto"/>
        <w:jc w:val="thaiDistribute"/>
        <w:rPr>
          <w:rFonts w:ascii="Times New Roman" w:hAnsi="Times New Roman" w:cs="Times New Roman"/>
          <w:b/>
          <w:bCs/>
          <w:sz w:val="29"/>
          <w:szCs w:val="29"/>
        </w:rPr>
      </w:pPr>
    </w:p>
    <w:p w14:paraId="1C6F5413" w14:textId="77777777" w:rsidR="003B5972" w:rsidRDefault="003B5972" w:rsidP="00FF0A3A">
      <w:pPr>
        <w:spacing w:after="0" w:line="240" w:lineRule="auto"/>
        <w:jc w:val="thaiDistribute"/>
        <w:rPr>
          <w:rFonts w:ascii="Times New Roman" w:hAnsi="Times New Roman" w:cs="Times New Roman"/>
          <w:b/>
          <w:bCs/>
          <w:sz w:val="29"/>
          <w:szCs w:val="29"/>
        </w:rPr>
      </w:pPr>
    </w:p>
    <w:p w14:paraId="75F90EA7" w14:textId="77777777" w:rsidR="003B5972" w:rsidRDefault="003B5972" w:rsidP="00FF0A3A">
      <w:pPr>
        <w:spacing w:after="0" w:line="240" w:lineRule="auto"/>
        <w:jc w:val="thaiDistribute"/>
        <w:rPr>
          <w:rFonts w:ascii="Times New Roman" w:hAnsi="Times New Roman" w:cs="Times New Roman"/>
          <w:b/>
          <w:bCs/>
          <w:sz w:val="29"/>
          <w:szCs w:val="29"/>
        </w:rPr>
      </w:pPr>
    </w:p>
    <w:p w14:paraId="6EB40DE2" w14:textId="77777777" w:rsidR="003B5972" w:rsidRDefault="003B5972" w:rsidP="00FF0A3A">
      <w:pPr>
        <w:spacing w:after="0" w:line="240" w:lineRule="auto"/>
        <w:jc w:val="thaiDistribute"/>
        <w:rPr>
          <w:rFonts w:ascii="Times New Roman" w:hAnsi="Times New Roman" w:cs="Times New Roman"/>
          <w:b/>
          <w:bCs/>
          <w:sz w:val="29"/>
          <w:szCs w:val="29"/>
        </w:rPr>
      </w:pPr>
    </w:p>
    <w:p w14:paraId="0C8582A1" w14:textId="77777777" w:rsidR="003B5972" w:rsidRDefault="003B5972" w:rsidP="00FF0A3A">
      <w:pPr>
        <w:spacing w:after="0" w:line="240" w:lineRule="auto"/>
        <w:jc w:val="thaiDistribute"/>
        <w:rPr>
          <w:rFonts w:ascii="Times New Roman" w:hAnsi="Times New Roman" w:cs="Times New Roman"/>
          <w:b/>
          <w:bCs/>
          <w:sz w:val="29"/>
          <w:szCs w:val="29"/>
        </w:rPr>
      </w:pPr>
    </w:p>
    <w:p w14:paraId="78F100C6" w14:textId="77777777" w:rsidR="003B5972" w:rsidRDefault="003B5972" w:rsidP="00FF0A3A">
      <w:pPr>
        <w:spacing w:after="0" w:line="240" w:lineRule="auto"/>
        <w:jc w:val="thaiDistribute"/>
        <w:rPr>
          <w:rFonts w:ascii="Times New Roman" w:hAnsi="Times New Roman" w:cs="Times New Roman"/>
          <w:b/>
          <w:bCs/>
          <w:sz w:val="29"/>
          <w:szCs w:val="29"/>
        </w:rPr>
      </w:pPr>
    </w:p>
    <w:p w14:paraId="50B7A52A" w14:textId="77777777" w:rsidR="003B5972" w:rsidRDefault="003B5972" w:rsidP="00FF0A3A">
      <w:pPr>
        <w:spacing w:after="0" w:line="240" w:lineRule="auto"/>
        <w:jc w:val="thaiDistribute"/>
        <w:rPr>
          <w:rFonts w:ascii="Times New Roman" w:hAnsi="Times New Roman" w:cs="Times New Roman"/>
          <w:b/>
          <w:bCs/>
          <w:sz w:val="29"/>
          <w:szCs w:val="29"/>
        </w:rPr>
      </w:pPr>
    </w:p>
    <w:p w14:paraId="30481234" w14:textId="77777777" w:rsidR="003B5972" w:rsidRDefault="003B5972" w:rsidP="00FF0A3A">
      <w:pPr>
        <w:spacing w:after="0" w:line="240" w:lineRule="auto"/>
        <w:jc w:val="thaiDistribute"/>
        <w:rPr>
          <w:rFonts w:ascii="Times New Roman" w:hAnsi="Times New Roman" w:cs="Times New Roman"/>
          <w:b/>
          <w:bCs/>
          <w:sz w:val="29"/>
          <w:szCs w:val="29"/>
        </w:rPr>
      </w:pPr>
    </w:p>
    <w:p w14:paraId="57EF157A" w14:textId="77777777" w:rsidR="003B5972" w:rsidRDefault="003B5972" w:rsidP="00FF0A3A">
      <w:pPr>
        <w:spacing w:after="0" w:line="240" w:lineRule="auto"/>
        <w:jc w:val="thaiDistribute"/>
        <w:rPr>
          <w:rFonts w:ascii="Times New Roman" w:hAnsi="Times New Roman" w:cs="Times New Roman"/>
          <w:b/>
          <w:bCs/>
          <w:sz w:val="29"/>
          <w:szCs w:val="29"/>
        </w:rPr>
      </w:pPr>
    </w:p>
    <w:p w14:paraId="0A17D931" w14:textId="77777777" w:rsidR="003B5972" w:rsidDel="00273462" w:rsidRDefault="003B5972" w:rsidP="00FF0A3A">
      <w:pPr>
        <w:spacing w:after="0" w:line="240" w:lineRule="auto"/>
        <w:jc w:val="thaiDistribute"/>
        <w:rPr>
          <w:del w:id="356" w:author="KKD Windows Se7en V1" w:date="2014-07-25T00:44:00Z"/>
          <w:rFonts w:ascii="Times New Roman" w:hAnsi="Times New Roman" w:cs="Times New Roman"/>
          <w:b/>
          <w:bCs/>
          <w:sz w:val="29"/>
          <w:szCs w:val="29"/>
        </w:rPr>
      </w:pPr>
    </w:p>
    <w:p w14:paraId="4FF3E78B" w14:textId="77777777" w:rsidR="003B5972" w:rsidRDefault="003B5972" w:rsidP="00FF0A3A">
      <w:pPr>
        <w:spacing w:after="0" w:line="240" w:lineRule="auto"/>
        <w:jc w:val="thaiDistribute"/>
        <w:rPr>
          <w:rFonts w:ascii="Times New Roman" w:hAnsi="Times New Roman" w:cs="Times New Roman"/>
          <w:b/>
          <w:bCs/>
          <w:sz w:val="29"/>
          <w:szCs w:val="29"/>
        </w:rPr>
      </w:pPr>
    </w:p>
    <w:p w14:paraId="57FBCC03" w14:textId="733C0CC1" w:rsidR="00FF0A3A" w:rsidRPr="00060AF3" w:rsidRDefault="00FF0A3A" w:rsidP="00FF0A3A">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Require</w:t>
      </w:r>
      <w:r w:rsidR="009B1105">
        <w:rPr>
          <w:rFonts w:ascii="Times New Roman" w:hAnsi="Times New Roman" w:cs="Times New Roman"/>
          <w:b/>
          <w:bCs/>
          <w:sz w:val="29"/>
          <w:szCs w:val="29"/>
        </w:rPr>
        <w:t>ment Specification of URS 17.1</w:t>
      </w:r>
    </w:p>
    <w:p w14:paraId="71CE6E19" w14:textId="5387C83A"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testing information from Lecturer.</w:t>
      </w:r>
    </w:p>
    <w:p w14:paraId="17629B36" w14:textId="6E034BC9"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16-7.1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w:t>
      </w:r>
      <w:r w:rsidR="001D0379">
        <w:rPr>
          <w:rFonts w:ascii="Times New Roman" w:hAnsi="Times New Roman" w:cs="Times New Roman"/>
          <w:sz w:val="24"/>
          <w:szCs w:val="24"/>
        </w:rPr>
        <w:t>question</w:t>
      </w:r>
      <w:r w:rsidR="001D0379"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information from Lecturer.</w:t>
      </w:r>
    </w:p>
    <w:p w14:paraId="58EDB61C" w14:textId="4638162D"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0</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a, b, c, and d only” message when the multiple choices answer format is wrong.</w:t>
      </w:r>
    </w:p>
    <w:p w14:paraId="3270315B" w14:textId="70B78626"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1</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w:t>
      </w:r>
      <w:proofErr w:type="gramStart"/>
      <w:r w:rsidR="00FF0A3A" w:rsidRPr="00060AF3">
        <w:rPr>
          <w:rFonts w:ascii="Times New Roman" w:hAnsi="Times New Roman" w:cs="Times New Roman"/>
          <w:sz w:val="24"/>
          <w:szCs w:val="24"/>
        </w:rPr>
        <w:t>a and</w:t>
      </w:r>
      <w:proofErr w:type="gramEnd"/>
      <w:r w:rsidR="00FF0A3A" w:rsidRPr="00060AF3">
        <w:rPr>
          <w:rFonts w:ascii="Times New Roman" w:hAnsi="Times New Roman" w:cs="Times New Roman"/>
          <w:sz w:val="24"/>
          <w:szCs w:val="24"/>
        </w:rPr>
        <w:t xml:space="preserve"> b only” message when the true/false answer format is wrong.</w:t>
      </w:r>
    </w:p>
    <w:p w14:paraId="5D1B4983" w14:textId="572F32EB" w:rsidR="00FF0A3A" w:rsidRPr="00060AF3" w:rsidRDefault="009B1105" w:rsidP="00BE4898">
      <w:pPr>
        <w:spacing w:after="0" w:line="240" w:lineRule="auto"/>
        <w:ind w:left="1800" w:hanging="1440"/>
        <w:rPr>
          <w:rFonts w:ascii="Times New Roman" w:hAnsi="Times New Roman" w:cs="Times New Roman"/>
          <w:sz w:val="24"/>
          <w:szCs w:val="24"/>
        </w:rPr>
      </w:pPr>
      <w:r>
        <w:rPr>
          <w:rFonts w:ascii="Times New Roman" w:hAnsi="Times New Roman" w:cs="Times New Roman"/>
          <w:b/>
          <w:bCs/>
          <w:sz w:val="24"/>
          <w:szCs w:val="24"/>
        </w:rPr>
        <w:t>SRS 16-1</w:t>
      </w:r>
      <w:r w:rsidR="00F466F1">
        <w:rPr>
          <w:rFonts w:ascii="Times New Roman" w:hAnsi="Times New Roman" w:cs="Times New Roman"/>
          <w:b/>
          <w:bCs/>
          <w:sz w:val="24"/>
          <w:szCs w:val="24"/>
        </w:rPr>
        <w:t>2</w:t>
      </w:r>
      <w:r>
        <w:rPr>
          <w:rFonts w:ascii="Times New Roman" w:hAnsi="Times New Roman" w:cs="Times New Roman"/>
          <w:b/>
          <w:bCs/>
          <w:sz w:val="24"/>
          <w:szCs w:val="24"/>
        </w:rPr>
        <w:t>.1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“Question point must be number only” message when the question point format is wrong.</w:t>
      </w:r>
    </w:p>
    <w:p w14:paraId="7AE01987" w14:textId="2CC4B7B4"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02404250" w14:textId="48C15177"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redirects to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763CAAAF" w14:textId="7709516B"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106D018D" w14:textId="493DC1CD"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information from the system to display on Edition </w:t>
      </w:r>
      <w:proofErr w:type="gramStart"/>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 page</w:t>
      </w:r>
      <w:proofErr w:type="gramEnd"/>
      <w:r w:rsidR="00FF0A3A" w:rsidRPr="00060AF3">
        <w:rPr>
          <w:rFonts w:ascii="Times New Roman" w:hAnsi="Times New Roman" w:cs="Times New Roman"/>
          <w:sz w:val="24"/>
          <w:szCs w:val="24"/>
        </w:rPr>
        <w:t xml:space="preserv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40E14016" w14:textId="13130D36"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17-5.1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w:t>
      </w:r>
      <w:r w:rsidR="00D31DE4">
        <w:rPr>
          <w:rFonts w:ascii="Times New Roman" w:hAnsi="Times New Roman" w:cs="Times New Roman"/>
          <w:sz w:val="24"/>
          <w:szCs w:val="24"/>
        </w:rPr>
        <w:t xml:space="preserve"> submission time,</w:t>
      </w:r>
      <w:r w:rsidR="00FF0A3A" w:rsidRPr="00060AF3">
        <w:rPr>
          <w:rFonts w:ascii="Times New Roman" w:hAnsi="Times New Roman" w:cs="Times New Roman"/>
          <w:sz w:val="24"/>
          <w:szCs w:val="24"/>
        </w:rPr>
        <w:t xml:space="preserve"> and posting status</w:t>
      </w:r>
      <w:r w:rsidR="00D31DE4">
        <w:rPr>
          <w:rFonts w:ascii="Times New Roman" w:hAnsi="Times New Roman" w:cs="Times New Roman"/>
          <w:sz w:val="24"/>
          <w:szCs w:val="24"/>
        </w:rPr>
        <w:t>.</w:t>
      </w:r>
    </w:p>
    <w:p w14:paraId="1C6458DF" w14:textId="1D132B58"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17-6.1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 xml:space="preserve">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a type of question, question description, choice description, an answer, and a question point for Lecturer assigns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into the system.</w:t>
      </w:r>
    </w:p>
    <w:p w14:paraId="50B2246C" w14:textId="52A3B4D4" w:rsidR="00FF0A3A" w:rsidRPr="00060AF3"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the testing information from Lecturer into the system.</w:t>
      </w:r>
    </w:p>
    <w:p w14:paraId="5D2C3307" w14:textId="0372873E" w:rsidR="00FF0A3A" w:rsidRDefault="009B1105" w:rsidP="00BE489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17-8.1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w:t>
      </w:r>
      <w:r w:rsidR="00D31DE4">
        <w:rPr>
          <w:rFonts w:ascii="Times New Roman" w:hAnsi="Times New Roman" w:cs="Times New Roman"/>
          <w:sz w:val="24"/>
          <w:szCs w:val="24"/>
        </w:rPr>
        <w:t>question</w:t>
      </w:r>
      <w:r w:rsidR="00D31DE4" w:rsidRPr="00AC49F2">
        <w:rPr>
          <w:rFonts w:ascii="Times New Roman" w:hAnsi="Times New Roman" w:cs="Times New Roman"/>
          <w:sz w:val="24"/>
          <w:szCs w:val="24"/>
        </w:rPr>
        <w:t xml:space="preserve"> </w:t>
      </w:r>
      <w:r w:rsidR="00FF0A3A" w:rsidRPr="00060AF3">
        <w:rPr>
          <w:rFonts w:ascii="Times New Roman" w:hAnsi="Times New Roman" w:cs="Times New Roman"/>
          <w:sz w:val="24"/>
          <w:szCs w:val="24"/>
        </w:rPr>
        <w:t>information from Lecturer into the system.</w:t>
      </w:r>
    </w:p>
    <w:p w14:paraId="07F82460" w14:textId="31D9BBB2" w:rsidR="001D0379" w:rsidRPr="00FF0A3A" w:rsidRDefault="001D0379" w:rsidP="00731399">
      <w:pPr>
        <w:spacing w:after="0" w:line="240" w:lineRule="auto"/>
        <w:ind w:left="1701" w:hanging="1417"/>
        <w:contextualSpacing/>
        <w:rPr>
          <w:rFonts w:ascii="Times New Roman" w:hAnsi="Times New Roman" w:cs="Times New Roman"/>
          <w:sz w:val="24"/>
          <w:szCs w:val="24"/>
        </w:rPr>
      </w:pPr>
      <w:r>
        <w:rPr>
          <w:rFonts w:ascii="Times New Roman" w:hAnsi="Times New Roman" w:cs="Times New Roman"/>
          <w:b/>
          <w:bCs/>
          <w:sz w:val="24"/>
          <w:szCs w:val="24"/>
        </w:rPr>
        <w:t xml:space="preserve"> </w:t>
      </w:r>
      <w:r w:rsidRPr="00731399">
        <w:rPr>
          <w:rFonts w:ascii="Times New Roman" w:hAnsi="Times New Roman" w:cs="Times New Roman"/>
          <w:b/>
          <w:bCs/>
          <w:sz w:val="24"/>
          <w:szCs w:val="24"/>
        </w:rPr>
        <w:t>SRS 17-9.1:</w:t>
      </w:r>
      <w:r>
        <w:rPr>
          <w:rFonts w:ascii="Times New Roman" w:hAnsi="Times New Roman" w:cs="Times New Roman"/>
          <w:sz w:val="24"/>
          <w:szCs w:val="24"/>
        </w:rPr>
        <w:t xml:space="preserve"> </w:t>
      </w:r>
      <w:r w:rsidRPr="00FF0A3A">
        <w:rPr>
          <w:rFonts w:ascii="Times New Roman" w:hAnsi="Times New Roman" w:cs="Times New Roman"/>
          <w:sz w:val="24"/>
          <w:szCs w:val="24"/>
        </w:rPr>
        <w:t xml:space="preserve">The system </w:t>
      </w:r>
      <w:r>
        <w:rPr>
          <w:rFonts w:ascii="Times New Roman" w:hAnsi="Times New Roman" w:cs="Times New Roman"/>
          <w:sz w:val="24"/>
          <w:szCs w:val="24"/>
        </w:rPr>
        <w:t>shall display</w:t>
      </w:r>
      <w:r w:rsidRPr="00FF0A3A">
        <w:rPr>
          <w:rFonts w:ascii="Times New Roman" w:hAnsi="Times New Roman" w:cs="Times New Roman"/>
          <w:sz w:val="24"/>
          <w:szCs w:val="24"/>
        </w:rPr>
        <w:t xml:space="preserve"> “Editing </w:t>
      </w:r>
      <w:r>
        <w:rPr>
          <w:rFonts w:ascii="Times New Roman" w:hAnsi="Times New Roman" w:cs="Times New Roman"/>
          <w:sz w:val="24"/>
          <w:szCs w:val="24"/>
        </w:rPr>
        <w:t>Testing</w:t>
      </w:r>
      <w:r w:rsidRPr="00FF0A3A">
        <w:rPr>
          <w:rFonts w:ascii="Times New Roman" w:hAnsi="Times New Roman" w:cs="Times New Roman"/>
          <w:sz w:val="24"/>
          <w:szCs w:val="24"/>
        </w:rPr>
        <w:t xml:space="preserve"> Successful” message on the web application.</w:t>
      </w:r>
    </w:p>
    <w:p w14:paraId="25EBE97A" w14:textId="30FD7ED9" w:rsidR="001D0379" w:rsidRPr="00060AF3" w:rsidRDefault="001D0379" w:rsidP="00BE4898">
      <w:pPr>
        <w:spacing w:after="0" w:line="240" w:lineRule="auto"/>
        <w:ind w:left="1620" w:hanging="1260"/>
        <w:rPr>
          <w:rFonts w:ascii="Times New Roman" w:hAnsi="Times New Roman" w:cs="Times New Roman"/>
          <w:sz w:val="24"/>
          <w:szCs w:val="24"/>
        </w:rPr>
      </w:pPr>
    </w:p>
    <w:p w14:paraId="7B012F52" w14:textId="77777777" w:rsidR="00FF0A3A" w:rsidRPr="00060AF3" w:rsidRDefault="00FF0A3A" w:rsidP="00FF0A3A">
      <w:pPr>
        <w:spacing w:after="0" w:line="240" w:lineRule="auto"/>
        <w:ind w:left="720"/>
        <w:jc w:val="thaiDistribute"/>
        <w:rPr>
          <w:rFonts w:ascii="Times New Roman" w:hAnsi="Times New Roman" w:cs="Times New Roman"/>
          <w:sz w:val="24"/>
          <w:szCs w:val="24"/>
        </w:rPr>
      </w:pPr>
    </w:p>
    <w:p w14:paraId="7781672E" w14:textId="77777777" w:rsidR="00FF0A3A" w:rsidRDefault="00FF0A3A" w:rsidP="00FF0A3A">
      <w:pPr>
        <w:spacing w:after="0" w:line="240" w:lineRule="auto"/>
        <w:ind w:left="720"/>
        <w:jc w:val="thaiDistribute"/>
        <w:rPr>
          <w:rFonts w:ascii="Times New Roman" w:hAnsi="Times New Roman" w:cs="Times New Roman"/>
          <w:sz w:val="24"/>
          <w:szCs w:val="24"/>
        </w:rPr>
      </w:pPr>
    </w:p>
    <w:p w14:paraId="65002FE7" w14:textId="77777777" w:rsidR="00DB477F" w:rsidRDefault="00DB477F" w:rsidP="00FF0A3A">
      <w:pPr>
        <w:spacing w:after="0" w:line="240" w:lineRule="auto"/>
        <w:ind w:left="720"/>
        <w:jc w:val="thaiDistribute"/>
        <w:rPr>
          <w:rFonts w:ascii="Times New Roman" w:hAnsi="Times New Roman" w:cs="Times New Roman"/>
          <w:sz w:val="24"/>
          <w:szCs w:val="24"/>
        </w:rPr>
      </w:pPr>
    </w:p>
    <w:p w14:paraId="533A8AD5" w14:textId="77777777" w:rsidR="00DB477F" w:rsidRDefault="00DB477F" w:rsidP="00FF0A3A">
      <w:pPr>
        <w:spacing w:after="0" w:line="240" w:lineRule="auto"/>
        <w:ind w:left="720"/>
        <w:jc w:val="thaiDistribute"/>
        <w:rPr>
          <w:rFonts w:ascii="Times New Roman" w:hAnsi="Times New Roman" w:cs="Times New Roman"/>
          <w:sz w:val="24"/>
          <w:szCs w:val="24"/>
        </w:rPr>
      </w:pPr>
    </w:p>
    <w:p w14:paraId="07ECE606" w14:textId="77777777" w:rsidR="00DB477F" w:rsidRPr="00060AF3" w:rsidRDefault="00DB477F" w:rsidP="00FF0A3A">
      <w:pPr>
        <w:spacing w:after="0" w:line="240" w:lineRule="auto"/>
        <w:ind w:left="720"/>
        <w:jc w:val="thaiDistribute"/>
        <w:rPr>
          <w:rFonts w:ascii="Times New Roman" w:hAnsi="Times New Roman" w:cs="Times New Roman"/>
          <w:sz w:val="24"/>
          <w:szCs w:val="24"/>
        </w:rPr>
      </w:pPr>
    </w:p>
    <w:p w14:paraId="30E94C79" w14:textId="77777777" w:rsidR="00FF0A3A" w:rsidRDefault="00FF0A3A" w:rsidP="00FF0A3A">
      <w:pPr>
        <w:rPr>
          <w:ins w:id="357" w:author="KKD Windows Se7en V1" w:date="2014-07-25T00:35:00Z"/>
        </w:rPr>
      </w:pPr>
    </w:p>
    <w:p w14:paraId="5E306CD4" w14:textId="77777777" w:rsidR="00273462" w:rsidRDefault="00273462" w:rsidP="00FF0A3A">
      <w:pPr>
        <w:rPr>
          <w:ins w:id="358" w:author="KKD Windows Se7en V1" w:date="2014-07-25T00:35:00Z"/>
        </w:rPr>
      </w:pPr>
    </w:p>
    <w:p w14:paraId="02CBDB75" w14:textId="77777777" w:rsidR="00273462" w:rsidRDefault="00273462" w:rsidP="00FF0A3A">
      <w:pPr>
        <w:rPr>
          <w:ins w:id="359" w:author="KKD Windows Se7en V1" w:date="2014-07-25T00:35:00Z"/>
        </w:rPr>
      </w:pPr>
    </w:p>
    <w:p w14:paraId="61AED432" w14:textId="77777777" w:rsidR="00273462" w:rsidRDefault="00273462" w:rsidP="00FF0A3A">
      <w:pPr>
        <w:rPr>
          <w:ins w:id="360" w:author="KKD Windows Se7en V1" w:date="2014-07-25T00:35:00Z"/>
        </w:rPr>
      </w:pPr>
    </w:p>
    <w:p w14:paraId="68073280" w14:textId="77777777" w:rsidR="00273462" w:rsidRDefault="00273462" w:rsidP="00FF0A3A">
      <w:pPr>
        <w:rPr>
          <w:ins w:id="361" w:author="KKD Windows Se7en V1" w:date="2014-07-25T00:44:00Z"/>
        </w:rPr>
      </w:pPr>
    </w:p>
    <w:p w14:paraId="1119DC0C" w14:textId="77777777" w:rsidR="00273462" w:rsidRDefault="00273462" w:rsidP="00FF0A3A">
      <w:pPr>
        <w:rPr>
          <w:ins w:id="362" w:author="KKD Windows Se7en V1" w:date="2014-07-25T00:44:00Z"/>
        </w:rPr>
      </w:pPr>
    </w:p>
    <w:p w14:paraId="281B74AE" w14:textId="77777777" w:rsidR="00273462" w:rsidRPr="00FF0A3A" w:rsidRDefault="00273462" w:rsidP="00FF0A3A"/>
    <w:p w14:paraId="1F33C9A7" w14:textId="409F4D66"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4.18</w:t>
      </w:r>
      <w:r w:rsidR="0042396D" w:rsidRPr="008E76FF">
        <w:rPr>
          <w:rFonts w:ascii="Times New Roman" w:hAnsi="Times New Roman" w:cs="Times New Roman"/>
          <w:b/>
          <w:bCs/>
          <w:color w:val="000000" w:themeColor="text1"/>
          <w:sz w:val="36"/>
          <w:szCs w:val="36"/>
        </w:rPr>
        <w:t xml:space="preserve"> Lecturer can delete assignments or quizzes which are multiple choices question, true/false question, and short answers.</w:t>
      </w:r>
      <w:r>
        <w:rPr>
          <w:rFonts w:ascii="Times New Roman" w:hAnsi="Times New Roman" w:cs="Times New Roman"/>
          <w:b/>
          <w:bCs/>
          <w:color w:val="000000" w:themeColor="text1"/>
          <w:sz w:val="36"/>
          <w:szCs w:val="36"/>
        </w:rPr>
        <w:t xml:space="preserve"> (UC 18</w:t>
      </w:r>
      <w:r w:rsidR="00456C5C">
        <w:rPr>
          <w:rFonts w:ascii="Times New Roman" w:hAnsi="Times New Roman" w:cs="Times New Roman"/>
          <w:b/>
          <w:bCs/>
          <w:color w:val="000000" w:themeColor="text1"/>
          <w:sz w:val="36"/>
          <w:szCs w:val="36"/>
        </w:rPr>
        <w:t>.1)</w:t>
      </w:r>
    </w:p>
    <w:p w14:paraId="78179C3A" w14:textId="4E3EE140" w:rsidR="003E5CD5" w:rsidRDefault="00273462" w:rsidP="003E5CD5">
      <w:ins w:id="363" w:author="KKD Windows Se7en V1" w:date="2014-07-25T00:35:00Z">
        <w:r>
          <w:rPr>
            <w:noProof/>
          </w:rPr>
          <w:drawing>
            <wp:anchor distT="0" distB="0" distL="114300" distR="114300" simplePos="0" relativeHeight="251727872" behindDoc="1" locked="0" layoutInCell="1" allowOverlap="1" wp14:anchorId="29D2CADF" wp14:editId="4A5F18C0">
              <wp:simplePos x="0" y="0"/>
              <wp:positionH relativeFrom="margin">
                <wp:posOffset>1628775</wp:posOffset>
              </wp:positionH>
              <wp:positionV relativeFrom="paragraph">
                <wp:posOffset>196850</wp:posOffset>
              </wp:positionV>
              <wp:extent cx="2590800" cy="200198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11_DeleteQuiz-Mobi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90800" cy="2001982"/>
                      </a:xfrm>
                      <a:prstGeom prst="rect">
                        <a:avLst/>
                      </a:prstGeom>
                    </pic:spPr>
                  </pic:pic>
                </a:graphicData>
              </a:graphic>
              <wp14:sizeRelH relativeFrom="page">
                <wp14:pctWidth>0</wp14:pctWidth>
              </wp14:sizeRelH>
              <wp14:sizeRelV relativeFrom="page">
                <wp14:pctHeight>0</wp14:pctHeight>
              </wp14:sizeRelV>
            </wp:anchor>
          </w:drawing>
        </w:r>
      </w:ins>
    </w:p>
    <w:p w14:paraId="5023C2F9" w14:textId="3EBC05FF" w:rsidR="003E5CD5" w:rsidRDefault="003E5CD5" w:rsidP="003E5CD5"/>
    <w:p w14:paraId="06FBB53C" w14:textId="03F0D32C" w:rsidR="003E5CD5" w:rsidRDefault="003E5CD5" w:rsidP="003E5CD5"/>
    <w:p w14:paraId="01646C0F" w14:textId="77777777" w:rsidR="003E5CD5" w:rsidRDefault="003E5CD5" w:rsidP="003E5CD5"/>
    <w:p w14:paraId="049223D7" w14:textId="77777777" w:rsidR="003E5CD5" w:rsidRDefault="003E5CD5" w:rsidP="003E5CD5"/>
    <w:p w14:paraId="75759EE8" w14:textId="77777777" w:rsidR="003E5CD5" w:rsidRDefault="003E5CD5" w:rsidP="003E5CD5"/>
    <w:p w14:paraId="473C5AD7" w14:textId="77777777" w:rsidR="003B5972" w:rsidRDefault="003B5972" w:rsidP="003E5CD5"/>
    <w:p w14:paraId="4CDF989D" w14:textId="77777777" w:rsidR="003B5972" w:rsidRDefault="003B5972" w:rsidP="003E5CD5"/>
    <w:p w14:paraId="0CE8815C" w14:textId="77777777" w:rsidR="003E5CD5" w:rsidRPr="00354B18" w:rsidRDefault="003E5CD5" w:rsidP="003E5CD5">
      <w:pPr>
        <w:spacing w:after="0" w:line="240" w:lineRule="auto"/>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3E5CD5" w:rsidRPr="00060AF3" w14:paraId="15CEF2CE" w14:textId="77777777" w:rsidTr="00506D15">
        <w:tc>
          <w:tcPr>
            <w:tcW w:w="1908" w:type="dxa"/>
            <w:tcBorders>
              <w:top w:val="single" w:sz="12" w:space="0" w:color="auto"/>
              <w:bottom w:val="single" w:sz="6" w:space="0" w:color="auto"/>
            </w:tcBorders>
            <w:shd w:val="clear" w:color="auto" w:fill="F2F2F2"/>
          </w:tcPr>
          <w:p w14:paraId="4EB7558D"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A59E5BA" w14:textId="23677177" w:rsidR="003E5CD5" w:rsidRPr="00060AF3" w:rsidRDefault="003E5CD5" w:rsidP="003E5CD5">
            <w:pPr>
              <w:pStyle w:val="Hints"/>
              <w:rPr>
                <w:rFonts w:ascii="Times New Roman" w:hAnsi="Times New Roman"/>
                <w:color w:val="000000"/>
                <w:sz w:val="24"/>
                <w:szCs w:val="24"/>
              </w:rPr>
            </w:pPr>
            <w:r>
              <w:rPr>
                <w:rFonts w:ascii="Times New Roman" w:hAnsi="Times New Roman"/>
                <w:color w:val="000000"/>
                <w:sz w:val="24"/>
                <w:szCs w:val="24"/>
              </w:rPr>
              <w:t>UC 18.1</w:t>
            </w:r>
          </w:p>
        </w:tc>
      </w:tr>
      <w:tr w:rsidR="003E5CD5" w:rsidRPr="00060AF3" w14:paraId="7C47EE5B" w14:textId="77777777" w:rsidTr="00506D15">
        <w:tc>
          <w:tcPr>
            <w:tcW w:w="1908" w:type="dxa"/>
            <w:tcBorders>
              <w:top w:val="single" w:sz="6" w:space="0" w:color="auto"/>
              <w:bottom w:val="single" w:sz="6" w:space="0" w:color="auto"/>
            </w:tcBorders>
            <w:shd w:val="clear" w:color="auto" w:fill="F2F2F2"/>
          </w:tcPr>
          <w:p w14:paraId="3F45815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87F721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 deletes assignments or quizzes.</w:t>
            </w:r>
          </w:p>
        </w:tc>
      </w:tr>
      <w:tr w:rsidR="003E5CD5" w:rsidRPr="00060AF3" w14:paraId="0AAD0BEA" w14:textId="77777777" w:rsidTr="00506D15">
        <w:tc>
          <w:tcPr>
            <w:tcW w:w="1908" w:type="dxa"/>
            <w:tcBorders>
              <w:top w:val="single" w:sz="6" w:space="0" w:color="auto"/>
              <w:bottom w:val="single" w:sz="6" w:space="0" w:color="auto"/>
            </w:tcBorders>
            <w:shd w:val="clear" w:color="auto" w:fill="F2F2F2"/>
          </w:tcPr>
          <w:p w14:paraId="6E9026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2B2B59CF"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9212D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E4C02B" w14:textId="77777777" w:rsidR="003E5CD5" w:rsidRPr="00060AF3" w:rsidRDefault="003E5CD5" w:rsidP="003E5CD5">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3E5CD5" w:rsidRPr="00060AF3" w14:paraId="4693CAAF" w14:textId="77777777" w:rsidTr="00506D15">
        <w:tc>
          <w:tcPr>
            <w:tcW w:w="1908" w:type="dxa"/>
            <w:tcBorders>
              <w:top w:val="single" w:sz="6" w:space="0" w:color="auto"/>
              <w:bottom w:val="single" w:sz="6" w:space="0" w:color="auto"/>
            </w:tcBorders>
            <w:shd w:val="clear" w:color="auto" w:fill="F2F2F2"/>
          </w:tcPr>
          <w:p w14:paraId="2BAEBEC4"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9D925DD"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A8E861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58BC303F"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3E5CD5" w:rsidRPr="00060AF3" w14:paraId="7EBDEC6B" w14:textId="77777777" w:rsidTr="00506D15">
        <w:tc>
          <w:tcPr>
            <w:tcW w:w="2628" w:type="dxa"/>
            <w:gridSpan w:val="2"/>
            <w:tcBorders>
              <w:top w:val="single" w:sz="6" w:space="0" w:color="auto"/>
            </w:tcBorders>
          </w:tcPr>
          <w:p w14:paraId="2ED387B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040995A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3E5CD5" w:rsidRPr="00060AF3" w14:paraId="3ADD454F" w14:textId="77777777" w:rsidTr="00506D15">
        <w:tc>
          <w:tcPr>
            <w:tcW w:w="2628" w:type="dxa"/>
            <w:gridSpan w:val="2"/>
          </w:tcPr>
          <w:p w14:paraId="5723C82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12C21646" w14:textId="184C7C61"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deletes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3E5CD5" w:rsidRPr="00060AF3" w14:paraId="2C7E12C3" w14:textId="77777777" w:rsidTr="00506D15">
        <w:tc>
          <w:tcPr>
            <w:tcW w:w="2628" w:type="dxa"/>
            <w:gridSpan w:val="2"/>
          </w:tcPr>
          <w:p w14:paraId="55B8C549"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2C755657" w14:textId="77777777"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delete.</w:t>
            </w:r>
          </w:p>
        </w:tc>
      </w:tr>
      <w:tr w:rsidR="003E5CD5" w:rsidRPr="00060AF3" w14:paraId="214D8B29" w14:textId="77777777" w:rsidTr="00506D15">
        <w:trPr>
          <w:trHeight w:val="408"/>
        </w:trPr>
        <w:tc>
          <w:tcPr>
            <w:tcW w:w="2628" w:type="dxa"/>
            <w:gridSpan w:val="2"/>
          </w:tcPr>
          <w:p w14:paraId="7BA27D6E"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23B2E6D0" w14:textId="77777777" w:rsidR="003E5CD5" w:rsidRPr="00060AF3" w:rsidRDefault="003E5CD5" w:rsidP="003E5CD5">
            <w:pPr>
              <w:pStyle w:val="Hints"/>
              <w:rPr>
                <w:rFonts w:ascii="Times New Roman" w:hAnsi="Times New Roman"/>
                <w:b/>
                <w:color w:val="000000"/>
                <w:sz w:val="24"/>
                <w:szCs w:val="24"/>
              </w:rPr>
            </w:pPr>
            <w:r w:rsidRPr="00060AF3">
              <w:rPr>
                <w:rFonts w:ascii="Times New Roman" w:hAnsi="Times New Roman"/>
                <w:color w:val="000000"/>
                <w:sz w:val="24"/>
                <w:szCs w:val="24"/>
              </w:rPr>
              <w:t>Lecturer must logged in to the system.</w:t>
            </w:r>
          </w:p>
        </w:tc>
      </w:tr>
      <w:tr w:rsidR="003E5CD5" w:rsidRPr="00060AF3" w14:paraId="7EF41E4E" w14:textId="77777777" w:rsidTr="00506D15">
        <w:tc>
          <w:tcPr>
            <w:tcW w:w="2628" w:type="dxa"/>
            <w:gridSpan w:val="2"/>
          </w:tcPr>
          <w:p w14:paraId="36E07651"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5C27D3C5" w14:textId="4C36854A"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457E60AF" w14:textId="77777777" w:rsidTr="00506D15">
        <w:tc>
          <w:tcPr>
            <w:tcW w:w="2628" w:type="dxa"/>
            <w:gridSpan w:val="2"/>
          </w:tcPr>
          <w:p w14:paraId="763B8C3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657E4FB9" w14:textId="51CBF3A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delete.</w:t>
            </w:r>
          </w:p>
          <w:p w14:paraId="39C56C4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65D70A1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the testing information from the system.</w:t>
            </w:r>
          </w:p>
          <w:p w14:paraId="05AA5C8A" w14:textId="7565057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deletes </w:t>
            </w:r>
            <w:del w:id="364" w:author="KKD Windows Se7en V1" w:date="2014-07-24T23:19:00Z">
              <w:r w:rsidRPr="00060AF3" w:rsidDel="008605B8">
                <w:rPr>
                  <w:rFonts w:ascii="Times New Roman" w:hAnsi="Times New Roman" w:cs="Times New Roman"/>
                  <w:sz w:val="24"/>
                  <w:szCs w:val="24"/>
                </w:rPr>
                <w:delText>assignment or quiz</w:delText>
              </w:r>
            </w:del>
            <w:ins w:id="365" w:author="KKD Windows Se7en V1" w:date="2014-07-24T23:19:00Z">
              <w:r w:rsidR="008605B8">
                <w:rPr>
                  <w:rFonts w:ascii="Times New Roman" w:hAnsi="Times New Roman" w:cs="Times New Roman"/>
                  <w:sz w:val="24"/>
                  <w:szCs w:val="24"/>
                </w:rPr>
                <w:t>question</w:t>
              </w:r>
            </w:ins>
            <w:r w:rsidRPr="00060AF3">
              <w:rPr>
                <w:rFonts w:ascii="Times New Roman" w:hAnsi="Times New Roman" w:cs="Times New Roman"/>
                <w:sz w:val="24"/>
                <w:szCs w:val="24"/>
              </w:rPr>
              <w:t xml:space="preserve"> information from the system.</w:t>
            </w:r>
          </w:p>
          <w:p w14:paraId="73ACC13E" w14:textId="02B3ED1E" w:rsidR="003E5CD5" w:rsidRPr="00060AF3" w:rsidRDefault="003E5CD5">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w:t>
            </w:r>
            <w:del w:id="366" w:author="KKD Windows Se7en V1" w:date="2014-07-24T23:18:00Z">
              <w:r w:rsidRPr="00060AF3" w:rsidDel="008605B8">
                <w:rPr>
                  <w:rFonts w:ascii="Times New Roman" w:hAnsi="Times New Roman" w:cs="Times New Roman"/>
                  <w:sz w:val="24"/>
                  <w:szCs w:val="24"/>
                </w:rPr>
                <w:delText xml:space="preserve">Assignment </w:delText>
              </w:r>
            </w:del>
            <w:ins w:id="367" w:author="KKD Windows Se7en V1" w:date="2014-07-24T23:18:00Z">
              <w:r w:rsidR="008605B8">
                <w:rPr>
                  <w:rFonts w:ascii="Times New Roman" w:hAnsi="Times New Roman" w:cs="Times New Roman"/>
                  <w:sz w:val="24"/>
                  <w:szCs w:val="24"/>
                </w:rPr>
                <w:t>Testing</w:t>
              </w:r>
              <w:r w:rsidR="008605B8" w:rsidRPr="00060AF3">
                <w:rPr>
                  <w:rFonts w:ascii="Times New Roman" w:hAnsi="Times New Roman" w:cs="Times New Roman"/>
                  <w:sz w:val="24"/>
                  <w:szCs w:val="24"/>
                </w:rPr>
                <w:t xml:space="preserve"> </w:t>
              </w:r>
            </w:ins>
            <w:r w:rsidRPr="00060AF3">
              <w:rPr>
                <w:rFonts w:ascii="Times New Roman" w:hAnsi="Times New Roman" w:cs="Times New Roman"/>
                <w:sz w:val="24"/>
                <w:szCs w:val="24"/>
              </w:rPr>
              <w:t xml:space="preserve">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330EDA5D" w14:textId="77777777" w:rsidTr="00506D15">
        <w:tc>
          <w:tcPr>
            <w:tcW w:w="2628" w:type="dxa"/>
            <w:gridSpan w:val="2"/>
          </w:tcPr>
          <w:p w14:paraId="1C4FE87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Alternative Flows:</w:t>
            </w:r>
          </w:p>
          <w:p w14:paraId="40964E10" w14:textId="77777777" w:rsidR="003E5CD5" w:rsidRPr="00060AF3" w:rsidRDefault="003E5CD5" w:rsidP="003E5CD5">
            <w:pPr>
              <w:spacing w:after="0" w:line="240" w:lineRule="auto"/>
              <w:rPr>
                <w:rFonts w:ascii="Times New Roman" w:hAnsi="Times New Roman" w:cs="Times New Roman"/>
                <w:b/>
                <w:color w:val="000000"/>
                <w:sz w:val="24"/>
                <w:szCs w:val="24"/>
              </w:rPr>
            </w:pPr>
          </w:p>
        </w:tc>
        <w:tc>
          <w:tcPr>
            <w:tcW w:w="6570" w:type="dxa"/>
            <w:gridSpan w:val="3"/>
          </w:tcPr>
          <w:p w14:paraId="613D8910" w14:textId="3BE43FF5" w:rsidR="003E5CD5" w:rsidRPr="003E5CD5" w:rsidDel="008605B8" w:rsidRDefault="003E5CD5" w:rsidP="003E5CD5">
            <w:pPr>
              <w:spacing w:after="0" w:line="240" w:lineRule="auto"/>
              <w:rPr>
                <w:del w:id="368" w:author="KKD Windows Se7en V1" w:date="2014-07-24T23:18:00Z"/>
                <w:rFonts w:ascii="Times New Roman" w:hAnsi="Times New Roman" w:cs="Times New Roman"/>
                <w:sz w:val="24"/>
                <w:szCs w:val="24"/>
              </w:rPr>
            </w:pPr>
            <w:del w:id="369" w:author="KKD Windows Se7en V1" w:date="2014-07-24T23:18:00Z">
              <w:r w:rsidRPr="003E5CD5" w:rsidDel="008605B8">
                <w:rPr>
                  <w:rStyle w:val="Heading2Char"/>
                  <w:rFonts w:ascii="Times New Roman" w:hAnsi="Times New Roman" w:cs="Times New Roman"/>
                  <w:color w:val="000000"/>
                  <w:sz w:val="24"/>
                  <w:szCs w:val="24"/>
                </w:rPr>
                <w:delText>5A if Lecturer deletes a quiz</w:delText>
              </w:r>
              <w:r w:rsidRPr="003E5CD5" w:rsidDel="008605B8">
                <w:rPr>
                  <w:rFonts w:ascii="Times New Roman" w:hAnsi="Times New Roman" w:cs="Times New Roman"/>
                  <w:color w:val="000000"/>
                  <w:sz w:val="24"/>
                  <w:szCs w:val="24"/>
                </w:rPr>
                <w:delText xml:space="preserve">, </w:delText>
              </w:r>
              <w:r w:rsidRPr="003E5CD5" w:rsidDel="008605B8">
                <w:rPr>
                  <w:rFonts w:ascii="Times New Roman" w:hAnsi="Times New Roman" w:cs="Times New Roman"/>
                  <w:sz w:val="24"/>
                  <w:szCs w:val="24"/>
                </w:rPr>
                <w:delText xml:space="preserve">the system provides the error message as followed: </w:delText>
              </w:r>
            </w:del>
          </w:p>
          <w:p w14:paraId="10C00F12" w14:textId="0A94E5BB" w:rsidR="003E5CD5" w:rsidRPr="00060AF3" w:rsidRDefault="003E5CD5" w:rsidP="00BD0192">
            <w:pPr>
              <w:spacing w:after="0" w:line="240" w:lineRule="auto"/>
              <w:ind w:left="651" w:hanging="283"/>
              <w:rPr>
                <w:rFonts w:ascii="Times New Roman" w:hAnsi="Times New Roman" w:cs="Times New Roman"/>
                <w:sz w:val="24"/>
                <w:szCs w:val="24"/>
              </w:rPr>
            </w:pPr>
            <w:del w:id="370" w:author="KKD Windows Se7en V1" w:date="2014-07-24T23:18:00Z">
              <w:r w:rsidRPr="003E5CD5" w:rsidDel="008605B8">
                <w:rPr>
                  <w:rFonts w:ascii="Times New Roman" w:hAnsi="Times New Roman" w:cs="Times New Roman"/>
                  <w:sz w:val="24"/>
                  <w:szCs w:val="24"/>
                </w:rPr>
                <w:delText xml:space="preserve">1. The system displays “Deleting Quiz Successful” message on the </w:delText>
              </w:r>
              <w:r w:rsidDel="008605B8">
                <w:rPr>
                  <w:rFonts w:ascii="Times New Roman" w:hAnsi="Times New Roman" w:cs="Times New Roman"/>
                  <w:sz w:val="24"/>
                  <w:szCs w:val="24"/>
                </w:rPr>
                <w:delText>web</w:delText>
              </w:r>
              <w:r w:rsidRPr="003E5CD5" w:rsidDel="008605B8">
                <w:rPr>
                  <w:rFonts w:ascii="Times New Roman" w:hAnsi="Times New Roman" w:cs="Times New Roman"/>
                  <w:sz w:val="24"/>
                  <w:szCs w:val="24"/>
                </w:rPr>
                <w:delText xml:space="preserve"> application</w:delText>
              </w:r>
            </w:del>
          </w:p>
        </w:tc>
      </w:tr>
      <w:tr w:rsidR="003E5CD5" w:rsidRPr="00060AF3" w14:paraId="38AC3C54" w14:textId="77777777" w:rsidTr="00506D15">
        <w:tc>
          <w:tcPr>
            <w:tcW w:w="2628" w:type="dxa"/>
            <w:gridSpan w:val="2"/>
          </w:tcPr>
          <w:p w14:paraId="5BDBFDCC"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21A4570C"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4F22FC6A" w14:textId="77777777" w:rsidTr="00506D15">
        <w:tc>
          <w:tcPr>
            <w:tcW w:w="2628" w:type="dxa"/>
            <w:gridSpan w:val="2"/>
          </w:tcPr>
          <w:p w14:paraId="42933B9B"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25628207"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6CD90C2F" w14:textId="77777777" w:rsidTr="00506D15">
        <w:tc>
          <w:tcPr>
            <w:tcW w:w="2628" w:type="dxa"/>
            <w:gridSpan w:val="2"/>
          </w:tcPr>
          <w:p w14:paraId="0C3A5F5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668C8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3E5CD5" w:rsidRPr="00060AF3" w14:paraId="1495678D" w14:textId="77777777" w:rsidTr="00506D15">
        <w:tc>
          <w:tcPr>
            <w:tcW w:w="2628" w:type="dxa"/>
            <w:gridSpan w:val="2"/>
          </w:tcPr>
          <w:p w14:paraId="5DB55B96"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18774B8"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3E5CD5" w:rsidRPr="00060AF3" w14:paraId="77B6C7B2" w14:textId="77777777" w:rsidTr="00506D15">
        <w:tc>
          <w:tcPr>
            <w:tcW w:w="2628" w:type="dxa"/>
            <w:gridSpan w:val="2"/>
          </w:tcPr>
          <w:p w14:paraId="42B2423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4BA443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44B7EF88" w14:textId="77777777" w:rsidR="003E5CD5" w:rsidRPr="00060AF3" w:rsidRDefault="003E5CD5" w:rsidP="003E5CD5">
      <w:pPr>
        <w:spacing w:after="0" w:line="240" w:lineRule="auto"/>
        <w:ind w:left="720"/>
        <w:rPr>
          <w:rFonts w:ascii="Times New Roman" w:hAnsi="Times New Roman" w:cs="Times New Roman"/>
          <w:sz w:val="24"/>
          <w:szCs w:val="24"/>
        </w:rPr>
      </w:pPr>
    </w:p>
    <w:p w14:paraId="3D45544B" w14:textId="77777777" w:rsidR="00273462" w:rsidRDefault="00273462" w:rsidP="00AD6DBE">
      <w:pPr>
        <w:spacing w:after="0" w:line="240" w:lineRule="auto"/>
        <w:rPr>
          <w:ins w:id="371" w:author="KKD Windows Se7en V1" w:date="2014-07-25T00:35:00Z"/>
          <w:rFonts w:ascii="Times New Roman" w:hAnsi="Times New Roman" w:cs="Times New Roman"/>
          <w:b/>
          <w:bCs/>
          <w:sz w:val="29"/>
          <w:szCs w:val="29"/>
        </w:rPr>
      </w:pPr>
    </w:p>
    <w:p w14:paraId="317DCCCB" w14:textId="01C0914C" w:rsidR="00AD6DBE" w:rsidRPr="00115F1A" w:rsidRDefault="00AD6DBE" w:rsidP="00AD6DBE">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lastRenderedPageBreak/>
        <w:t>URS 18.1</w:t>
      </w:r>
      <w:r w:rsidRPr="00115F1A">
        <w:rPr>
          <w:rFonts w:ascii="Times New Roman" w:hAnsi="Times New Roman" w:cs="Times New Roman"/>
          <w:b/>
          <w:bCs/>
          <w:sz w:val="29"/>
          <w:szCs w:val="29"/>
        </w:rPr>
        <w:t xml:space="preserve"> Lecturer can delete assignments or quizzes which are multiple choices question, true/false question, and short answers. </w:t>
      </w:r>
    </w:p>
    <w:p w14:paraId="42265D3D" w14:textId="77777777" w:rsidR="00AD6DBE" w:rsidRPr="00060AF3" w:rsidRDefault="00AD6DBE" w:rsidP="00AD6DBE">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delete assignments or quizzes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4D3D0AA" w14:textId="20D7B966" w:rsidR="00AD6DBE" w:rsidRPr="00060AF3" w:rsidRDefault="00AD6DBE" w:rsidP="00AD6DBE">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5CF8EBFD" w14:textId="18D0152D" w:rsidR="00AD6DBE" w:rsidRPr="00060AF3" w:rsidRDefault="00AD6DBE" w:rsidP="00AD6DBE">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548227C5" w14:textId="3BE5C005" w:rsidR="00AD6DBE" w:rsidRPr="00060AF3" w:rsidRDefault="00AD6DBE" w:rsidP="00AD6DBE">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203C88C2" w14:textId="77777777" w:rsidR="00AD6DBE" w:rsidRPr="00060AF3" w:rsidRDefault="00AD6DBE" w:rsidP="00AD6DBE">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4D574C4C" w14:textId="5392C73B" w:rsidR="00AD6DBE" w:rsidRPr="00060AF3" w:rsidRDefault="00AD6DBE" w:rsidP="00AD6DBE">
      <w:pPr>
        <w:numPr>
          <w:ilvl w:val="0"/>
          <w:numId w:val="50"/>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w:t>
      </w:r>
      <w:r w:rsidR="00BE4898">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delete.</w:t>
      </w:r>
    </w:p>
    <w:p w14:paraId="2916E6F0" w14:textId="4D50D158" w:rsidR="00AD6DBE" w:rsidRPr="00060AF3" w:rsidRDefault="00AD6DBE" w:rsidP="00AD6DBE">
      <w:pPr>
        <w:numPr>
          <w:ilvl w:val="0"/>
          <w:numId w:val="50"/>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0256196B" w14:textId="5555E0D8" w:rsidR="003B5972" w:rsidRDefault="003B5972" w:rsidP="009E367A">
      <w:pPr>
        <w:spacing w:before="240" w:after="0" w:line="240" w:lineRule="auto"/>
        <w:rPr>
          <w:rFonts w:ascii="Times New Roman" w:hAnsi="Times New Roman" w:cs="Times New Roman"/>
          <w:sz w:val="24"/>
          <w:szCs w:val="24"/>
        </w:rPr>
      </w:pPr>
    </w:p>
    <w:p w14:paraId="3C19C0B7" w14:textId="56A712B3" w:rsidR="003B5972" w:rsidRDefault="003B5972" w:rsidP="009E367A">
      <w:pPr>
        <w:spacing w:after="0" w:line="240" w:lineRule="auto"/>
        <w:contextualSpacing/>
        <w:rPr>
          <w:rFonts w:ascii="Times New Roman" w:hAnsi="Times New Roman" w:cs="Times New Roman"/>
          <w:sz w:val="24"/>
          <w:szCs w:val="24"/>
        </w:rPr>
      </w:pPr>
    </w:p>
    <w:p w14:paraId="4302F1B7" w14:textId="4C6DDB3C" w:rsidR="003B5972" w:rsidRDefault="003B5972" w:rsidP="009E367A">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 xml:space="preserve">AC-18.1 </w:t>
      </w:r>
      <w:r w:rsidRPr="00115F1A">
        <w:rPr>
          <w:rFonts w:ascii="Times New Roman" w:hAnsi="Times New Roman" w:cs="Times New Roman"/>
          <w:b/>
          <w:bCs/>
          <w:sz w:val="29"/>
          <w:szCs w:val="29"/>
        </w:rPr>
        <w:t>Lecturer can delete assignments or quizzes which are multiple choices question, true/false question, and short answers.</w:t>
      </w:r>
    </w:p>
    <w:p w14:paraId="60D814A8" w14:textId="2605A7C7" w:rsidR="003B5972" w:rsidRPr="009E367A" w:rsidRDefault="003B5972" w:rsidP="009E367A">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ab/>
      </w:r>
    </w:p>
    <w:p w14:paraId="62FFE407" w14:textId="42023FAE" w:rsidR="003B5972" w:rsidRDefault="00273462" w:rsidP="009E367A">
      <w:pPr>
        <w:spacing w:after="0" w:line="240" w:lineRule="auto"/>
        <w:contextualSpacing/>
        <w:rPr>
          <w:rFonts w:ascii="Times New Roman" w:hAnsi="Times New Roman" w:cs="Times New Roman"/>
          <w:sz w:val="24"/>
          <w:szCs w:val="24"/>
        </w:rPr>
      </w:pPr>
      <w:ins w:id="372" w:author="KKD Windows Se7en V1" w:date="2014-07-25T00:44:00Z">
        <w:r>
          <w:rPr>
            <w:rFonts w:ascii="Times New Roman" w:hAnsi="Times New Roman" w:cs="Times New Roman"/>
            <w:noProof/>
            <w:sz w:val="24"/>
            <w:szCs w:val="24"/>
            <w:rPrChange w:id="373" w:author="Unknown">
              <w:rPr>
                <w:noProof/>
              </w:rPr>
            </w:rPrChange>
          </w:rPr>
          <w:drawing>
            <wp:anchor distT="0" distB="0" distL="114300" distR="114300" simplePos="0" relativeHeight="251746304" behindDoc="1" locked="0" layoutInCell="1" allowOverlap="1" wp14:anchorId="3900C89C" wp14:editId="00D572A0">
              <wp:simplePos x="0" y="0"/>
              <wp:positionH relativeFrom="column">
                <wp:posOffset>1552575</wp:posOffset>
              </wp:positionH>
              <wp:positionV relativeFrom="paragraph">
                <wp:posOffset>69215</wp:posOffset>
              </wp:positionV>
              <wp:extent cx="2400300" cy="30289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18.png"/>
                      <pic:cNvPicPr/>
                    </pic:nvPicPr>
                    <pic:blipFill>
                      <a:blip r:embed="rId66">
                        <a:extLst>
                          <a:ext uri="{28A0092B-C50C-407E-A947-70E740481C1C}">
                            <a14:useLocalDpi xmlns:a14="http://schemas.microsoft.com/office/drawing/2010/main" val="0"/>
                          </a:ext>
                        </a:extLst>
                      </a:blip>
                      <a:stretch>
                        <a:fillRect/>
                      </a:stretch>
                    </pic:blipFill>
                    <pic:spPr>
                      <a:xfrm>
                        <a:off x="0" y="0"/>
                        <a:ext cx="2400300" cy="3028950"/>
                      </a:xfrm>
                      <a:prstGeom prst="rect">
                        <a:avLst/>
                      </a:prstGeom>
                    </pic:spPr>
                  </pic:pic>
                </a:graphicData>
              </a:graphic>
              <wp14:sizeRelH relativeFrom="page">
                <wp14:pctWidth>0</wp14:pctWidth>
              </wp14:sizeRelH>
              <wp14:sizeRelV relativeFrom="page">
                <wp14:pctHeight>0</wp14:pctHeight>
              </wp14:sizeRelV>
            </wp:anchor>
          </w:drawing>
        </w:r>
      </w:ins>
      <w:del w:id="374" w:author="KKD Windows Se7en V1" w:date="2014-07-25T00:35:00Z">
        <w:r w:rsidR="00AD6DBE" w:rsidRPr="009E367A" w:rsidDel="00273462">
          <w:rPr>
            <w:rFonts w:ascii="Times New Roman" w:hAnsi="Times New Roman" w:cs="Times New Roman"/>
            <w:noProof/>
            <w:sz w:val="24"/>
            <w:szCs w:val="24"/>
            <w:rPrChange w:id="375" w:author="Unknown">
              <w:rPr>
                <w:noProof/>
              </w:rPr>
            </w:rPrChange>
          </w:rPr>
          <w:drawing>
            <wp:anchor distT="0" distB="0" distL="114300" distR="114300" simplePos="0" relativeHeight="251706368" behindDoc="1" locked="0" layoutInCell="1" allowOverlap="1" wp14:anchorId="767D05D3" wp14:editId="7B7F9A3D">
              <wp:simplePos x="0" y="0"/>
              <wp:positionH relativeFrom="margin">
                <wp:posOffset>1809750</wp:posOffset>
              </wp:positionH>
              <wp:positionV relativeFrom="paragraph">
                <wp:posOffset>8890</wp:posOffset>
              </wp:positionV>
              <wp:extent cx="2095500" cy="2644333"/>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18.jpg"/>
                      <pic:cNvPicPr/>
                    </pic:nvPicPr>
                    <pic:blipFill>
                      <a:blip r:embed="rId67">
                        <a:extLst>
                          <a:ext uri="{28A0092B-C50C-407E-A947-70E740481C1C}">
                            <a14:useLocalDpi xmlns:a14="http://schemas.microsoft.com/office/drawing/2010/main" val="0"/>
                          </a:ext>
                        </a:extLst>
                      </a:blip>
                      <a:stretch>
                        <a:fillRect/>
                      </a:stretch>
                    </pic:blipFill>
                    <pic:spPr>
                      <a:xfrm>
                        <a:off x="0" y="0"/>
                        <a:ext cx="2095500" cy="2644333"/>
                      </a:xfrm>
                      <a:prstGeom prst="rect">
                        <a:avLst/>
                      </a:prstGeom>
                    </pic:spPr>
                  </pic:pic>
                </a:graphicData>
              </a:graphic>
              <wp14:sizeRelH relativeFrom="page">
                <wp14:pctWidth>0</wp14:pctWidth>
              </wp14:sizeRelH>
              <wp14:sizeRelV relativeFrom="page">
                <wp14:pctHeight>0</wp14:pctHeight>
              </wp14:sizeRelV>
            </wp:anchor>
          </w:drawing>
        </w:r>
      </w:del>
    </w:p>
    <w:p w14:paraId="0DDBC5A0" w14:textId="77777777" w:rsidR="003B5972" w:rsidRDefault="003B5972" w:rsidP="009E367A">
      <w:pPr>
        <w:spacing w:after="0" w:line="240" w:lineRule="auto"/>
        <w:contextualSpacing/>
        <w:rPr>
          <w:rFonts w:ascii="Times New Roman" w:hAnsi="Times New Roman" w:cs="Times New Roman"/>
          <w:sz w:val="24"/>
          <w:szCs w:val="24"/>
        </w:rPr>
      </w:pPr>
    </w:p>
    <w:p w14:paraId="43393FE0" w14:textId="1F062EF0" w:rsidR="003B5972" w:rsidRDefault="003B5972" w:rsidP="009E367A">
      <w:pPr>
        <w:spacing w:after="0" w:line="240" w:lineRule="auto"/>
        <w:contextualSpacing/>
        <w:rPr>
          <w:rFonts w:ascii="Times New Roman" w:hAnsi="Times New Roman" w:cs="Times New Roman"/>
          <w:sz w:val="24"/>
          <w:szCs w:val="24"/>
        </w:rPr>
      </w:pPr>
    </w:p>
    <w:p w14:paraId="0654496C" w14:textId="0EF43298" w:rsidR="003B5972" w:rsidRDefault="003B5972" w:rsidP="009E367A">
      <w:pPr>
        <w:spacing w:after="0" w:line="240" w:lineRule="auto"/>
        <w:contextualSpacing/>
        <w:rPr>
          <w:rFonts w:ascii="Times New Roman" w:hAnsi="Times New Roman" w:cs="Times New Roman"/>
          <w:sz w:val="24"/>
          <w:szCs w:val="24"/>
        </w:rPr>
      </w:pPr>
    </w:p>
    <w:p w14:paraId="6A916DED" w14:textId="17C6C45B" w:rsidR="003B5972" w:rsidRDefault="003B5972" w:rsidP="009E367A">
      <w:pPr>
        <w:spacing w:after="0" w:line="240" w:lineRule="auto"/>
        <w:contextualSpacing/>
        <w:rPr>
          <w:rFonts w:ascii="Times New Roman" w:hAnsi="Times New Roman" w:cs="Times New Roman"/>
          <w:sz w:val="24"/>
          <w:szCs w:val="24"/>
        </w:rPr>
      </w:pPr>
    </w:p>
    <w:p w14:paraId="6833180E" w14:textId="10333363" w:rsidR="003B5972" w:rsidRDefault="003B5972" w:rsidP="009E367A">
      <w:pPr>
        <w:spacing w:after="0" w:line="240" w:lineRule="auto"/>
        <w:contextualSpacing/>
        <w:rPr>
          <w:rFonts w:ascii="Times New Roman" w:hAnsi="Times New Roman" w:cs="Times New Roman"/>
          <w:sz w:val="24"/>
          <w:szCs w:val="24"/>
        </w:rPr>
      </w:pPr>
    </w:p>
    <w:p w14:paraId="0B2EADB3" w14:textId="0F606B5B" w:rsidR="003B5972" w:rsidRDefault="003B5972" w:rsidP="009E367A">
      <w:pPr>
        <w:spacing w:after="0" w:line="240" w:lineRule="auto"/>
        <w:contextualSpacing/>
        <w:rPr>
          <w:rFonts w:ascii="Times New Roman" w:hAnsi="Times New Roman" w:cs="Times New Roman"/>
          <w:sz w:val="24"/>
          <w:szCs w:val="24"/>
        </w:rPr>
      </w:pPr>
    </w:p>
    <w:p w14:paraId="18CA72FD" w14:textId="7A6FB86E" w:rsidR="003B5972" w:rsidRDefault="003B5972" w:rsidP="009E367A">
      <w:pPr>
        <w:spacing w:after="0" w:line="240" w:lineRule="auto"/>
        <w:contextualSpacing/>
        <w:rPr>
          <w:rFonts w:ascii="Times New Roman" w:hAnsi="Times New Roman" w:cs="Times New Roman"/>
          <w:sz w:val="24"/>
          <w:szCs w:val="24"/>
        </w:rPr>
      </w:pPr>
    </w:p>
    <w:p w14:paraId="29AA07E9" w14:textId="07483A3D" w:rsidR="003B5972" w:rsidRDefault="003B5972" w:rsidP="009E367A">
      <w:pPr>
        <w:spacing w:after="0" w:line="240" w:lineRule="auto"/>
        <w:contextualSpacing/>
        <w:rPr>
          <w:rFonts w:ascii="Times New Roman" w:hAnsi="Times New Roman" w:cs="Times New Roman"/>
          <w:sz w:val="24"/>
          <w:szCs w:val="24"/>
        </w:rPr>
      </w:pPr>
    </w:p>
    <w:p w14:paraId="7AFE51BA" w14:textId="04A6F4B9" w:rsidR="003B5972" w:rsidRDefault="003B5972" w:rsidP="009E367A">
      <w:pPr>
        <w:spacing w:after="0" w:line="240" w:lineRule="auto"/>
        <w:contextualSpacing/>
        <w:rPr>
          <w:rFonts w:ascii="Times New Roman" w:hAnsi="Times New Roman" w:cs="Times New Roman"/>
          <w:sz w:val="24"/>
          <w:szCs w:val="24"/>
        </w:rPr>
      </w:pPr>
    </w:p>
    <w:p w14:paraId="099255D8" w14:textId="77777777" w:rsidR="003B5972" w:rsidRDefault="003B5972" w:rsidP="009E367A">
      <w:pPr>
        <w:spacing w:after="0" w:line="240" w:lineRule="auto"/>
        <w:contextualSpacing/>
        <w:rPr>
          <w:rFonts w:ascii="Times New Roman" w:hAnsi="Times New Roman" w:cs="Times New Roman"/>
          <w:sz w:val="24"/>
          <w:szCs w:val="24"/>
        </w:rPr>
      </w:pPr>
    </w:p>
    <w:p w14:paraId="4DF3E9F4" w14:textId="77777777" w:rsidR="003B5972" w:rsidRDefault="003B5972" w:rsidP="009E367A">
      <w:pPr>
        <w:spacing w:after="0" w:line="240" w:lineRule="auto"/>
        <w:contextualSpacing/>
        <w:rPr>
          <w:rFonts w:ascii="Times New Roman" w:hAnsi="Times New Roman" w:cs="Times New Roman"/>
          <w:sz w:val="24"/>
          <w:szCs w:val="24"/>
        </w:rPr>
      </w:pPr>
    </w:p>
    <w:p w14:paraId="21630F1B" w14:textId="77777777" w:rsidR="003B5972" w:rsidRDefault="003B5972" w:rsidP="009E367A">
      <w:pPr>
        <w:spacing w:after="0" w:line="240" w:lineRule="auto"/>
        <w:contextualSpacing/>
        <w:rPr>
          <w:rFonts w:ascii="Times New Roman" w:hAnsi="Times New Roman" w:cs="Times New Roman"/>
          <w:sz w:val="24"/>
          <w:szCs w:val="24"/>
        </w:rPr>
      </w:pPr>
    </w:p>
    <w:p w14:paraId="70475400" w14:textId="77777777" w:rsidR="003B5972" w:rsidRDefault="003B5972" w:rsidP="009E367A">
      <w:pPr>
        <w:spacing w:after="0" w:line="240" w:lineRule="auto"/>
        <w:contextualSpacing/>
        <w:rPr>
          <w:rFonts w:ascii="Times New Roman" w:hAnsi="Times New Roman" w:cs="Times New Roman"/>
          <w:sz w:val="24"/>
          <w:szCs w:val="24"/>
        </w:rPr>
      </w:pPr>
    </w:p>
    <w:p w14:paraId="7B6E71FE" w14:textId="77777777" w:rsidR="003B5972" w:rsidRDefault="003B5972" w:rsidP="009E367A">
      <w:pPr>
        <w:spacing w:after="0" w:line="240" w:lineRule="auto"/>
        <w:contextualSpacing/>
        <w:rPr>
          <w:rFonts w:ascii="Times New Roman" w:hAnsi="Times New Roman" w:cs="Times New Roman"/>
          <w:sz w:val="24"/>
          <w:szCs w:val="24"/>
        </w:rPr>
      </w:pPr>
    </w:p>
    <w:p w14:paraId="57180FFD" w14:textId="77777777" w:rsidR="003B5972" w:rsidRDefault="003B5972" w:rsidP="009E367A">
      <w:pPr>
        <w:spacing w:after="0" w:line="240" w:lineRule="auto"/>
        <w:contextualSpacing/>
        <w:rPr>
          <w:rFonts w:ascii="Times New Roman" w:hAnsi="Times New Roman" w:cs="Times New Roman"/>
          <w:sz w:val="24"/>
          <w:szCs w:val="24"/>
        </w:rPr>
      </w:pPr>
    </w:p>
    <w:p w14:paraId="512A3A58" w14:textId="77777777" w:rsidR="003B5972" w:rsidRPr="00060AF3" w:rsidRDefault="003B5972" w:rsidP="009E367A">
      <w:pPr>
        <w:spacing w:after="0" w:line="240" w:lineRule="auto"/>
        <w:contextualSpacing/>
        <w:rPr>
          <w:rFonts w:ascii="Times New Roman" w:hAnsi="Times New Roman" w:cs="Times New Roman"/>
          <w:sz w:val="24"/>
          <w:szCs w:val="24"/>
        </w:rPr>
      </w:pPr>
    </w:p>
    <w:p w14:paraId="62497EEF" w14:textId="455EDDC0" w:rsidR="003E5CD5" w:rsidRPr="00060AF3" w:rsidRDefault="003E5CD5" w:rsidP="003E5CD5">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18.1</w:t>
      </w:r>
    </w:p>
    <w:p w14:paraId="38977635" w14:textId="165406EC" w:rsidR="003E5CD5" w:rsidRPr="00060AF3" w:rsidRDefault="003E5CD5" w:rsidP="009E367A">
      <w:pPr>
        <w:tabs>
          <w:tab w:val="left" w:pos="900"/>
        </w:tabs>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259EB1DD" w14:textId="00D16798" w:rsidR="003E5CD5" w:rsidRPr="00060AF3" w:rsidRDefault="003E5CD5" w:rsidP="009E367A">
      <w:pPr>
        <w:tabs>
          <w:tab w:val="left" w:pos="900"/>
        </w:tabs>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w:t>
      </w:r>
      <w:del w:id="376" w:author="KKD Windows Se7en V1" w:date="2014-07-24T23:19:00Z">
        <w:r w:rsidRPr="00060AF3" w:rsidDel="008605B8">
          <w:rPr>
            <w:rFonts w:ascii="Times New Roman" w:hAnsi="Times New Roman" w:cs="Times New Roman"/>
            <w:sz w:val="24"/>
            <w:szCs w:val="24"/>
          </w:rPr>
          <w:delText>assignment or quiz</w:delText>
        </w:r>
      </w:del>
      <w:ins w:id="377" w:author="KKD Windows Se7en V1" w:date="2014-07-24T23:19:00Z">
        <w:r w:rsidR="008605B8">
          <w:rPr>
            <w:rFonts w:ascii="Times New Roman" w:hAnsi="Times New Roman" w:cs="Times New Roman"/>
            <w:sz w:val="24"/>
            <w:szCs w:val="24"/>
          </w:rPr>
          <w:t>question</w:t>
        </w:r>
      </w:ins>
      <w:r w:rsidRPr="00060AF3">
        <w:rPr>
          <w:rFonts w:ascii="Times New Roman" w:hAnsi="Times New Roman" w:cs="Times New Roman"/>
          <w:sz w:val="24"/>
          <w:szCs w:val="24"/>
        </w:rPr>
        <w:t xml:space="preserve"> information from the system.</w:t>
      </w:r>
    </w:p>
    <w:p w14:paraId="541A2042" w14:textId="4A54253C" w:rsidR="003E5CD5" w:rsidRPr="00060AF3" w:rsidDel="008605B8" w:rsidRDefault="003E5CD5" w:rsidP="009E367A">
      <w:pPr>
        <w:tabs>
          <w:tab w:val="left" w:pos="900"/>
        </w:tabs>
        <w:spacing w:after="0" w:line="240" w:lineRule="auto"/>
        <w:ind w:left="1620" w:hanging="1260"/>
        <w:rPr>
          <w:del w:id="378" w:author="KKD Windows Se7en V1" w:date="2014-07-24T23:18:00Z"/>
          <w:rFonts w:ascii="Times New Roman" w:hAnsi="Times New Roman" w:cs="Times New Roman"/>
          <w:sz w:val="24"/>
          <w:szCs w:val="24"/>
        </w:rPr>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w:t>
      </w:r>
      <w:del w:id="379" w:author="KKD Windows Se7en V1" w:date="2014-07-24T23:18:00Z">
        <w:r w:rsidRPr="00060AF3" w:rsidDel="008605B8">
          <w:rPr>
            <w:rFonts w:ascii="Times New Roman" w:hAnsi="Times New Roman" w:cs="Times New Roman"/>
            <w:sz w:val="24"/>
            <w:szCs w:val="24"/>
          </w:rPr>
          <w:delText xml:space="preserve">Assignment </w:delText>
        </w:r>
      </w:del>
      <w:ins w:id="380" w:author="KKD Windows Se7en V1" w:date="2014-07-24T23:18:00Z">
        <w:r w:rsidR="008605B8">
          <w:rPr>
            <w:rFonts w:ascii="Times New Roman" w:hAnsi="Times New Roman" w:cs="Times New Roman"/>
            <w:sz w:val="24"/>
            <w:szCs w:val="24"/>
          </w:rPr>
          <w:t>Testing</w:t>
        </w:r>
        <w:r w:rsidR="008605B8" w:rsidRPr="00060AF3">
          <w:rPr>
            <w:rFonts w:ascii="Times New Roman" w:hAnsi="Times New Roman" w:cs="Times New Roman"/>
            <w:sz w:val="24"/>
            <w:szCs w:val="24"/>
          </w:rPr>
          <w:t xml:space="preserve"> </w:t>
        </w:r>
      </w:ins>
      <w:r w:rsidRPr="00060AF3">
        <w:rPr>
          <w:rFonts w:ascii="Times New Roman" w:hAnsi="Times New Roman" w:cs="Times New Roman"/>
          <w:sz w:val="24"/>
          <w:szCs w:val="24"/>
        </w:rPr>
        <w:t>Successful” message when Lecturer deletes an assignment is successful.</w:t>
      </w:r>
    </w:p>
    <w:p w14:paraId="09546DEE" w14:textId="244825FE" w:rsidR="003E5CD5" w:rsidRPr="00060AF3" w:rsidDel="008605B8" w:rsidRDefault="003E5CD5" w:rsidP="009E367A">
      <w:pPr>
        <w:tabs>
          <w:tab w:val="left" w:pos="900"/>
        </w:tabs>
        <w:spacing w:after="0" w:line="240" w:lineRule="auto"/>
        <w:ind w:left="1620" w:hanging="1260"/>
        <w:rPr>
          <w:del w:id="381" w:author="KKD Windows Se7en V1" w:date="2014-07-24T23:18:00Z"/>
          <w:rFonts w:ascii="Times New Roman" w:hAnsi="Times New Roman" w:cs="Times New Roman"/>
          <w:sz w:val="24"/>
          <w:szCs w:val="24"/>
        </w:rPr>
      </w:pPr>
      <w:del w:id="382" w:author="KKD Windows Se7en V1" w:date="2014-07-24T23:18:00Z">
        <w:r w:rsidDel="008605B8">
          <w:rPr>
            <w:rFonts w:ascii="Times New Roman" w:hAnsi="Times New Roman" w:cs="Times New Roman"/>
            <w:b/>
            <w:bCs/>
            <w:sz w:val="24"/>
            <w:szCs w:val="24"/>
          </w:rPr>
          <w:delText>SRS 18-4.1</w:delText>
        </w:r>
        <w:r w:rsidRPr="00060AF3" w:rsidDel="008605B8">
          <w:rPr>
            <w:rFonts w:ascii="Times New Roman" w:hAnsi="Times New Roman" w:cs="Times New Roman"/>
            <w:b/>
            <w:bCs/>
            <w:sz w:val="24"/>
            <w:szCs w:val="24"/>
          </w:rPr>
          <w:delText>:</w:delText>
        </w:r>
        <w:r w:rsidRPr="00060AF3" w:rsidDel="008605B8">
          <w:rPr>
            <w:rFonts w:ascii="Times New Roman" w:hAnsi="Times New Roman" w:cs="Times New Roman"/>
            <w:sz w:val="24"/>
            <w:szCs w:val="24"/>
          </w:rPr>
          <w:delText xml:space="preserve"> The system shall display “Deleting Quiz Successful” message when Lecturer deletes a quiz is successful.</w:delText>
        </w:r>
      </w:del>
    </w:p>
    <w:p w14:paraId="7C095400" w14:textId="77777777" w:rsidR="003E5CD5" w:rsidRDefault="003E5CD5">
      <w:pPr>
        <w:tabs>
          <w:tab w:val="left" w:pos="900"/>
        </w:tabs>
        <w:spacing w:after="0" w:line="240" w:lineRule="auto"/>
        <w:ind w:left="1620" w:hanging="1260"/>
        <w:pPrChange w:id="383" w:author="KKD Windows Se7en V1" w:date="2014-07-24T23:18:00Z">
          <w:pPr/>
        </w:pPrChange>
      </w:pPr>
    </w:p>
    <w:p w14:paraId="1E9801C6" w14:textId="77777777" w:rsidR="003B5972" w:rsidRDefault="003B5972" w:rsidP="003E5CD5"/>
    <w:p w14:paraId="42F27975" w14:textId="77777777" w:rsidR="003B5972" w:rsidRDefault="003B5972" w:rsidP="003E5CD5">
      <w:pPr>
        <w:rPr>
          <w:ins w:id="384" w:author="KKD Windows Se7en V1" w:date="2014-07-25T00:35:00Z"/>
        </w:rPr>
      </w:pPr>
    </w:p>
    <w:p w14:paraId="694D20A0" w14:textId="77777777" w:rsidR="00273462" w:rsidRDefault="00273462" w:rsidP="003E5CD5">
      <w:pPr>
        <w:rPr>
          <w:ins w:id="385" w:author="KKD Windows Se7en V1" w:date="2014-07-25T00:35:00Z"/>
        </w:rPr>
      </w:pPr>
    </w:p>
    <w:p w14:paraId="0518A329" w14:textId="77777777" w:rsidR="00273462" w:rsidRPr="003E5CD5" w:rsidRDefault="00273462" w:rsidP="003E5CD5"/>
    <w:p w14:paraId="20CBC298" w14:textId="78F58B02"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4.19</w:t>
      </w:r>
      <w:r w:rsidR="0042396D" w:rsidRPr="008E76FF">
        <w:rPr>
          <w:rFonts w:ascii="Times New Roman" w:hAnsi="Times New Roman" w:cs="Times New Roman"/>
          <w:b/>
          <w:bCs/>
          <w:color w:val="000000" w:themeColor="text1"/>
          <w:sz w:val="36"/>
          <w:szCs w:val="36"/>
        </w:rPr>
        <w:t xml:space="preserve"> Lecturer marks the point for student’s short answer.</w:t>
      </w:r>
      <w:r>
        <w:rPr>
          <w:rFonts w:ascii="Times New Roman" w:hAnsi="Times New Roman" w:cs="Times New Roman"/>
          <w:b/>
          <w:bCs/>
          <w:color w:val="000000" w:themeColor="text1"/>
          <w:sz w:val="36"/>
          <w:szCs w:val="36"/>
        </w:rPr>
        <w:t xml:space="preserve"> (UC 19</w:t>
      </w:r>
      <w:r w:rsidR="00456C5C">
        <w:rPr>
          <w:rFonts w:ascii="Times New Roman" w:hAnsi="Times New Roman" w:cs="Times New Roman"/>
          <w:b/>
          <w:bCs/>
          <w:color w:val="000000" w:themeColor="text1"/>
          <w:sz w:val="36"/>
          <w:szCs w:val="36"/>
        </w:rPr>
        <w:t>.1)</w:t>
      </w:r>
    </w:p>
    <w:p w14:paraId="704CDBE3" w14:textId="472239B9" w:rsidR="00D84FDD" w:rsidRDefault="00273462" w:rsidP="00D84FDD">
      <w:ins w:id="386" w:author="KKD Windows Se7en V1" w:date="2014-07-25T00:35:00Z">
        <w:r>
          <w:rPr>
            <w:noProof/>
          </w:rPr>
          <w:drawing>
            <wp:anchor distT="0" distB="0" distL="114300" distR="114300" simplePos="0" relativeHeight="251728896" behindDoc="1" locked="0" layoutInCell="1" allowOverlap="1" wp14:anchorId="63DDB0F6" wp14:editId="7392132F">
              <wp:simplePos x="0" y="0"/>
              <wp:positionH relativeFrom="margin">
                <wp:posOffset>1457325</wp:posOffset>
              </wp:positionH>
              <wp:positionV relativeFrom="paragraph">
                <wp:posOffset>137795</wp:posOffset>
              </wp:positionV>
              <wp:extent cx="2914650" cy="210150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2_MarkPoint-Mob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14650" cy="2101502"/>
                      </a:xfrm>
                      <a:prstGeom prst="rect">
                        <a:avLst/>
                      </a:prstGeom>
                    </pic:spPr>
                  </pic:pic>
                </a:graphicData>
              </a:graphic>
              <wp14:sizeRelH relativeFrom="page">
                <wp14:pctWidth>0</wp14:pctWidth>
              </wp14:sizeRelH>
              <wp14:sizeRelV relativeFrom="page">
                <wp14:pctHeight>0</wp14:pctHeight>
              </wp14:sizeRelV>
            </wp:anchor>
          </w:drawing>
        </w:r>
      </w:ins>
      <w:del w:id="387" w:author="KKD Windows Se7en V1" w:date="2014-07-25T00:35:00Z">
        <w:r w:rsidR="003B5972" w:rsidDel="00273462">
          <w:rPr>
            <w:noProof/>
          </w:rPr>
          <w:drawing>
            <wp:anchor distT="0" distB="0" distL="114300" distR="114300" simplePos="0" relativeHeight="251698176" behindDoc="1" locked="0" layoutInCell="1" allowOverlap="1" wp14:anchorId="1C1203F3" wp14:editId="070D395D">
              <wp:simplePos x="0" y="0"/>
              <wp:positionH relativeFrom="margin">
                <wp:align>center</wp:align>
              </wp:positionH>
              <wp:positionV relativeFrom="paragraph">
                <wp:posOffset>156210</wp:posOffset>
              </wp:positionV>
              <wp:extent cx="2820670" cy="2033905"/>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9_MarkPoint-web.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20670" cy="2033905"/>
                      </a:xfrm>
                      <a:prstGeom prst="rect">
                        <a:avLst/>
                      </a:prstGeom>
                    </pic:spPr>
                  </pic:pic>
                </a:graphicData>
              </a:graphic>
              <wp14:sizeRelH relativeFrom="page">
                <wp14:pctWidth>0</wp14:pctWidth>
              </wp14:sizeRelH>
              <wp14:sizeRelV relativeFrom="page">
                <wp14:pctHeight>0</wp14:pctHeight>
              </wp14:sizeRelV>
            </wp:anchor>
          </w:drawing>
        </w:r>
      </w:del>
    </w:p>
    <w:p w14:paraId="4AF52938" w14:textId="4FE5EA19" w:rsidR="00D84FDD" w:rsidRDefault="00D84FDD" w:rsidP="00D84FDD"/>
    <w:p w14:paraId="3A3B316B" w14:textId="58B168E4" w:rsidR="00D84FDD" w:rsidRDefault="00D84FDD" w:rsidP="00D84FDD"/>
    <w:p w14:paraId="0BE3BB2D" w14:textId="39B5886A" w:rsidR="00D84FDD" w:rsidRDefault="00D84FDD" w:rsidP="00D84FDD"/>
    <w:p w14:paraId="3A907701" w14:textId="2819E133" w:rsidR="00D84FDD" w:rsidRDefault="00D84FDD" w:rsidP="00D84FDD"/>
    <w:p w14:paraId="53322A0B" w14:textId="77777777" w:rsidR="00D84FDD" w:rsidRDefault="00D84FDD" w:rsidP="00D84FDD"/>
    <w:p w14:paraId="4683C92E" w14:textId="77777777" w:rsidR="00D84FDD" w:rsidRDefault="00D84FDD" w:rsidP="00D84FDD"/>
    <w:p w14:paraId="5C2B9A5D" w14:textId="77777777" w:rsidR="003B5972" w:rsidRDefault="003B5972" w:rsidP="00D84FDD"/>
    <w:p w14:paraId="5F1C34BF" w14:textId="77777777" w:rsidR="00D84FDD" w:rsidRPr="00354B18" w:rsidRDefault="00D84FDD" w:rsidP="00D84FDD">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D84FDD" w:rsidRPr="00060AF3" w14:paraId="37939BD8" w14:textId="77777777" w:rsidTr="00506D15">
        <w:tc>
          <w:tcPr>
            <w:tcW w:w="1908" w:type="dxa"/>
            <w:tcBorders>
              <w:top w:val="single" w:sz="12" w:space="0" w:color="auto"/>
              <w:bottom w:val="single" w:sz="6" w:space="0" w:color="auto"/>
            </w:tcBorders>
            <w:shd w:val="clear" w:color="auto" w:fill="F2F2F2"/>
          </w:tcPr>
          <w:p w14:paraId="58206AA3"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EA7D497" w14:textId="2D7506B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 xml:space="preserve">UC </w:t>
            </w:r>
            <w:r>
              <w:rPr>
                <w:rFonts w:ascii="Times New Roman" w:hAnsi="Times New Roman"/>
                <w:color w:val="000000"/>
                <w:sz w:val="24"/>
                <w:szCs w:val="24"/>
              </w:rPr>
              <w:t>19.1</w:t>
            </w:r>
          </w:p>
        </w:tc>
      </w:tr>
      <w:tr w:rsidR="00D84FDD" w:rsidRPr="00060AF3" w14:paraId="6EB5A3F3" w14:textId="77777777" w:rsidTr="00506D15">
        <w:tc>
          <w:tcPr>
            <w:tcW w:w="1908" w:type="dxa"/>
            <w:tcBorders>
              <w:top w:val="single" w:sz="6" w:space="0" w:color="auto"/>
              <w:bottom w:val="single" w:sz="6" w:space="0" w:color="auto"/>
            </w:tcBorders>
            <w:shd w:val="clear" w:color="auto" w:fill="F2F2F2"/>
          </w:tcPr>
          <w:p w14:paraId="34CE7207"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EF95819" w14:textId="7777777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Lecturer marks the point for student’s short answer.</w:t>
            </w:r>
          </w:p>
        </w:tc>
      </w:tr>
      <w:tr w:rsidR="00D84FDD" w:rsidRPr="00060AF3" w14:paraId="7DABF94B" w14:textId="77777777" w:rsidTr="00506D15">
        <w:tc>
          <w:tcPr>
            <w:tcW w:w="1908" w:type="dxa"/>
            <w:tcBorders>
              <w:top w:val="single" w:sz="6" w:space="0" w:color="auto"/>
              <w:bottom w:val="single" w:sz="6" w:space="0" w:color="auto"/>
            </w:tcBorders>
            <w:shd w:val="clear" w:color="auto" w:fill="F2F2F2"/>
          </w:tcPr>
          <w:p w14:paraId="495F9EA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74558258" w14:textId="77777777" w:rsidR="00D84FDD" w:rsidRPr="00060AF3" w:rsidRDefault="00D84FDD">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0F764D7A"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86FD30" w14:textId="77777777" w:rsidR="00D84FDD" w:rsidRPr="00060AF3" w:rsidRDefault="00D84FDD">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D84FDD" w:rsidRPr="00060AF3" w14:paraId="024311AC" w14:textId="77777777" w:rsidTr="00506D15">
        <w:tc>
          <w:tcPr>
            <w:tcW w:w="1908" w:type="dxa"/>
            <w:tcBorders>
              <w:top w:val="single" w:sz="6" w:space="0" w:color="auto"/>
              <w:bottom w:val="single" w:sz="6" w:space="0" w:color="auto"/>
            </w:tcBorders>
            <w:shd w:val="clear" w:color="auto" w:fill="F2F2F2"/>
          </w:tcPr>
          <w:p w14:paraId="4987B0CD"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5967A5E" w14:textId="77777777" w:rsidR="00D84FDD" w:rsidRPr="00060AF3" w:rsidRDefault="00D84FDD">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E1567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7BE1546" w14:textId="77777777" w:rsidR="00D84FDD" w:rsidRPr="00060AF3" w:rsidRDefault="00D84FDD">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D84FDD" w:rsidRPr="00060AF3" w14:paraId="6E5F48B0" w14:textId="77777777" w:rsidTr="00506D15">
        <w:trPr>
          <w:trHeight w:val="733"/>
        </w:trPr>
        <w:tc>
          <w:tcPr>
            <w:tcW w:w="2628" w:type="dxa"/>
            <w:gridSpan w:val="2"/>
            <w:tcBorders>
              <w:top w:val="single" w:sz="6" w:space="0" w:color="auto"/>
            </w:tcBorders>
          </w:tcPr>
          <w:p w14:paraId="6209B4E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296DA4FD" w14:textId="77777777" w:rsidR="00D84FDD" w:rsidRPr="00060AF3" w:rsidRDefault="00D84FDD">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D84FDD" w:rsidRPr="00060AF3" w14:paraId="36EFD977" w14:textId="77777777" w:rsidTr="00506D15">
        <w:tc>
          <w:tcPr>
            <w:tcW w:w="2628" w:type="dxa"/>
            <w:gridSpan w:val="2"/>
          </w:tcPr>
          <w:p w14:paraId="58746C6A"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5700EAE" w14:textId="77777777"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This use case is provided for Lecturer marks the point for student’s short answer.</w:t>
            </w:r>
          </w:p>
        </w:tc>
      </w:tr>
      <w:tr w:rsidR="00D84FDD" w:rsidRPr="00060AF3" w14:paraId="64849251" w14:textId="77777777" w:rsidTr="00506D15">
        <w:tc>
          <w:tcPr>
            <w:tcW w:w="2628" w:type="dxa"/>
            <w:gridSpan w:val="2"/>
          </w:tcPr>
          <w:p w14:paraId="2A76832C"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1F92F9C4" w14:textId="77777777" w:rsidR="00D84FDD" w:rsidRPr="00060AF3" w:rsidRDefault="00D84FDD" w:rsidP="00146DFC">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tc>
      </w:tr>
      <w:tr w:rsidR="00D84FDD" w:rsidRPr="00060AF3" w14:paraId="27824ECB" w14:textId="77777777" w:rsidTr="00506D15">
        <w:trPr>
          <w:trHeight w:val="408"/>
        </w:trPr>
        <w:tc>
          <w:tcPr>
            <w:tcW w:w="2628" w:type="dxa"/>
            <w:gridSpan w:val="2"/>
          </w:tcPr>
          <w:p w14:paraId="4CEE1D8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65EF46F7" w14:textId="77777777" w:rsidR="00D84FDD" w:rsidRPr="00060AF3" w:rsidRDefault="00D84FDD" w:rsidP="00146DFC">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D84FDD" w:rsidRPr="00060AF3" w14:paraId="15EA3E2C" w14:textId="77777777" w:rsidTr="00506D15">
        <w:tc>
          <w:tcPr>
            <w:tcW w:w="2628" w:type="dxa"/>
            <w:gridSpan w:val="2"/>
          </w:tcPr>
          <w:p w14:paraId="4D158C26"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4EAE75CE" w14:textId="32DC9D55"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“Marking point is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62497742" w14:textId="77777777" w:rsidTr="00506D15">
        <w:tc>
          <w:tcPr>
            <w:tcW w:w="2628" w:type="dxa"/>
            <w:gridSpan w:val="2"/>
          </w:tcPr>
          <w:p w14:paraId="565FEBC2"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38E46025" w14:textId="3BD771DB"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selects a</w:t>
            </w:r>
            <w:ins w:id="388" w:author="KKD Windows Se7en V1" w:date="2014-07-29T22:28:00Z">
              <w:r w:rsidR="006F3212">
                <w:rPr>
                  <w:rFonts w:ascii="Times New Roman" w:hAnsi="Times New Roman" w:cs="Times New Roman"/>
                  <w:sz w:val="24"/>
                  <w:szCs w:val="24"/>
                </w:rPr>
                <w:t xml:space="preserve">n answer sheet </w:t>
              </w:r>
            </w:ins>
            <w:del w:id="389" w:author="KKD Windows Se7en V1" w:date="2014-07-29T22:28:00Z">
              <w:r w:rsidRPr="00060AF3" w:rsidDel="006F3212">
                <w:rPr>
                  <w:rFonts w:ascii="Times New Roman" w:hAnsi="Times New Roman" w:cs="Times New Roman"/>
                  <w:sz w:val="24"/>
                  <w:szCs w:val="24"/>
                </w:rPr>
                <w:delText xml:space="preserve"> testing </w:delText>
              </w:r>
            </w:del>
            <w:r w:rsidRPr="00060AF3">
              <w:rPr>
                <w:rFonts w:ascii="Times New Roman" w:hAnsi="Times New Roman" w:cs="Times New Roman"/>
                <w:sz w:val="24"/>
                <w:szCs w:val="24"/>
              </w:rPr>
              <w:t>that want to mark the point for student’s short answer.</w:t>
            </w:r>
          </w:p>
          <w:p w14:paraId="2C495026"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13947A14"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421C148D" w14:textId="3D39ABD5"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redirects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A4D4368"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es short answer question and student’s short answer from the system.</w:t>
            </w:r>
          </w:p>
          <w:p w14:paraId="111FD2FD" w14:textId="3CDBAD4B"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displays short answer question and student’s short answer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EDDE19"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marks points of student in each short answer question.</w:t>
            </w:r>
          </w:p>
          <w:p w14:paraId="1C6E22AD"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48350629" w14:textId="77777777" w:rsidR="00D84FDD" w:rsidRPr="00060AF3" w:rsidRDefault="00D84FDD" w:rsidP="00146DFC">
            <w:pPr>
              <w:numPr>
                <w:ilvl w:val="0"/>
                <w:numId w:val="53"/>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lastRenderedPageBreak/>
              <w:t>The system validates question point format from Lecturer</w:t>
            </w:r>
          </w:p>
          <w:p w14:paraId="353A3F64" w14:textId="77777777" w:rsidR="00D84FDD" w:rsidRPr="00060AF3" w:rsidRDefault="00D84FDD" w:rsidP="00146DFC">
            <w:pPr>
              <w:numPr>
                <w:ilvl w:val="0"/>
                <w:numId w:val="53"/>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sz w:val="24"/>
                <w:szCs w:val="24"/>
              </w:rPr>
              <w:t>The system stores point of student into the system.</w:t>
            </w:r>
          </w:p>
          <w:p w14:paraId="169EB9C5" w14:textId="27B3F15F" w:rsidR="00D84FDD" w:rsidRPr="00060AF3" w:rsidRDefault="00D84FDD" w:rsidP="00146DFC">
            <w:pPr>
              <w:numPr>
                <w:ilvl w:val="0"/>
                <w:numId w:val="53"/>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displays “Marking point is successful” message in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27C30ED5" w14:textId="77777777" w:rsidTr="00506D15">
        <w:tc>
          <w:tcPr>
            <w:tcW w:w="2628" w:type="dxa"/>
            <w:gridSpan w:val="2"/>
          </w:tcPr>
          <w:p w14:paraId="04C3F311" w14:textId="402003E9"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tc>
        <w:tc>
          <w:tcPr>
            <w:tcW w:w="6570" w:type="dxa"/>
            <w:gridSpan w:val="3"/>
          </w:tcPr>
          <w:p w14:paraId="67B50D10" w14:textId="436FA565" w:rsidR="00D84FDD" w:rsidRPr="00060AF3" w:rsidRDefault="004E6878" w:rsidP="00146DFC">
            <w:pPr>
              <w:spacing w:after="0" w:line="240" w:lineRule="auto"/>
              <w:rPr>
                <w:rFonts w:ascii="Times New Roman" w:hAnsi="Times New Roman" w:cs="Times New Roman"/>
                <w:sz w:val="24"/>
                <w:szCs w:val="24"/>
              </w:rPr>
            </w:pPr>
            <w:r>
              <w:rPr>
                <w:rStyle w:val="Heading2Char"/>
                <w:rFonts w:ascii="Times New Roman" w:hAnsi="Times New Roman" w:cs="Times New Roman"/>
                <w:color w:val="000000"/>
                <w:sz w:val="24"/>
                <w:szCs w:val="24"/>
              </w:rPr>
              <w:t>N/A</w:t>
            </w:r>
          </w:p>
        </w:tc>
      </w:tr>
      <w:tr w:rsidR="00D84FDD" w:rsidRPr="00060AF3" w14:paraId="05204AE3" w14:textId="77777777" w:rsidTr="00506D15">
        <w:tc>
          <w:tcPr>
            <w:tcW w:w="2628" w:type="dxa"/>
            <w:gridSpan w:val="2"/>
          </w:tcPr>
          <w:p w14:paraId="011CCA10"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4CC83DA0" w14:textId="77777777" w:rsidR="004E6878" w:rsidRPr="00D84FDD" w:rsidRDefault="004E6878" w:rsidP="004E6878">
            <w:pPr>
              <w:spacing w:after="0" w:line="240" w:lineRule="auto"/>
              <w:jc w:val="thaiDistribute"/>
              <w:rPr>
                <w:rFonts w:ascii="Times New Roman" w:hAnsi="Times New Roman" w:cs="Times New Roman"/>
                <w:sz w:val="24"/>
                <w:szCs w:val="24"/>
              </w:rPr>
            </w:pPr>
            <w:r w:rsidRPr="00D84FDD">
              <w:rPr>
                <w:rStyle w:val="Heading2Char"/>
                <w:rFonts w:ascii="Times New Roman" w:hAnsi="Times New Roman" w:cs="Times New Roman"/>
                <w:color w:val="000000"/>
                <w:sz w:val="24"/>
                <w:szCs w:val="24"/>
              </w:rPr>
              <w:t>8A when the point of student format is wrong</w:t>
            </w:r>
            <w:r w:rsidRPr="00D84FDD">
              <w:rPr>
                <w:rFonts w:ascii="Times New Roman" w:hAnsi="Times New Roman" w:cs="Times New Roman"/>
                <w:color w:val="000000"/>
                <w:sz w:val="24"/>
                <w:szCs w:val="24"/>
              </w:rPr>
              <w:t xml:space="preserve">, </w:t>
            </w:r>
            <w:r w:rsidRPr="00D84FDD">
              <w:rPr>
                <w:rFonts w:ascii="Times New Roman" w:hAnsi="Times New Roman" w:cs="Times New Roman"/>
                <w:sz w:val="24"/>
                <w:szCs w:val="24"/>
              </w:rPr>
              <w:t xml:space="preserve">the system provides the error message as followed: </w:t>
            </w:r>
          </w:p>
          <w:p w14:paraId="488082A2" w14:textId="2D28E7EA" w:rsidR="00D84FDD" w:rsidRPr="00060AF3" w:rsidRDefault="004E6878" w:rsidP="00146DFC">
            <w:pPr>
              <w:spacing w:after="0" w:line="240" w:lineRule="auto"/>
              <w:rPr>
                <w:rFonts w:ascii="Times New Roman" w:hAnsi="Times New Roman" w:cs="Times New Roman"/>
                <w:color w:val="000000"/>
                <w:sz w:val="24"/>
                <w:szCs w:val="24"/>
              </w:rPr>
            </w:pPr>
            <w:r w:rsidRPr="00D84FDD">
              <w:rPr>
                <w:rFonts w:ascii="Times New Roman" w:hAnsi="Times New Roman" w:cs="Times New Roman"/>
                <w:sz w:val="24"/>
                <w:szCs w:val="24"/>
              </w:rPr>
              <w:t xml:space="preserve">1. The system displays “Point of student must be number only” message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tc>
      </w:tr>
      <w:tr w:rsidR="00D84FDD" w:rsidRPr="00060AF3" w14:paraId="72BB778B" w14:textId="77777777" w:rsidTr="00506D15">
        <w:tc>
          <w:tcPr>
            <w:tcW w:w="2628" w:type="dxa"/>
            <w:gridSpan w:val="2"/>
          </w:tcPr>
          <w:p w14:paraId="42E590B9"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7BEDF420" w14:textId="77777777" w:rsidR="00D84FDD" w:rsidRPr="00060AF3" w:rsidRDefault="00D84FDD" w:rsidP="00146DFC">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4F340347" w14:textId="77777777" w:rsidTr="00506D15">
        <w:tc>
          <w:tcPr>
            <w:tcW w:w="2628" w:type="dxa"/>
            <w:gridSpan w:val="2"/>
          </w:tcPr>
          <w:p w14:paraId="1CE5FC8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E1538E2"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D84FDD" w:rsidRPr="00060AF3" w14:paraId="50E7E10A" w14:textId="77777777" w:rsidTr="00506D15">
        <w:tc>
          <w:tcPr>
            <w:tcW w:w="2628" w:type="dxa"/>
            <w:gridSpan w:val="2"/>
          </w:tcPr>
          <w:p w14:paraId="196E9815"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42CD1693"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D84FDD" w:rsidRPr="00060AF3" w14:paraId="485E8CAD" w14:textId="77777777" w:rsidTr="00506D15">
        <w:tc>
          <w:tcPr>
            <w:tcW w:w="2628" w:type="dxa"/>
            <w:gridSpan w:val="2"/>
          </w:tcPr>
          <w:p w14:paraId="6AB11C17" w14:textId="77777777" w:rsidR="00D84FDD" w:rsidRPr="00060AF3" w:rsidRDefault="00D84FDD" w:rsidP="00146DFC">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278F87EE" w14:textId="77777777" w:rsidR="00D84FDD" w:rsidRPr="00060AF3" w:rsidRDefault="00D84FDD" w:rsidP="00146DFC">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6E47B32B" w14:textId="77777777" w:rsidR="00D84FDD" w:rsidRDefault="00D84FDD" w:rsidP="00D84FDD">
      <w:pPr>
        <w:spacing w:before="240" w:after="0" w:line="240" w:lineRule="auto"/>
        <w:rPr>
          <w:rFonts w:ascii="Times New Roman" w:hAnsi="Times New Roman" w:cs="Times New Roman"/>
          <w:b/>
          <w:bCs/>
          <w:sz w:val="24"/>
          <w:szCs w:val="24"/>
        </w:rPr>
      </w:pPr>
    </w:p>
    <w:p w14:paraId="4FB16F28" w14:textId="02566B3A" w:rsidR="00D84FDD" w:rsidRPr="00115F1A" w:rsidRDefault="00D84FDD" w:rsidP="00D84FDD">
      <w:pPr>
        <w:spacing w:before="240" w:after="0" w:line="240" w:lineRule="auto"/>
        <w:rPr>
          <w:rFonts w:ascii="Times New Roman" w:hAnsi="Times New Roman" w:cs="Times New Roman"/>
          <w:b/>
          <w:bCs/>
          <w:sz w:val="29"/>
          <w:szCs w:val="29"/>
        </w:rPr>
      </w:pPr>
      <w:r>
        <w:rPr>
          <w:rFonts w:ascii="Times New Roman" w:hAnsi="Times New Roman" w:cs="Times New Roman"/>
          <w:b/>
          <w:bCs/>
          <w:sz w:val="29"/>
          <w:szCs w:val="29"/>
        </w:rPr>
        <w:t>URS 19.1</w:t>
      </w:r>
      <w:r w:rsidRPr="00115F1A">
        <w:rPr>
          <w:rFonts w:ascii="Times New Roman" w:hAnsi="Times New Roman" w:cs="Times New Roman"/>
          <w:b/>
          <w:bCs/>
          <w:sz w:val="29"/>
          <w:szCs w:val="29"/>
        </w:rPr>
        <w:t xml:space="preserve"> Lecturer marks the point for student’s short answer. </w:t>
      </w:r>
    </w:p>
    <w:p w14:paraId="65023928"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Lecturer can mark the point for student’s short answer in each assignment or quiz.</w:t>
      </w:r>
    </w:p>
    <w:p w14:paraId="21579564"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80AD959"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340F1C5"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D84FDD" w:rsidRPr="00060AF3" w14:paraId="60CC5DF8" w14:textId="77777777" w:rsidTr="00506D15">
        <w:tc>
          <w:tcPr>
            <w:tcW w:w="2252" w:type="dxa"/>
          </w:tcPr>
          <w:p w14:paraId="3D87BC2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266" w:type="dxa"/>
          </w:tcPr>
          <w:p w14:paraId="1B49F6BE"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249" w:type="dxa"/>
          </w:tcPr>
          <w:p w14:paraId="7F8B90F1"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2249" w:type="dxa"/>
          </w:tcPr>
          <w:p w14:paraId="2844570D"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D84FDD" w:rsidRPr="00060AF3" w14:paraId="5764214B" w14:textId="77777777" w:rsidTr="00506D15">
        <w:tc>
          <w:tcPr>
            <w:tcW w:w="2252" w:type="dxa"/>
          </w:tcPr>
          <w:p w14:paraId="1B3DE18A"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point of student</w:t>
            </w:r>
          </w:p>
        </w:tc>
        <w:tc>
          <w:tcPr>
            <w:tcW w:w="2266" w:type="dxa"/>
          </w:tcPr>
          <w:p w14:paraId="30023AEF"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249" w:type="dxa"/>
          </w:tcPr>
          <w:p w14:paraId="609BA775"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1</w:t>
            </w:r>
          </w:p>
        </w:tc>
        <w:tc>
          <w:tcPr>
            <w:tcW w:w="2249" w:type="dxa"/>
          </w:tcPr>
          <w:p w14:paraId="4E741C0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question point</w:t>
            </w:r>
          </w:p>
        </w:tc>
      </w:tr>
    </w:tbl>
    <w:p w14:paraId="375E118A" w14:textId="77777777" w:rsidR="00D84FDD" w:rsidRPr="00060AF3" w:rsidRDefault="00D84FDD" w:rsidP="00D84FDD">
      <w:pPr>
        <w:spacing w:after="0" w:line="240" w:lineRule="auto"/>
        <w:rPr>
          <w:rFonts w:ascii="Times New Roman" w:hAnsi="Times New Roman" w:cs="Times New Roman"/>
          <w:sz w:val="24"/>
          <w:szCs w:val="24"/>
        </w:rPr>
      </w:pPr>
    </w:p>
    <w:p w14:paraId="2ED3A610"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8967FDE" w14:textId="2B6F3F5D" w:rsidR="00D84FDD" w:rsidRPr="00060AF3" w:rsidRDefault="006F3212" w:rsidP="00F84BD4">
      <w:pPr>
        <w:numPr>
          <w:ilvl w:val="0"/>
          <w:numId w:val="52"/>
        </w:numPr>
        <w:spacing w:after="0" w:line="240" w:lineRule="auto"/>
        <w:contextualSpacing/>
        <w:rPr>
          <w:rFonts w:ascii="Times New Roman" w:hAnsi="Times New Roman" w:cs="Times New Roman"/>
          <w:sz w:val="24"/>
          <w:szCs w:val="24"/>
        </w:rPr>
      </w:pPr>
      <w:ins w:id="390" w:author="KKD Windows Se7en V1" w:date="2014-07-29T22:30:00Z">
        <w:r w:rsidRPr="00060AF3">
          <w:rPr>
            <w:rFonts w:ascii="Times New Roman" w:hAnsi="Times New Roman" w:cs="Times New Roman"/>
            <w:sz w:val="24"/>
            <w:szCs w:val="24"/>
          </w:rPr>
          <w:t>Lecturer selects a</w:t>
        </w:r>
        <w:r>
          <w:rPr>
            <w:rFonts w:ascii="Times New Roman" w:hAnsi="Times New Roman" w:cs="Times New Roman"/>
            <w:sz w:val="24"/>
            <w:szCs w:val="24"/>
          </w:rPr>
          <w:t xml:space="preserve">n answer sheet </w:t>
        </w:r>
        <w:r w:rsidRPr="00060AF3">
          <w:rPr>
            <w:rFonts w:ascii="Times New Roman" w:hAnsi="Times New Roman" w:cs="Times New Roman"/>
            <w:sz w:val="24"/>
            <w:szCs w:val="24"/>
          </w:rPr>
          <w:t>that want to mark the point for student’s short answer</w:t>
        </w:r>
      </w:ins>
      <w:del w:id="391" w:author="KKD Windows Se7en V1" w:date="2014-07-29T22:30:00Z">
        <w:r w:rsidR="00D84FDD" w:rsidRPr="00060AF3" w:rsidDel="006F3212">
          <w:rPr>
            <w:rFonts w:ascii="Times New Roman" w:hAnsi="Times New Roman" w:cs="Times New Roman"/>
            <w:sz w:val="24"/>
            <w:szCs w:val="24"/>
          </w:rPr>
          <w:delText>Lecturer selects a testing that want to mark the point for student’s short answer</w:delText>
        </w:r>
      </w:del>
      <w:r w:rsidR="00D84FDD" w:rsidRPr="00060AF3">
        <w:rPr>
          <w:rFonts w:ascii="Times New Roman" w:hAnsi="Times New Roman" w:cs="Times New Roman"/>
          <w:sz w:val="24"/>
          <w:szCs w:val="24"/>
        </w:rPr>
        <w:t>.</w:t>
      </w:r>
    </w:p>
    <w:p w14:paraId="10B42924"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submits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page form.</w:t>
      </w:r>
    </w:p>
    <w:p w14:paraId="6A9AF41C"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Lecturer enters to </w:t>
      </w:r>
      <w:proofErr w:type="gramStart"/>
      <w:r w:rsidRPr="00060AF3">
        <w:rPr>
          <w:rFonts w:ascii="Times New Roman" w:hAnsi="Times New Roman" w:cs="Times New Roman"/>
          <w:sz w:val="24"/>
          <w:szCs w:val="24"/>
        </w:rPr>
        <w:t>Marking</w:t>
      </w:r>
      <w:proofErr w:type="gramEnd"/>
      <w:r w:rsidRPr="00060AF3">
        <w:rPr>
          <w:rFonts w:ascii="Times New Roman" w:hAnsi="Times New Roman" w:cs="Times New Roman"/>
          <w:sz w:val="24"/>
          <w:szCs w:val="24"/>
        </w:rPr>
        <w:t xml:space="preserve"> the point for student’s short answer page.</w:t>
      </w:r>
    </w:p>
    <w:p w14:paraId="5593D28D"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marks point of student in each short answer question.</w:t>
      </w:r>
    </w:p>
    <w:p w14:paraId="23015925"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518897A7" w14:textId="0E646EF2" w:rsidR="00D84FDD" w:rsidRDefault="00D84FDD" w:rsidP="00146DFC">
      <w:pPr>
        <w:spacing w:before="240" w:after="0" w:line="240" w:lineRule="auto"/>
        <w:rPr>
          <w:rFonts w:ascii="Times New Roman" w:hAnsi="Times New Roman" w:cs="Times New Roman"/>
          <w:sz w:val="24"/>
          <w:szCs w:val="24"/>
        </w:rPr>
      </w:pPr>
      <w:r w:rsidRPr="00060AF3">
        <w:rPr>
          <w:rFonts w:ascii="Times New Roman" w:hAnsi="Times New Roman" w:cs="Times New Roman"/>
          <w:b/>
          <w:bCs/>
          <w:sz w:val="24"/>
          <w:szCs w:val="24"/>
        </w:rPr>
        <w:t>Alternative Flow:</w:t>
      </w:r>
      <w:r w:rsidR="004E6878">
        <w:rPr>
          <w:rFonts w:ascii="Times New Roman" w:hAnsi="Times New Roman" w:cs="Times New Roman"/>
          <w:sz w:val="24"/>
          <w:szCs w:val="24"/>
        </w:rPr>
        <w:t xml:space="preserve"> None</w:t>
      </w:r>
    </w:p>
    <w:p w14:paraId="002EAFBF" w14:textId="77777777" w:rsidR="00D84FDD" w:rsidRDefault="00D84FDD" w:rsidP="00D84FDD">
      <w:pPr>
        <w:spacing w:after="0" w:line="240" w:lineRule="auto"/>
        <w:contextualSpacing/>
        <w:rPr>
          <w:rFonts w:ascii="Times New Roman" w:hAnsi="Times New Roman" w:cs="Times New Roman"/>
          <w:sz w:val="24"/>
          <w:szCs w:val="24"/>
        </w:rPr>
      </w:pPr>
    </w:p>
    <w:p w14:paraId="3F0E60A1" w14:textId="77777777" w:rsidR="004E6878" w:rsidRDefault="004E6878" w:rsidP="00D84FDD">
      <w:pPr>
        <w:spacing w:after="0" w:line="240" w:lineRule="auto"/>
        <w:contextualSpacing/>
        <w:rPr>
          <w:rFonts w:ascii="Times New Roman" w:hAnsi="Times New Roman" w:cs="Times New Roman"/>
          <w:sz w:val="24"/>
          <w:szCs w:val="24"/>
        </w:rPr>
      </w:pPr>
    </w:p>
    <w:p w14:paraId="259DD083" w14:textId="77777777" w:rsidR="004E6878" w:rsidRDefault="004E6878" w:rsidP="00D84FDD">
      <w:pPr>
        <w:spacing w:after="0" w:line="240" w:lineRule="auto"/>
        <w:contextualSpacing/>
        <w:rPr>
          <w:rFonts w:ascii="Times New Roman" w:hAnsi="Times New Roman" w:cs="Times New Roman"/>
          <w:sz w:val="24"/>
          <w:szCs w:val="24"/>
        </w:rPr>
      </w:pPr>
    </w:p>
    <w:p w14:paraId="32550B21" w14:textId="77777777" w:rsidR="004E6878" w:rsidRDefault="004E6878" w:rsidP="00D84FDD">
      <w:pPr>
        <w:spacing w:after="0" w:line="240" w:lineRule="auto"/>
        <w:contextualSpacing/>
        <w:rPr>
          <w:rFonts w:ascii="Times New Roman" w:hAnsi="Times New Roman" w:cs="Times New Roman"/>
          <w:sz w:val="24"/>
          <w:szCs w:val="24"/>
        </w:rPr>
      </w:pPr>
    </w:p>
    <w:p w14:paraId="0398CD27" w14:textId="77777777" w:rsidR="004E6878" w:rsidRDefault="004E6878" w:rsidP="00D84FDD">
      <w:pPr>
        <w:spacing w:after="0" w:line="240" w:lineRule="auto"/>
        <w:contextualSpacing/>
        <w:rPr>
          <w:rFonts w:ascii="Times New Roman" w:hAnsi="Times New Roman" w:cs="Times New Roman"/>
          <w:sz w:val="24"/>
          <w:szCs w:val="24"/>
        </w:rPr>
      </w:pPr>
    </w:p>
    <w:p w14:paraId="1A18F035" w14:textId="77777777" w:rsidR="00D84FDD" w:rsidRDefault="00D84FDD" w:rsidP="00D84FDD">
      <w:pPr>
        <w:spacing w:after="0" w:line="240" w:lineRule="auto"/>
        <w:contextualSpacing/>
        <w:rPr>
          <w:rFonts w:ascii="Times New Roman" w:hAnsi="Times New Roman" w:cs="Times New Roman"/>
          <w:sz w:val="24"/>
          <w:szCs w:val="24"/>
        </w:rPr>
      </w:pPr>
    </w:p>
    <w:p w14:paraId="49C3CF1C" w14:textId="77777777" w:rsidR="00D84FDD" w:rsidRDefault="00D84FDD" w:rsidP="00D84FDD">
      <w:pPr>
        <w:spacing w:after="0" w:line="240" w:lineRule="auto"/>
        <w:contextualSpacing/>
        <w:rPr>
          <w:rFonts w:ascii="Times New Roman" w:hAnsi="Times New Roman" w:cs="Times New Roman"/>
          <w:sz w:val="24"/>
          <w:szCs w:val="24"/>
        </w:rPr>
      </w:pPr>
    </w:p>
    <w:p w14:paraId="77ED53AB" w14:textId="77777777" w:rsidR="00D84FDD" w:rsidRDefault="00D84FDD" w:rsidP="00D84FDD">
      <w:pPr>
        <w:spacing w:after="0" w:line="240" w:lineRule="auto"/>
        <w:contextualSpacing/>
        <w:rPr>
          <w:rFonts w:ascii="Times New Roman" w:hAnsi="Times New Roman" w:cs="Times New Roman"/>
          <w:sz w:val="24"/>
          <w:szCs w:val="24"/>
        </w:rPr>
      </w:pPr>
    </w:p>
    <w:p w14:paraId="66AFCC1E" w14:textId="77777777" w:rsidR="00D84FDD" w:rsidRDefault="00D84FDD" w:rsidP="00D84FDD">
      <w:pPr>
        <w:spacing w:after="0" w:line="240" w:lineRule="auto"/>
        <w:contextualSpacing/>
        <w:rPr>
          <w:rFonts w:ascii="Times New Roman" w:hAnsi="Times New Roman" w:cs="Times New Roman"/>
          <w:sz w:val="24"/>
          <w:szCs w:val="24"/>
        </w:rPr>
      </w:pPr>
    </w:p>
    <w:p w14:paraId="013684A0" w14:textId="77777777" w:rsidR="00D84FDD" w:rsidRDefault="00D84FDD" w:rsidP="00D84FDD">
      <w:pPr>
        <w:spacing w:after="0" w:line="240" w:lineRule="auto"/>
        <w:contextualSpacing/>
        <w:rPr>
          <w:rFonts w:ascii="Times New Roman" w:hAnsi="Times New Roman" w:cs="Times New Roman"/>
          <w:sz w:val="24"/>
          <w:szCs w:val="24"/>
        </w:rPr>
      </w:pPr>
    </w:p>
    <w:p w14:paraId="238AACEB" w14:textId="77777777" w:rsidR="00D84FDD" w:rsidRDefault="00D84FDD" w:rsidP="00D84FDD">
      <w:pPr>
        <w:spacing w:after="0" w:line="240" w:lineRule="auto"/>
        <w:contextualSpacing/>
        <w:rPr>
          <w:rFonts w:ascii="Times New Roman" w:hAnsi="Times New Roman" w:cs="Times New Roman"/>
          <w:sz w:val="24"/>
          <w:szCs w:val="24"/>
        </w:rPr>
      </w:pPr>
    </w:p>
    <w:p w14:paraId="1A186F18" w14:textId="77777777" w:rsidR="00D84FDD" w:rsidRDefault="00D84FDD" w:rsidP="00D84FDD">
      <w:pPr>
        <w:spacing w:after="0" w:line="240" w:lineRule="auto"/>
        <w:contextualSpacing/>
        <w:rPr>
          <w:rFonts w:ascii="Times New Roman" w:hAnsi="Times New Roman" w:cs="Times New Roman"/>
          <w:sz w:val="24"/>
          <w:szCs w:val="24"/>
        </w:rPr>
      </w:pPr>
    </w:p>
    <w:p w14:paraId="366AA1C8" w14:textId="77777777" w:rsidR="00D84FDD" w:rsidRDefault="00D84FDD" w:rsidP="00D84FDD">
      <w:pPr>
        <w:spacing w:after="0" w:line="240" w:lineRule="auto"/>
        <w:contextualSpacing/>
        <w:rPr>
          <w:rFonts w:ascii="Times New Roman" w:hAnsi="Times New Roman" w:cs="Times New Roman"/>
          <w:sz w:val="24"/>
          <w:szCs w:val="24"/>
        </w:rPr>
      </w:pPr>
    </w:p>
    <w:p w14:paraId="33CD3E60" w14:textId="5A972787" w:rsidR="00D84FDD" w:rsidRDefault="003B5972" w:rsidP="00D84FDD">
      <w:pPr>
        <w:spacing w:after="0" w:line="240" w:lineRule="auto"/>
        <w:contextualSpacing/>
        <w:rPr>
          <w:rFonts w:ascii="Times New Roman" w:hAnsi="Times New Roman" w:cs="Times New Roman"/>
          <w:b/>
          <w:bCs/>
          <w:sz w:val="29"/>
          <w:szCs w:val="29"/>
        </w:rPr>
      </w:pPr>
      <w:r>
        <w:rPr>
          <w:rFonts w:ascii="Times New Roman" w:hAnsi="Times New Roman" w:cs="Times New Roman"/>
          <w:b/>
          <w:bCs/>
          <w:sz w:val="29"/>
          <w:szCs w:val="29"/>
        </w:rPr>
        <w:t xml:space="preserve">AC-19.1 </w:t>
      </w:r>
      <w:r w:rsidRPr="00115F1A">
        <w:rPr>
          <w:rFonts w:ascii="Times New Roman" w:hAnsi="Times New Roman" w:cs="Times New Roman"/>
          <w:b/>
          <w:bCs/>
          <w:sz w:val="29"/>
          <w:szCs w:val="29"/>
        </w:rPr>
        <w:t>Lecturer marks the point for student’s short answer.</w:t>
      </w:r>
    </w:p>
    <w:p w14:paraId="73D453CF" w14:textId="63B703F3" w:rsidR="003B5972" w:rsidRDefault="003B5972" w:rsidP="00D84FDD">
      <w:pPr>
        <w:spacing w:after="0" w:line="240" w:lineRule="auto"/>
        <w:contextualSpacing/>
        <w:rPr>
          <w:rFonts w:ascii="Times New Roman" w:hAnsi="Times New Roman" w:cs="Times New Roman"/>
          <w:b/>
          <w:bCs/>
          <w:sz w:val="29"/>
          <w:szCs w:val="29"/>
        </w:rPr>
      </w:pPr>
    </w:p>
    <w:p w14:paraId="33A03060" w14:textId="1D155A20" w:rsidR="003B5972" w:rsidRDefault="003B5972" w:rsidP="00D84FDD">
      <w:pPr>
        <w:spacing w:after="0" w:line="240" w:lineRule="auto"/>
        <w:contextualSpacing/>
        <w:rPr>
          <w:rFonts w:ascii="Times New Roman" w:hAnsi="Times New Roman" w:cs="Times New Roman"/>
          <w:b/>
          <w:bCs/>
          <w:sz w:val="29"/>
          <w:szCs w:val="29"/>
        </w:rPr>
      </w:pPr>
    </w:p>
    <w:p w14:paraId="236C963D" w14:textId="572F4748" w:rsidR="003B5972" w:rsidRDefault="004E5D84" w:rsidP="00D84FDD">
      <w:pPr>
        <w:spacing w:after="0" w:line="240" w:lineRule="auto"/>
        <w:contextualSpacing/>
        <w:rPr>
          <w:rFonts w:ascii="Times New Roman" w:hAnsi="Times New Roman" w:cs="Times New Roman"/>
          <w:b/>
          <w:bCs/>
          <w:sz w:val="29"/>
          <w:szCs w:val="29"/>
        </w:rPr>
      </w:pPr>
      <w:ins w:id="392" w:author="KKD Windows Se7en V1" w:date="2014-07-29T22:39:00Z">
        <w:r>
          <w:rPr>
            <w:rFonts w:ascii="Times New Roman" w:hAnsi="Times New Roman" w:cs="Times New Roman"/>
            <w:b/>
            <w:bCs/>
            <w:noProof/>
            <w:sz w:val="29"/>
            <w:szCs w:val="29"/>
          </w:rPr>
          <w:drawing>
            <wp:anchor distT="0" distB="0" distL="114300" distR="114300" simplePos="0" relativeHeight="251752448" behindDoc="1" locked="0" layoutInCell="1" allowOverlap="1" wp14:anchorId="7A4B8373" wp14:editId="7CDC62B3">
              <wp:simplePos x="0" y="0"/>
              <wp:positionH relativeFrom="margin">
                <wp:align>center</wp:align>
              </wp:positionH>
              <wp:positionV relativeFrom="paragraph">
                <wp:posOffset>5080</wp:posOffset>
              </wp:positionV>
              <wp:extent cx="2028825" cy="40799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19.png"/>
                      <pic:cNvPicPr/>
                    </pic:nvPicPr>
                    <pic:blipFill>
                      <a:blip r:embed="rId70">
                        <a:extLst>
                          <a:ext uri="{28A0092B-C50C-407E-A947-70E740481C1C}">
                            <a14:useLocalDpi xmlns:a14="http://schemas.microsoft.com/office/drawing/2010/main" val="0"/>
                          </a:ext>
                        </a:extLst>
                      </a:blip>
                      <a:stretch>
                        <a:fillRect/>
                      </a:stretch>
                    </pic:blipFill>
                    <pic:spPr>
                      <a:xfrm>
                        <a:off x="0" y="0"/>
                        <a:ext cx="2028825" cy="4079945"/>
                      </a:xfrm>
                      <a:prstGeom prst="rect">
                        <a:avLst/>
                      </a:prstGeom>
                    </pic:spPr>
                  </pic:pic>
                </a:graphicData>
              </a:graphic>
              <wp14:sizeRelH relativeFrom="page">
                <wp14:pctWidth>0</wp14:pctWidth>
              </wp14:sizeRelH>
              <wp14:sizeRelV relativeFrom="page">
                <wp14:pctHeight>0</wp14:pctHeight>
              </wp14:sizeRelV>
            </wp:anchor>
          </w:drawing>
        </w:r>
      </w:ins>
      <w:del w:id="393" w:author="KKD Windows Se7en V1" w:date="2014-07-25T00:36:00Z">
        <w:r w:rsidR="00AD6DBE" w:rsidRPr="009E367A" w:rsidDel="00273462">
          <w:rPr>
            <w:rFonts w:ascii="Times New Roman" w:hAnsi="Times New Roman" w:cs="Times New Roman"/>
            <w:b/>
            <w:bCs/>
            <w:noProof/>
            <w:sz w:val="29"/>
            <w:szCs w:val="29"/>
            <w:rPrChange w:id="394" w:author="Unknown">
              <w:rPr>
                <w:noProof/>
              </w:rPr>
            </w:rPrChange>
          </w:rPr>
          <w:drawing>
            <wp:anchor distT="0" distB="0" distL="114300" distR="114300" simplePos="0" relativeHeight="251705344" behindDoc="1" locked="0" layoutInCell="1" allowOverlap="1" wp14:anchorId="310B70E4" wp14:editId="020CE2C9">
              <wp:simplePos x="0" y="0"/>
              <wp:positionH relativeFrom="margin">
                <wp:posOffset>1133475</wp:posOffset>
              </wp:positionH>
              <wp:positionV relativeFrom="paragraph">
                <wp:posOffset>12700</wp:posOffset>
              </wp:positionV>
              <wp:extent cx="3152775" cy="43442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19.png"/>
                      <pic:cNvPicPr/>
                    </pic:nvPicPr>
                    <pic:blipFill>
                      <a:blip r:embed="rId71">
                        <a:extLst>
                          <a:ext uri="{28A0092B-C50C-407E-A947-70E740481C1C}">
                            <a14:useLocalDpi xmlns:a14="http://schemas.microsoft.com/office/drawing/2010/main" val="0"/>
                          </a:ext>
                        </a:extLst>
                      </a:blip>
                      <a:stretch>
                        <a:fillRect/>
                      </a:stretch>
                    </pic:blipFill>
                    <pic:spPr>
                      <a:xfrm>
                        <a:off x="0" y="0"/>
                        <a:ext cx="3155685" cy="4348244"/>
                      </a:xfrm>
                      <a:prstGeom prst="rect">
                        <a:avLst/>
                      </a:prstGeom>
                    </pic:spPr>
                  </pic:pic>
                </a:graphicData>
              </a:graphic>
              <wp14:sizeRelH relativeFrom="page">
                <wp14:pctWidth>0</wp14:pctWidth>
              </wp14:sizeRelH>
              <wp14:sizeRelV relativeFrom="page">
                <wp14:pctHeight>0</wp14:pctHeight>
              </wp14:sizeRelV>
            </wp:anchor>
          </w:drawing>
        </w:r>
      </w:del>
    </w:p>
    <w:p w14:paraId="17CC60F4" w14:textId="2478BD4A" w:rsidR="003B5972" w:rsidRDefault="003B5972" w:rsidP="00D84FDD">
      <w:pPr>
        <w:spacing w:after="0" w:line="240" w:lineRule="auto"/>
        <w:contextualSpacing/>
        <w:rPr>
          <w:rFonts w:ascii="Times New Roman" w:hAnsi="Times New Roman" w:cs="Times New Roman"/>
          <w:b/>
          <w:bCs/>
          <w:sz w:val="29"/>
          <w:szCs w:val="29"/>
        </w:rPr>
      </w:pPr>
    </w:p>
    <w:p w14:paraId="16B02C5C" w14:textId="1B224901" w:rsidR="003B5972" w:rsidRDefault="003B5972" w:rsidP="00D84FDD">
      <w:pPr>
        <w:spacing w:after="0" w:line="240" w:lineRule="auto"/>
        <w:contextualSpacing/>
        <w:rPr>
          <w:rFonts w:ascii="Times New Roman" w:hAnsi="Times New Roman" w:cs="Times New Roman"/>
          <w:b/>
          <w:bCs/>
          <w:sz w:val="29"/>
          <w:szCs w:val="29"/>
        </w:rPr>
      </w:pPr>
    </w:p>
    <w:p w14:paraId="7FA29657" w14:textId="435B610D" w:rsidR="003B5972" w:rsidRDefault="003B5972" w:rsidP="00D84FDD">
      <w:pPr>
        <w:spacing w:after="0" w:line="240" w:lineRule="auto"/>
        <w:contextualSpacing/>
        <w:rPr>
          <w:rFonts w:ascii="Times New Roman" w:hAnsi="Times New Roman" w:cs="Times New Roman"/>
          <w:b/>
          <w:bCs/>
          <w:sz w:val="29"/>
          <w:szCs w:val="29"/>
        </w:rPr>
      </w:pPr>
    </w:p>
    <w:p w14:paraId="1B6E8E67" w14:textId="2976AA51" w:rsidR="003B5972" w:rsidRDefault="003B5972" w:rsidP="00D84FDD">
      <w:pPr>
        <w:spacing w:after="0" w:line="240" w:lineRule="auto"/>
        <w:contextualSpacing/>
        <w:rPr>
          <w:rFonts w:ascii="Times New Roman" w:hAnsi="Times New Roman" w:cs="Times New Roman"/>
          <w:b/>
          <w:bCs/>
          <w:sz w:val="29"/>
          <w:szCs w:val="29"/>
        </w:rPr>
      </w:pPr>
    </w:p>
    <w:p w14:paraId="7B59D690" w14:textId="0F272CD6" w:rsidR="003B5972" w:rsidRDefault="003B5972" w:rsidP="00D84FDD">
      <w:pPr>
        <w:spacing w:after="0" w:line="240" w:lineRule="auto"/>
        <w:contextualSpacing/>
        <w:rPr>
          <w:rFonts w:ascii="Times New Roman" w:hAnsi="Times New Roman" w:cs="Times New Roman"/>
          <w:b/>
          <w:bCs/>
          <w:sz w:val="29"/>
          <w:szCs w:val="29"/>
        </w:rPr>
      </w:pPr>
    </w:p>
    <w:p w14:paraId="408947A7" w14:textId="43F4F9F0" w:rsidR="003B5972" w:rsidRDefault="003B5972" w:rsidP="00D84FDD">
      <w:pPr>
        <w:spacing w:after="0" w:line="240" w:lineRule="auto"/>
        <w:contextualSpacing/>
        <w:rPr>
          <w:rFonts w:ascii="Times New Roman" w:hAnsi="Times New Roman" w:cs="Times New Roman"/>
          <w:b/>
          <w:bCs/>
          <w:sz w:val="29"/>
          <w:szCs w:val="29"/>
        </w:rPr>
      </w:pPr>
    </w:p>
    <w:p w14:paraId="6D8E9686" w14:textId="7B4FACE7" w:rsidR="003B5972" w:rsidRDefault="003B5972" w:rsidP="00D84FDD">
      <w:pPr>
        <w:spacing w:after="0" w:line="240" w:lineRule="auto"/>
        <w:contextualSpacing/>
        <w:rPr>
          <w:rFonts w:ascii="Times New Roman" w:hAnsi="Times New Roman" w:cs="Times New Roman"/>
          <w:b/>
          <w:bCs/>
          <w:sz w:val="29"/>
          <w:szCs w:val="29"/>
        </w:rPr>
      </w:pPr>
    </w:p>
    <w:p w14:paraId="1231901D" w14:textId="1071C54C" w:rsidR="003B5972" w:rsidRDefault="003B5972" w:rsidP="00D84FDD">
      <w:pPr>
        <w:spacing w:after="0" w:line="240" w:lineRule="auto"/>
        <w:contextualSpacing/>
        <w:rPr>
          <w:rFonts w:ascii="Times New Roman" w:hAnsi="Times New Roman" w:cs="Times New Roman"/>
          <w:b/>
          <w:bCs/>
          <w:sz w:val="29"/>
          <w:szCs w:val="29"/>
        </w:rPr>
      </w:pPr>
    </w:p>
    <w:p w14:paraId="12725EB6" w14:textId="77777777" w:rsidR="003B5972" w:rsidRDefault="003B5972" w:rsidP="00D84FDD">
      <w:pPr>
        <w:spacing w:after="0" w:line="240" w:lineRule="auto"/>
        <w:contextualSpacing/>
        <w:rPr>
          <w:rFonts w:ascii="Times New Roman" w:hAnsi="Times New Roman" w:cs="Times New Roman"/>
          <w:b/>
          <w:bCs/>
          <w:sz w:val="29"/>
          <w:szCs w:val="29"/>
        </w:rPr>
      </w:pPr>
    </w:p>
    <w:p w14:paraId="48A82C1B" w14:textId="77777777" w:rsidR="003B5972" w:rsidRDefault="003B5972" w:rsidP="00D84FDD">
      <w:pPr>
        <w:spacing w:after="0" w:line="240" w:lineRule="auto"/>
        <w:contextualSpacing/>
        <w:rPr>
          <w:rFonts w:ascii="Times New Roman" w:hAnsi="Times New Roman" w:cs="Times New Roman"/>
          <w:b/>
          <w:bCs/>
          <w:sz w:val="29"/>
          <w:szCs w:val="29"/>
        </w:rPr>
      </w:pPr>
    </w:p>
    <w:p w14:paraId="76B0E64A" w14:textId="77777777" w:rsidR="003B5972" w:rsidRDefault="003B5972" w:rsidP="00D84FDD">
      <w:pPr>
        <w:spacing w:after="0" w:line="240" w:lineRule="auto"/>
        <w:contextualSpacing/>
        <w:rPr>
          <w:rFonts w:ascii="Times New Roman" w:hAnsi="Times New Roman" w:cs="Times New Roman"/>
          <w:b/>
          <w:bCs/>
          <w:sz w:val="29"/>
          <w:szCs w:val="29"/>
        </w:rPr>
      </w:pPr>
    </w:p>
    <w:p w14:paraId="7B7FA6F4" w14:textId="77777777" w:rsidR="003B5972" w:rsidRDefault="003B5972" w:rsidP="00D84FDD">
      <w:pPr>
        <w:spacing w:after="0" w:line="240" w:lineRule="auto"/>
        <w:contextualSpacing/>
        <w:rPr>
          <w:rFonts w:ascii="Times New Roman" w:hAnsi="Times New Roman" w:cs="Times New Roman"/>
          <w:b/>
          <w:bCs/>
          <w:sz w:val="29"/>
          <w:szCs w:val="29"/>
        </w:rPr>
      </w:pPr>
    </w:p>
    <w:p w14:paraId="6B34EB6E" w14:textId="77777777" w:rsidR="003B5972" w:rsidRPr="009E367A" w:rsidRDefault="003B5972" w:rsidP="00D84FDD">
      <w:pPr>
        <w:spacing w:after="0" w:line="240" w:lineRule="auto"/>
        <w:contextualSpacing/>
        <w:rPr>
          <w:rFonts w:ascii="Times New Roman" w:hAnsi="Times New Roman" w:cs="Times New Roman"/>
          <w:b/>
          <w:bCs/>
          <w:sz w:val="29"/>
          <w:szCs w:val="29"/>
        </w:rPr>
      </w:pPr>
    </w:p>
    <w:p w14:paraId="63DEBA65" w14:textId="77777777" w:rsidR="00D84FDD" w:rsidRDefault="00D84FDD" w:rsidP="00D84FDD">
      <w:pPr>
        <w:spacing w:after="0" w:line="240" w:lineRule="auto"/>
        <w:contextualSpacing/>
        <w:rPr>
          <w:rFonts w:ascii="Times New Roman" w:hAnsi="Times New Roman" w:cs="Times New Roman"/>
          <w:sz w:val="24"/>
          <w:szCs w:val="24"/>
        </w:rPr>
      </w:pPr>
    </w:p>
    <w:p w14:paraId="0DAA191C" w14:textId="77777777" w:rsidR="00AD6DBE" w:rsidRDefault="00AD6DBE" w:rsidP="00D84FDD">
      <w:pPr>
        <w:spacing w:after="0" w:line="240" w:lineRule="auto"/>
        <w:contextualSpacing/>
        <w:rPr>
          <w:rFonts w:ascii="Times New Roman" w:hAnsi="Times New Roman" w:cs="Times New Roman"/>
          <w:sz w:val="24"/>
          <w:szCs w:val="24"/>
        </w:rPr>
      </w:pPr>
    </w:p>
    <w:p w14:paraId="51921073" w14:textId="77777777" w:rsidR="00AD6DBE" w:rsidRDefault="00AD6DBE" w:rsidP="00D84FDD">
      <w:pPr>
        <w:spacing w:after="0" w:line="240" w:lineRule="auto"/>
        <w:contextualSpacing/>
        <w:rPr>
          <w:rFonts w:ascii="Times New Roman" w:hAnsi="Times New Roman" w:cs="Times New Roman"/>
          <w:sz w:val="24"/>
          <w:szCs w:val="24"/>
        </w:rPr>
      </w:pPr>
    </w:p>
    <w:p w14:paraId="6B8DFE57" w14:textId="77777777" w:rsidR="00AD6DBE" w:rsidRDefault="00AD6DBE" w:rsidP="00D84FDD">
      <w:pPr>
        <w:spacing w:after="0" w:line="240" w:lineRule="auto"/>
        <w:contextualSpacing/>
        <w:rPr>
          <w:rFonts w:ascii="Times New Roman" w:hAnsi="Times New Roman" w:cs="Times New Roman"/>
          <w:sz w:val="24"/>
          <w:szCs w:val="24"/>
        </w:rPr>
      </w:pPr>
    </w:p>
    <w:p w14:paraId="41634565" w14:textId="77777777" w:rsidR="00AD6DBE" w:rsidRDefault="00AD6DBE" w:rsidP="00D84FDD">
      <w:pPr>
        <w:spacing w:after="0" w:line="240" w:lineRule="auto"/>
        <w:contextualSpacing/>
        <w:rPr>
          <w:rFonts w:ascii="Times New Roman" w:hAnsi="Times New Roman" w:cs="Times New Roman"/>
          <w:sz w:val="24"/>
          <w:szCs w:val="24"/>
        </w:rPr>
      </w:pPr>
    </w:p>
    <w:p w14:paraId="1869FBDA" w14:textId="77777777" w:rsidR="00AD6DBE" w:rsidRDefault="00AD6DBE" w:rsidP="00D84FDD">
      <w:pPr>
        <w:spacing w:after="0" w:line="240" w:lineRule="auto"/>
        <w:contextualSpacing/>
        <w:rPr>
          <w:rFonts w:ascii="Times New Roman" w:hAnsi="Times New Roman" w:cs="Times New Roman"/>
          <w:sz w:val="24"/>
          <w:szCs w:val="24"/>
        </w:rPr>
      </w:pPr>
    </w:p>
    <w:p w14:paraId="34EF8A9A" w14:textId="77777777" w:rsidR="00AD6DBE" w:rsidRDefault="00AD6DBE" w:rsidP="00D84FDD">
      <w:pPr>
        <w:spacing w:after="0" w:line="240" w:lineRule="auto"/>
        <w:contextualSpacing/>
        <w:rPr>
          <w:rFonts w:ascii="Times New Roman" w:hAnsi="Times New Roman" w:cs="Times New Roman"/>
          <w:sz w:val="24"/>
          <w:szCs w:val="24"/>
        </w:rPr>
      </w:pPr>
    </w:p>
    <w:p w14:paraId="64A4F675" w14:textId="77777777" w:rsidR="00AD6DBE" w:rsidRDefault="00AD6DBE" w:rsidP="00D84FDD">
      <w:pPr>
        <w:spacing w:after="0" w:line="240" w:lineRule="auto"/>
        <w:contextualSpacing/>
        <w:rPr>
          <w:rFonts w:ascii="Times New Roman" w:hAnsi="Times New Roman" w:cs="Times New Roman"/>
          <w:sz w:val="24"/>
          <w:szCs w:val="24"/>
        </w:rPr>
      </w:pPr>
    </w:p>
    <w:p w14:paraId="278FCF68" w14:textId="77777777" w:rsidR="00AD6DBE" w:rsidRDefault="00AD6DBE" w:rsidP="00D84FDD">
      <w:pPr>
        <w:spacing w:after="0" w:line="240" w:lineRule="auto"/>
        <w:contextualSpacing/>
        <w:rPr>
          <w:rFonts w:ascii="Times New Roman" w:hAnsi="Times New Roman" w:cs="Times New Roman"/>
          <w:sz w:val="24"/>
          <w:szCs w:val="24"/>
        </w:rPr>
      </w:pPr>
    </w:p>
    <w:p w14:paraId="531487A5" w14:textId="77777777" w:rsidR="00AD6DBE" w:rsidRDefault="00AD6DBE" w:rsidP="00D84FDD">
      <w:pPr>
        <w:spacing w:after="0" w:line="240" w:lineRule="auto"/>
        <w:contextualSpacing/>
        <w:rPr>
          <w:rFonts w:ascii="Times New Roman" w:hAnsi="Times New Roman" w:cs="Times New Roman"/>
          <w:sz w:val="24"/>
          <w:szCs w:val="24"/>
        </w:rPr>
      </w:pPr>
    </w:p>
    <w:p w14:paraId="55A4ADFD" w14:textId="77777777" w:rsidR="00AD6DBE" w:rsidRPr="00060AF3" w:rsidRDefault="00AD6DBE" w:rsidP="00D84FDD">
      <w:pPr>
        <w:spacing w:after="0" w:line="240" w:lineRule="auto"/>
        <w:contextualSpacing/>
        <w:rPr>
          <w:rFonts w:ascii="Times New Roman" w:hAnsi="Times New Roman" w:cs="Times New Roman"/>
          <w:sz w:val="24"/>
          <w:szCs w:val="24"/>
        </w:rPr>
      </w:pPr>
    </w:p>
    <w:p w14:paraId="72A1A681" w14:textId="16EB7FC9" w:rsidR="00D84FDD" w:rsidRPr="00060AF3" w:rsidRDefault="00D84FDD" w:rsidP="00D84FDD">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19.1</w:t>
      </w:r>
    </w:p>
    <w:p w14:paraId="3E7D9FB2" w14:textId="3FB24B8D"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w:t>
      </w:r>
      <w:proofErr w:type="gramStart"/>
      <w:r w:rsidRPr="00D84FDD">
        <w:rPr>
          <w:rFonts w:ascii="Times New Roman" w:hAnsi="Times New Roman" w:cs="Times New Roman"/>
          <w:sz w:val="24"/>
          <w:szCs w:val="24"/>
        </w:rPr>
        <w:t>Marking</w:t>
      </w:r>
      <w:proofErr w:type="gramEnd"/>
      <w:r w:rsidRPr="00D84FDD">
        <w:rPr>
          <w:rFonts w:ascii="Times New Roman" w:hAnsi="Times New Roman" w:cs="Times New Roman"/>
          <w:sz w:val="24"/>
          <w:szCs w:val="24"/>
        </w:rPr>
        <w:t xml:space="preserve">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74643AD0" w14:textId="5F82A86F"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w:t>
      </w:r>
      <w:r w:rsidR="00A960E1">
        <w:rPr>
          <w:rStyle w:val="Heading2Char"/>
          <w:rFonts w:ascii="Times New Roman" w:hAnsi="Times New Roman" w:cs="Times New Roman"/>
          <w:b/>
          <w:bCs/>
          <w:color w:val="000000"/>
          <w:sz w:val="24"/>
          <w:szCs w:val="24"/>
        </w:rPr>
        <w:t>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43144E2" w14:textId="33C10F05"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short answer question and student’s short answer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mobile application.</w:t>
      </w:r>
    </w:p>
    <w:p w14:paraId="312C6DBD" w14:textId="2A8A5449"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validate question point format from Lecturer.</w:t>
      </w:r>
    </w:p>
    <w:p w14:paraId="107ACB1F" w14:textId="4F90AFC8"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store point of student into the system.</w:t>
      </w:r>
    </w:p>
    <w:p w14:paraId="51CF2779" w14:textId="54D88D9E"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“Marking point is successful” message in </w:t>
      </w:r>
      <w:proofErr w:type="gramStart"/>
      <w:r w:rsidR="00D84FDD" w:rsidRPr="00D84FDD">
        <w:rPr>
          <w:rFonts w:ascii="Times New Roman" w:hAnsi="Times New Roman" w:cs="Times New Roman"/>
          <w:sz w:val="24"/>
          <w:szCs w:val="24"/>
        </w:rPr>
        <w:t>Marking</w:t>
      </w:r>
      <w:proofErr w:type="gramEnd"/>
      <w:r w:rsidR="00D84FDD" w:rsidRPr="00D84FDD">
        <w:rPr>
          <w:rFonts w:ascii="Times New Roman" w:hAnsi="Times New Roman" w:cs="Times New Roman"/>
          <w:sz w:val="24"/>
          <w:szCs w:val="24"/>
        </w:rPr>
        <w:t xml:space="preserve"> the point for student’s short answer page on the </w:t>
      </w:r>
      <w:r w:rsidR="00D84FDD">
        <w:rPr>
          <w:rFonts w:ascii="Times New Roman" w:hAnsi="Times New Roman" w:cs="Times New Roman"/>
          <w:sz w:val="24"/>
          <w:szCs w:val="24"/>
        </w:rPr>
        <w:t>web</w:t>
      </w:r>
      <w:r w:rsidR="00D84FDD" w:rsidRPr="00D84FDD">
        <w:rPr>
          <w:rFonts w:ascii="Times New Roman" w:hAnsi="Times New Roman" w:cs="Times New Roman"/>
          <w:sz w:val="24"/>
          <w:szCs w:val="24"/>
        </w:rPr>
        <w:t xml:space="preserve"> application.</w:t>
      </w:r>
    </w:p>
    <w:p w14:paraId="132A242D" w14:textId="0D776B06"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“Point of student must be number only” message when the point of student format is wrong.</w:t>
      </w:r>
    </w:p>
    <w:p w14:paraId="52BA964F" w14:textId="77777777" w:rsidR="00D84FDD" w:rsidRPr="00D84FDD" w:rsidRDefault="00D84FDD" w:rsidP="00D84FDD">
      <w:pPr>
        <w:spacing w:after="0" w:line="240" w:lineRule="auto"/>
        <w:ind w:left="720"/>
        <w:rPr>
          <w:rFonts w:ascii="Times New Roman" w:hAnsi="Times New Roman" w:cs="Times New Roman"/>
          <w:sz w:val="24"/>
          <w:szCs w:val="24"/>
        </w:rPr>
      </w:pPr>
    </w:p>
    <w:p w14:paraId="7440D772" w14:textId="77777777" w:rsidR="008C2426" w:rsidRPr="00D84FDD" w:rsidRDefault="008C2426" w:rsidP="00D84FDD"/>
    <w:p w14:paraId="43F4FA2A" w14:textId="4FB75E0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4.20</w:t>
      </w:r>
      <w:r w:rsidR="0042396D" w:rsidRPr="008E76FF">
        <w:rPr>
          <w:rFonts w:ascii="Times New Roman" w:hAnsi="Times New Roman" w:cs="Times New Roman"/>
          <w:b/>
          <w:bCs/>
          <w:color w:val="000000" w:themeColor="text1"/>
          <w:sz w:val="36"/>
          <w:szCs w:val="36"/>
        </w:rPr>
        <w:t xml:space="preserve"> Lecturer can review overall student’s answer in each choice of assignment or quiz in chart format. </w:t>
      </w:r>
      <w:r>
        <w:rPr>
          <w:rFonts w:ascii="Times New Roman" w:hAnsi="Times New Roman" w:cs="Times New Roman"/>
          <w:b/>
          <w:bCs/>
          <w:color w:val="000000" w:themeColor="text1"/>
          <w:sz w:val="36"/>
          <w:szCs w:val="36"/>
        </w:rPr>
        <w:t>(UC 20</w:t>
      </w:r>
      <w:r w:rsidR="00456C5C">
        <w:rPr>
          <w:rFonts w:ascii="Times New Roman" w:hAnsi="Times New Roman" w:cs="Times New Roman"/>
          <w:b/>
          <w:bCs/>
          <w:color w:val="000000" w:themeColor="text1"/>
          <w:sz w:val="36"/>
          <w:szCs w:val="36"/>
        </w:rPr>
        <w:t>.1)</w:t>
      </w:r>
    </w:p>
    <w:p w14:paraId="71DD41B2" w14:textId="5AAA0894" w:rsidR="00AE02C4" w:rsidRDefault="00273462" w:rsidP="00AE02C4">
      <w:ins w:id="395" w:author="KKD Windows Se7en V1" w:date="2014-07-25T00:36:00Z">
        <w:r>
          <w:rPr>
            <w:noProof/>
          </w:rPr>
          <w:drawing>
            <wp:anchor distT="0" distB="0" distL="114300" distR="114300" simplePos="0" relativeHeight="251729920" behindDoc="1" locked="0" layoutInCell="1" allowOverlap="1" wp14:anchorId="67C7C16D" wp14:editId="71C5BE3B">
              <wp:simplePos x="0" y="0"/>
              <wp:positionH relativeFrom="margin">
                <wp:align>center</wp:align>
              </wp:positionH>
              <wp:positionV relativeFrom="paragraph">
                <wp:posOffset>242570</wp:posOffset>
              </wp:positionV>
              <wp:extent cx="2628900" cy="188836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3_Student'sAnswer-Mobil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28900" cy="1888365"/>
                      </a:xfrm>
                      <a:prstGeom prst="rect">
                        <a:avLst/>
                      </a:prstGeom>
                    </pic:spPr>
                  </pic:pic>
                </a:graphicData>
              </a:graphic>
              <wp14:sizeRelH relativeFrom="page">
                <wp14:pctWidth>0</wp14:pctWidth>
              </wp14:sizeRelH>
              <wp14:sizeRelV relativeFrom="page">
                <wp14:pctHeight>0</wp14:pctHeight>
              </wp14:sizeRelV>
            </wp:anchor>
          </w:drawing>
        </w:r>
      </w:ins>
    </w:p>
    <w:p w14:paraId="216F09AE" w14:textId="4366D299" w:rsidR="00AE02C4" w:rsidRDefault="00AE02C4" w:rsidP="00AE02C4"/>
    <w:p w14:paraId="76962C1E" w14:textId="57F331FC" w:rsidR="008C2426" w:rsidRDefault="008C2426" w:rsidP="00AE02C4"/>
    <w:p w14:paraId="3BD32BC2" w14:textId="35B85654" w:rsidR="00AE02C4" w:rsidRDefault="00AE02C4" w:rsidP="00AE02C4"/>
    <w:p w14:paraId="2F427942" w14:textId="77777777" w:rsidR="00AE02C4" w:rsidRDefault="00AE02C4" w:rsidP="00AE02C4"/>
    <w:p w14:paraId="48140CD2" w14:textId="77777777" w:rsidR="00AE02C4" w:rsidRDefault="00AE02C4" w:rsidP="00AE02C4">
      <w:pPr>
        <w:rPr>
          <w:ins w:id="396" w:author="KKD Windows Se7en V1" w:date="2014-07-25T00:36:00Z"/>
        </w:rPr>
      </w:pPr>
    </w:p>
    <w:p w14:paraId="60D2B768" w14:textId="77777777" w:rsidR="00273462" w:rsidRDefault="00273462" w:rsidP="00AE02C4"/>
    <w:p w14:paraId="4555A052" w14:textId="77777777" w:rsidR="008C2426" w:rsidRDefault="008C2426"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AE02C4" w:rsidRPr="00060AF3" w14:paraId="69108DEE" w14:textId="77777777" w:rsidTr="00506D15">
        <w:tc>
          <w:tcPr>
            <w:tcW w:w="1908" w:type="dxa"/>
            <w:tcBorders>
              <w:top w:val="single" w:sz="12" w:space="0" w:color="auto"/>
              <w:bottom w:val="single" w:sz="6" w:space="0" w:color="auto"/>
            </w:tcBorders>
            <w:shd w:val="clear" w:color="auto" w:fill="F2F2F2"/>
          </w:tcPr>
          <w:p w14:paraId="68EAE2E6"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60F6E8B" w14:textId="41F4DE65" w:rsidR="00AE02C4" w:rsidRPr="00060AF3" w:rsidRDefault="00AE02C4" w:rsidP="00506D15">
            <w:pPr>
              <w:pStyle w:val="Hints"/>
              <w:jc w:val="thaiDistribute"/>
              <w:rPr>
                <w:rFonts w:ascii="Times New Roman" w:hAnsi="Times New Roman"/>
                <w:color w:val="000000"/>
                <w:sz w:val="24"/>
                <w:szCs w:val="24"/>
              </w:rPr>
            </w:pPr>
            <w:r>
              <w:rPr>
                <w:rFonts w:ascii="Times New Roman" w:hAnsi="Times New Roman"/>
                <w:color w:val="000000"/>
                <w:sz w:val="24"/>
                <w:szCs w:val="24"/>
              </w:rPr>
              <w:t>UC 20.1</w:t>
            </w:r>
          </w:p>
        </w:tc>
      </w:tr>
      <w:tr w:rsidR="00AE02C4" w:rsidRPr="00060AF3" w14:paraId="04A3F4A8" w14:textId="77777777" w:rsidTr="00506D15">
        <w:tc>
          <w:tcPr>
            <w:tcW w:w="1908" w:type="dxa"/>
            <w:tcBorders>
              <w:top w:val="single" w:sz="6" w:space="0" w:color="auto"/>
              <w:bottom w:val="single" w:sz="6" w:space="0" w:color="auto"/>
            </w:tcBorders>
            <w:shd w:val="clear" w:color="auto" w:fill="F2F2F2"/>
          </w:tcPr>
          <w:p w14:paraId="3B21CF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B256517"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 reviews student’s answers in chart</w:t>
            </w:r>
          </w:p>
        </w:tc>
      </w:tr>
      <w:tr w:rsidR="00AE02C4" w:rsidRPr="00060AF3" w14:paraId="239048F6" w14:textId="77777777" w:rsidTr="00506D15">
        <w:tc>
          <w:tcPr>
            <w:tcW w:w="1908" w:type="dxa"/>
            <w:tcBorders>
              <w:top w:val="single" w:sz="6" w:space="0" w:color="auto"/>
              <w:bottom w:val="single" w:sz="6" w:space="0" w:color="auto"/>
            </w:tcBorders>
            <w:shd w:val="clear" w:color="auto" w:fill="F2F2F2"/>
          </w:tcPr>
          <w:p w14:paraId="20ED87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3771B98"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1B6A8677"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0B53A7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89BCB93" w14:textId="77777777" w:rsidTr="00506D15">
        <w:tc>
          <w:tcPr>
            <w:tcW w:w="1908" w:type="dxa"/>
            <w:tcBorders>
              <w:top w:val="single" w:sz="6" w:space="0" w:color="auto"/>
              <w:bottom w:val="single" w:sz="6" w:space="0" w:color="auto"/>
            </w:tcBorders>
            <w:shd w:val="clear" w:color="auto" w:fill="F2F2F2"/>
          </w:tcPr>
          <w:p w14:paraId="714BD08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048B5F47"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1D2DC1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415157A2"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45EF990B" w14:textId="77777777" w:rsidTr="00506D15">
        <w:tc>
          <w:tcPr>
            <w:tcW w:w="2628" w:type="dxa"/>
            <w:gridSpan w:val="2"/>
            <w:tcBorders>
              <w:top w:val="single" w:sz="6" w:space="0" w:color="auto"/>
            </w:tcBorders>
          </w:tcPr>
          <w:p w14:paraId="3BDDAB8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420B48AB"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67AC4D46" w14:textId="77777777" w:rsidTr="00506D15">
        <w:tc>
          <w:tcPr>
            <w:tcW w:w="2628" w:type="dxa"/>
            <w:gridSpan w:val="2"/>
          </w:tcPr>
          <w:p w14:paraId="13CF1B6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B5C1C09" w14:textId="70E1780F"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reviews student’s answers in chart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9FA66E4" w14:textId="77777777" w:rsidTr="00506D15">
        <w:tc>
          <w:tcPr>
            <w:tcW w:w="2628" w:type="dxa"/>
            <w:gridSpan w:val="2"/>
          </w:tcPr>
          <w:p w14:paraId="581D659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7AD073E1"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 a testing that want to review overall student’s answer in each choice of assignment or quiz in chart format.</w:t>
            </w:r>
          </w:p>
        </w:tc>
      </w:tr>
      <w:tr w:rsidR="00AE02C4" w:rsidRPr="00060AF3" w14:paraId="01BD4101" w14:textId="77777777" w:rsidTr="00506D15">
        <w:trPr>
          <w:trHeight w:val="408"/>
        </w:trPr>
        <w:tc>
          <w:tcPr>
            <w:tcW w:w="2628" w:type="dxa"/>
            <w:gridSpan w:val="2"/>
          </w:tcPr>
          <w:p w14:paraId="0649FEE4"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5FC41DEF"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0769E905" w14:textId="77777777" w:rsidTr="00506D15">
        <w:tc>
          <w:tcPr>
            <w:tcW w:w="2628" w:type="dxa"/>
            <w:gridSpan w:val="2"/>
          </w:tcPr>
          <w:p w14:paraId="54737B69"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6D523FE3" w14:textId="32AE4CB6"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ECCDC35" w14:textId="77777777" w:rsidTr="00506D15">
        <w:tc>
          <w:tcPr>
            <w:tcW w:w="2628" w:type="dxa"/>
            <w:gridSpan w:val="2"/>
          </w:tcPr>
          <w:p w14:paraId="051D1A8B"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4890030A" w14:textId="184E7CAC"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review overall student’s answer in each choice of assignment or quiz in chart format.</w:t>
            </w:r>
          </w:p>
          <w:p w14:paraId="57D1677B"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177BB327" w14:textId="72A5AB23"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F948DFF" w14:textId="5F08AF26" w:rsidR="00AE02C4" w:rsidRPr="00060AF3" w:rsidDel="00B94E0C" w:rsidRDefault="00AE02C4" w:rsidP="00B94E0C">
            <w:pPr>
              <w:numPr>
                <w:ilvl w:val="0"/>
                <w:numId w:val="54"/>
              </w:numPr>
              <w:spacing w:after="0" w:line="240" w:lineRule="auto"/>
              <w:ind w:left="309" w:hanging="309"/>
              <w:contextualSpacing/>
              <w:jc w:val="thaiDistribute"/>
              <w:rPr>
                <w:del w:id="397" w:author="KKD Windows Se7en V1" w:date="2014-07-29T23:32:00Z"/>
                <w:rFonts w:ascii="Times New Roman" w:hAnsi="Times New Roman" w:cs="Times New Roman"/>
                <w:sz w:val="24"/>
                <w:szCs w:val="24"/>
              </w:rPr>
              <w:pPrChange w:id="398" w:author="KKD Windows Se7en V1" w:date="2014-07-29T23:32:00Z">
                <w:pPr>
                  <w:numPr>
                    <w:numId w:val="54"/>
                  </w:numPr>
                  <w:spacing w:after="0" w:line="240" w:lineRule="auto"/>
                  <w:ind w:left="309" w:hanging="309"/>
                  <w:contextualSpacing/>
                  <w:jc w:val="thaiDistribute"/>
                </w:pPr>
              </w:pPrChange>
            </w:pPr>
            <w:del w:id="399" w:author="KKD Windows Se7en V1" w:date="2014-07-29T23:32:00Z">
              <w:r w:rsidRPr="00060AF3" w:rsidDel="00B94E0C">
                <w:rPr>
                  <w:rFonts w:ascii="Times New Roman" w:hAnsi="Times New Roman" w:cs="Times New Roman"/>
                  <w:sz w:val="24"/>
                  <w:szCs w:val="24"/>
                </w:rPr>
                <w:delText xml:space="preserve">The system </w:delText>
              </w:r>
              <w:r w:rsidRPr="00060AF3" w:rsidDel="00B94E0C">
                <w:rPr>
                  <w:rFonts w:ascii="Times New Roman" w:eastAsia="Pontano Sans" w:hAnsi="Times New Roman" w:cs="Times New Roman"/>
                  <w:sz w:val="24"/>
                  <w:szCs w:val="24"/>
                </w:rPr>
                <w:delText>fetches</w:delText>
              </w:r>
              <w:r w:rsidRPr="00060AF3" w:rsidDel="00B94E0C">
                <w:rPr>
                  <w:rFonts w:ascii="Times New Roman" w:hAnsi="Times New Roman" w:cs="Times New Roman"/>
                  <w:sz w:val="24"/>
                  <w:szCs w:val="24"/>
                </w:rPr>
                <w:delText xml:space="preserve"> the assignment or quiz information from the system.</w:delText>
              </w:r>
            </w:del>
          </w:p>
          <w:p w14:paraId="01185DA3" w14:textId="2DB8859E" w:rsidR="00AE02C4" w:rsidRPr="00060AF3" w:rsidRDefault="00AE02C4" w:rsidP="00B94E0C">
            <w:pPr>
              <w:numPr>
                <w:ilvl w:val="0"/>
                <w:numId w:val="54"/>
              </w:numPr>
              <w:spacing w:after="0" w:line="240" w:lineRule="auto"/>
              <w:ind w:left="309" w:hanging="309"/>
              <w:contextualSpacing/>
              <w:jc w:val="thaiDistribute"/>
              <w:rPr>
                <w:rFonts w:ascii="Times New Roman" w:hAnsi="Times New Roman" w:cs="Times New Roman"/>
                <w:sz w:val="24"/>
                <w:szCs w:val="24"/>
              </w:rPr>
              <w:pPrChange w:id="400" w:author="KKD Windows Se7en V1" w:date="2014-07-29T23:32:00Z">
                <w:pPr>
                  <w:numPr>
                    <w:numId w:val="54"/>
                  </w:numPr>
                  <w:spacing w:after="0" w:line="240" w:lineRule="auto"/>
                  <w:ind w:left="309" w:hanging="309"/>
                  <w:contextualSpacing/>
                  <w:jc w:val="thaiDistribute"/>
                </w:pPr>
              </w:pPrChange>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FB3EBB6" w14:textId="77777777" w:rsidTr="00506D15">
        <w:tc>
          <w:tcPr>
            <w:tcW w:w="2628" w:type="dxa"/>
            <w:gridSpan w:val="2"/>
          </w:tcPr>
          <w:p w14:paraId="3428944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570" w:type="dxa"/>
            <w:gridSpan w:val="3"/>
          </w:tcPr>
          <w:p w14:paraId="13CC4D08" w14:textId="77777777" w:rsidR="00AE02C4" w:rsidRPr="004E6878" w:rsidRDefault="00AE02C4" w:rsidP="00506D15">
            <w:pPr>
              <w:spacing w:after="0" w:line="240" w:lineRule="auto"/>
              <w:jc w:val="thaiDistribute"/>
              <w:rPr>
                <w:rFonts w:ascii="Times New Roman" w:hAnsi="Times New Roman" w:cs="Times New Roman"/>
                <w:sz w:val="24"/>
                <w:szCs w:val="24"/>
              </w:rPr>
            </w:pPr>
            <w:r w:rsidRPr="00146DFC">
              <w:rPr>
                <w:rStyle w:val="Heading2Char"/>
                <w:rFonts w:ascii="Times New Roman" w:hAnsi="Times New Roman" w:cs="Times New Roman"/>
                <w:color w:val="000000"/>
                <w:sz w:val="24"/>
                <w:szCs w:val="24"/>
              </w:rPr>
              <w:t>N/A</w:t>
            </w:r>
          </w:p>
        </w:tc>
      </w:tr>
      <w:tr w:rsidR="00AE02C4" w:rsidRPr="00060AF3" w14:paraId="0F84B1D6" w14:textId="77777777" w:rsidTr="00506D15">
        <w:tc>
          <w:tcPr>
            <w:tcW w:w="2628" w:type="dxa"/>
            <w:gridSpan w:val="2"/>
          </w:tcPr>
          <w:p w14:paraId="54665F0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765755D5"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1899E0E" w14:textId="77777777" w:rsidTr="00506D15">
        <w:tc>
          <w:tcPr>
            <w:tcW w:w="2628" w:type="dxa"/>
            <w:gridSpan w:val="2"/>
          </w:tcPr>
          <w:p w14:paraId="70A7101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542243A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EE241E0" w14:textId="77777777" w:rsidTr="00506D15">
        <w:tc>
          <w:tcPr>
            <w:tcW w:w="2628" w:type="dxa"/>
            <w:gridSpan w:val="2"/>
          </w:tcPr>
          <w:p w14:paraId="578150C2"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1703FBDE"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27F4D79D" w14:textId="77777777" w:rsidTr="00506D15">
        <w:tc>
          <w:tcPr>
            <w:tcW w:w="2628" w:type="dxa"/>
            <w:gridSpan w:val="2"/>
          </w:tcPr>
          <w:p w14:paraId="1905FA2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5598FF8"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5742D196" w14:textId="77777777" w:rsidTr="00506D15">
        <w:tc>
          <w:tcPr>
            <w:tcW w:w="2628" w:type="dxa"/>
            <w:gridSpan w:val="2"/>
          </w:tcPr>
          <w:p w14:paraId="7700768D"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67D0FB3A"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76234AF5" w14:textId="77777777" w:rsidR="00AE02C4" w:rsidDel="00273462" w:rsidRDefault="00AE02C4" w:rsidP="00AE02C4">
      <w:pPr>
        <w:spacing w:after="0" w:line="240" w:lineRule="auto"/>
        <w:jc w:val="thaiDistribute"/>
        <w:rPr>
          <w:del w:id="401" w:author="KKD Windows Se7en V1" w:date="2014-07-25T00:36:00Z"/>
          <w:rFonts w:ascii="Times New Roman" w:hAnsi="Times New Roman" w:cs="Times New Roman"/>
          <w:b/>
          <w:bCs/>
          <w:sz w:val="29"/>
          <w:szCs w:val="29"/>
        </w:rPr>
      </w:pPr>
    </w:p>
    <w:p w14:paraId="396F4873" w14:textId="32F65A30"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20.1</w:t>
      </w:r>
      <w:r w:rsidRPr="00115F1A">
        <w:rPr>
          <w:rFonts w:ascii="Times New Roman" w:hAnsi="Times New Roman" w:cs="Times New Roman"/>
          <w:b/>
          <w:bCs/>
          <w:sz w:val="29"/>
          <w:szCs w:val="29"/>
        </w:rPr>
        <w:t xml:space="preserve"> Lecturer can review overall student’s answer in each choice of assignment or quiz in chart format. </w:t>
      </w:r>
    </w:p>
    <w:p w14:paraId="7D3B3F43" w14:textId="0E4EE72A"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review overall student’s answer in each choice of assignment or quiz in chart format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Lecturer can analyze thinking of students in decision choose answers.</w:t>
      </w:r>
    </w:p>
    <w:p w14:paraId="64F6E539"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EC4AD85"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0A41C427"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180EB0F6"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6A787F7" w14:textId="16119EC4" w:rsidR="00AE02C4" w:rsidRPr="00060AF3"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review overall student’s answer in each choice of assignment or quiz in chart format.</w:t>
      </w:r>
    </w:p>
    <w:p w14:paraId="6417C3DA" w14:textId="77777777" w:rsidR="00AE02C4"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7EC17A14"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5F754315"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440EB9B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3F8955B" w14:textId="1CF701D7" w:rsidR="008C2426" w:rsidRDefault="008C2426" w:rsidP="00AE02C4">
      <w:pPr>
        <w:spacing w:after="0" w:line="240" w:lineRule="auto"/>
        <w:contextualSpacing/>
        <w:jc w:val="thaiDistribute"/>
        <w:rPr>
          <w:rFonts w:ascii="Times New Roman" w:hAnsi="Times New Roman" w:cs="Times New Roman"/>
          <w:b/>
          <w:bCs/>
          <w:sz w:val="29"/>
          <w:szCs w:val="29"/>
        </w:rPr>
      </w:pPr>
      <w:r>
        <w:rPr>
          <w:rFonts w:ascii="Times New Roman" w:hAnsi="Times New Roman" w:cs="Times New Roman"/>
          <w:b/>
          <w:bCs/>
          <w:sz w:val="29"/>
          <w:szCs w:val="29"/>
        </w:rPr>
        <w:t xml:space="preserve">AC-20.1 </w:t>
      </w:r>
      <w:r w:rsidRPr="00115F1A">
        <w:rPr>
          <w:rFonts w:ascii="Times New Roman" w:hAnsi="Times New Roman" w:cs="Times New Roman"/>
          <w:b/>
          <w:bCs/>
          <w:sz w:val="29"/>
          <w:szCs w:val="29"/>
        </w:rPr>
        <w:t>Lecturer can review overall student’s answer in each choice of assignment or quiz in chart format.</w:t>
      </w:r>
    </w:p>
    <w:p w14:paraId="4B0E4C67" w14:textId="77777777" w:rsidR="008C2426" w:rsidRDefault="008C2426" w:rsidP="00AE02C4">
      <w:pPr>
        <w:spacing w:after="0" w:line="240" w:lineRule="auto"/>
        <w:contextualSpacing/>
        <w:jc w:val="thaiDistribute"/>
        <w:rPr>
          <w:rFonts w:ascii="Times New Roman" w:hAnsi="Times New Roman" w:cs="Times New Roman"/>
          <w:b/>
          <w:bCs/>
          <w:sz w:val="29"/>
          <w:szCs w:val="29"/>
        </w:rPr>
      </w:pPr>
    </w:p>
    <w:p w14:paraId="7E95E734" w14:textId="4A1FDD69" w:rsidR="008C2426" w:rsidRDefault="008C2426" w:rsidP="00AE02C4">
      <w:pPr>
        <w:spacing w:after="0" w:line="240" w:lineRule="auto"/>
        <w:contextualSpacing/>
        <w:jc w:val="thaiDistribute"/>
        <w:rPr>
          <w:rFonts w:ascii="Times New Roman" w:hAnsi="Times New Roman" w:cs="Times New Roman"/>
          <w:b/>
          <w:bCs/>
          <w:sz w:val="29"/>
          <w:szCs w:val="29"/>
        </w:rPr>
      </w:pPr>
      <w:del w:id="402" w:author="KKD Windows Se7en V1" w:date="2014-07-25T00:36:00Z">
        <w:r w:rsidRPr="009E367A" w:rsidDel="00273462">
          <w:rPr>
            <w:rFonts w:ascii="Times New Roman" w:hAnsi="Times New Roman" w:cs="Times New Roman"/>
            <w:b/>
            <w:bCs/>
            <w:noProof/>
            <w:sz w:val="29"/>
            <w:szCs w:val="29"/>
            <w:rPrChange w:id="403" w:author="Unknown">
              <w:rPr>
                <w:noProof/>
              </w:rPr>
            </w:rPrChange>
          </w:rPr>
          <w:drawing>
            <wp:anchor distT="0" distB="0" distL="114300" distR="114300" simplePos="0" relativeHeight="251700224" behindDoc="1" locked="0" layoutInCell="1" allowOverlap="1" wp14:anchorId="0936D02D" wp14:editId="437DE846">
              <wp:simplePos x="0" y="0"/>
              <wp:positionH relativeFrom="column">
                <wp:posOffset>1676400</wp:posOffset>
              </wp:positionH>
              <wp:positionV relativeFrom="paragraph">
                <wp:posOffset>194310</wp:posOffset>
              </wp:positionV>
              <wp:extent cx="2266950" cy="3200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20.png"/>
                      <pic:cNvPicPr/>
                    </pic:nvPicPr>
                    <pic:blipFill>
                      <a:blip r:embed="rId73">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del>
    </w:p>
    <w:p w14:paraId="57D3A349" w14:textId="64D4D7BE" w:rsidR="008C2426" w:rsidRPr="009E367A" w:rsidRDefault="00273462" w:rsidP="00AE02C4">
      <w:pPr>
        <w:spacing w:after="0" w:line="240" w:lineRule="auto"/>
        <w:contextualSpacing/>
        <w:jc w:val="thaiDistribute"/>
        <w:rPr>
          <w:rFonts w:ascii="Times New Roman" w:hAnsi="Times New Roman" w:cs="Times New Roman"/>
          <w:b/>
          <w:bCs/>
          <w:sz w:val="29"/>
          <w:szCs w:val="29"/>
        </w:rPr>
      </w:pPr>
      <w:ins w:id="404" w:author="KKD Windows Se7en V1" w:date="2014-07-25T00:45:00Z">
        <w:r>
          <w:rPr>
            <w:rFonts w:ascii="Times New Roman" w:hAnsi="Times New Roman" w:cs="Times New Roman"/>
            <w:b/>
            <w:bCs/>
            <w:noProof/>
            <w:sz w:val="29"/>
            <w:szCs w:val="29"/>
            <w:rPrChange w:id="405" w:author="Unknown">
              <w:rPr>
                <w:noProof/>
              </w:rPr>
            </w:rPrChange>
          </w:rPr>
          <w:drawing>
            <wp:anchor distT="0" distB="0" distL="114300" distR="114300" simplePos="0" relativeHeight="251748352" behindDoc="1" locked="0" layoutInCell="1" allowOverlap="1" wp14:anchorId="03BD9BCB" wp14:editId="7FDA8EE0">
              <wp:simplePos x="0" y="0"/>
              <wp:positionH relativeFrom="column">
                <wp:posOffset>1752600</wp:posOffset>
              </wp:positionH>
              <wp:positionV relativeFrom="paragraph">
                <wp:posOffset>13335</wp:posOffset>
              </wp:positionV>
              <wp:extent cx="2266950" cy="32004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20.png"/>
                      <pic:cNvPicPr/>
                    </pic:nvPicPr>
                    <pic:blipFill>
                      <a:blip r:embed="rId74">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ins>
    </w:p>
    <w:p w14:paraId="728663A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8AAD6B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CFBEF7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81F736A"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599B7DA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D3048D5"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066F311"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88784EF"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52036951"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67EC1BE2"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67F6AB5B"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D189E5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48073F6"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EED68E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4DF2DA8"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0E74C89"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470210C"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CB0BE2D"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737C7EB7"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A161F6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DC076A3"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2B93FD1E"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0D2D5123" w14:textId="77777777" w:rsidR="004E6878" w:rsidRDefault="004E6878" w:rsidP="00AE02C4">
      <w:pPr>
        <w:spacing w:after="0" w:line="240" w:lineRule="auto"/>
        <w:contextualSpacing/>
        <w:jc w:val="thaiDistribute"/>
        <w:rPr>
          <w:rFonts w:ascii="Times New Roman" w:hAnsi="Times New Roman" w:cs="Times New Roman"/>
          <w:sz w:val="24"/>
          <w:szCs w:val="24"/>
        </w:rPr>
      </w:pPr>
    </w:p>
    <w:p w14:paraId="676240B0"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F588325" w14:textId="77777777" w:rsidR="008C2426" w:rsidRDefault="008C2426" w:rsidP="00AE02C4">
      <w:pPr>
        <w:spacing w:after="0" w:line="240" w:lineRule="auto"/>
        <w:contextualSpacing/>
        <w:jc w:val="thaiDistribute"/>
        <w:rPr>
          <w:rFonts w:ascii="Times New Roman" w:hAnsi="Times New Roman" w:cs="Times New Roman"/>
          <w:sz w:val="24"/>
          <w:szCs w:val="24"/>
        </w:rPr>
      </w:pPr>
    </w:p>
    <w:p w14:paraId="309B532C" w14:textId="74F71D6D"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 20.1</w:t>
      </w:r>
    </w:p>
    <w:p w14:paraId="51D290F5" w14:textId="19C285B2"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60FD5E8" w14:textId="48F236D7" w:rsidR="00AE02C4" w:rsidRPr="00AE02C4" w:rsidDel="00B94E0C" w:rsidRDefault="00AE02C4" w:rsidP="009E367A">
      <w:pPr>
        <w:spacing w:after="0" w:line="240" w:lineRule="auto"/>
        <w:ind w:left="1620" w:hanging="1260"/>
        <w:rPr>
          <w:del w:id="406" w:author="KKD Windows Se7en V1" w:date="2014-07-29T23:32:00Z"/>
          <w:rFonts w:ascii="Times New Roman" w:hAnsi="Times New Roman" w:cs="Times New Roman"/>
          <w:sz w:val="24"/>
          <w:szCs w:val="24"/>
        </w:rPr>
      </w:pPr>
      <w:del w:id="407" w:author="KKD Windows Se7en V1" w:date="2014-07-29T23:32:00Z">
        <w:r w:rsidDel="00B94E0C">
          <w:rPr>
            <w:rStyle w:val="Heading2Char"/>
            <w:rFonts w:ascii="Times New Roman" w:hAnsi="Times New Roman" w:cs="Times New Roman"/>
            <w:b/>
            <w:bCs/>
            <w:color w:val="000000"/>
            <w:sz w:val="24"/>
            <w:szCs w:val="24"/>
          </w:rPr>
          <w:delText>SRS 20-2.1</w:delText>
        </w:r>
        <w:r w:rsidRPr="00AE02C4" w:rsidDel="00B94E0C">
          <w:rPr>
            <w:rStyle w:val="Heading2Char"/>
            <w:rFonts w:ascii="Times New Roman" w:hAnsi="Times New Roman" w:cs="Times New Roman"/>
            <w:b/>
            <w:bCs/>
            <w:color w:val="000000"/>
            <w:sz w:val="24"/>
            <w:szCs w:val="24"/>
          </w:rPr>
          <w:delText>:</w:delText>
        </w:r>
        <w:r w:rsidRPr="00AE02C4" w:rsidDel="00B94E0C">
          <w:rPr>
            <w:rFonts w:ascii="Times New Roman" w:hAnsi="Times New Roman" w:cs="Times New Roman"/>
            <w:sz w:val="24"/>
            <w:szCs w:val="24"/>
          </w:rPr>
          <w:delText xml:space="preserve"> The system shall </w:delText>
        </w:r>
        <w:r w:rsidRPr="00AE02C4" w:rsidDel="00B94E0C">
          <w:rPr>
            <w:rFonts w:ascii="Times New Roman" w:eastAsia="Pontano Sans" w:hAnsi="Times New Roman" w:cs="Times New Roman"/>
            <w:sz w:val="24"/>
            <w:szCs w:val="24"/>
          </w:rPr>
          <w:delText>fetch</w:delText>
        </w:r>
        <w:r w:rsidRPr="00AE02C4" w:rsidDel="00B94E0C">
          <w:rPr>
            <w:rFonts w:ascii="Times New Roman" w:hAnsi="Times New Roman" w:cs="Times New Roman"/>
            <w:sz w:val="24"/>
            <w:szCs w:val="24"/>
          </w:rPr>
          <w:delText xml:space="preserve"> the assignment or quiz information from the system.</w:delText>
        </w:r>
      </w:del>
    </w:p>
    <w:p w14:paraId="788DE305" w14:textId="0F2EB950"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20-</w:t>
      </w:r>
      <w:ins w:id="408" w:author="KKD Windows Se7en V1" w:date="2014-07-29T23:32:00Z">
        <w:r w:rsidR="00B94E0C">
          <w:rPr>
            <w:rStyle w:val="Heading2Char"/>
            <w:rFonts w:ascii="Times New Roman" w:hAnsi="Times New Roman" w:cs="Times New Roman"/>
            <w:b/>
            <w:bCs/>
            <w:color w:val="000000"/>
            <w:sz w:val="24"/>
            <w:szCs w:val="24"/>
          </w:rPr>
          <w:t>2</w:t>
        </w:r>
      </w:ins>
      <w:del w:id="409" w:author="KKD Windows Se7en V1" w:date="2014-07-29T23:32:00Z">
        <w:r w:rsidDel="00B94E0C">
          <w:rPr>
            <w:rStyle w:val="Heading2Char"/>
            <w:rFonts w:ascii="Times New Roman" w:hAnsi="Times New Roman" w:cs="Times New Roman"/>
            <w:b/>
            <w:bCs/>
            <w:color w:val="000000"/>
            <w:sz w:val="24"/>
            <w:szCs w:val="24"/>
          </w:rPr>
          <w:delText>3</w:delText>
        </w:r>
      </w:del>
      <w:r>
        <w:rPr>
          <w:rStyle w:val="Heading2Char"/>
          <w:rFonts w:ascii="Times New Roman" w:hAnsi="Times New Roman" w:cs="Times New Roman"/>
          <w:b/>
          <w:bCs/>
          <w:color w:val="000000"/>
          <w:sz w:val="24"/>
          <w:szCs w:val="24"/>
        </w:rPr>
        <w:t>.1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764B2A6E" w14:textId="77777777" w:rsidR="00AE02C4" w:rsidRPr="00354B18" w:rsidRDefault="00AE02C4" w:rsidP="00AE02C4">
      <w:pPr>
        <w:spacing w:after="0" w:line="240" w:lineRule="auto"/>
        <w:ind w:left="720"/>
        <w:rPr>
          <w:rFonts w:ascii="Times New Roman" w:hAnsi="Times New Roman" w:cs="Times New Roman"/>
          <w:sz w:val="24"/>
          <w:szCs w:val="24"/>
        </w:rPr>
      </w:pPr>
    </w:p>
    <w:p w14:paraId="3CA7A24A" w14:textId="77777777" w:rsidR="00AE02C4" w:rsidRDefault="00AE02C4" w:rsidP="009E367A">
      <w:pPr>
        <w:spacing w:after="0" w:line="240" w:lineRule="auto"/>
        <w:rPr>
          <w:rFonts w:ascii="Times New Roman" w:hAnsi="Times New Roman" w:cs="Times New Roman"/>
          <w:sz w:val="24"/>
          <w:szCs w:val="24"/>
        </w:rPr>
      </w:pPr>
    </w:p>
    <w:p w14:paraId="735A6B48" w14:textId="77777777" w:rsidR="008C2426" w:rsidRDefault="008C2426" w:rsidP="009E367A">
      <w:pPr>
        <w:spacing w:after="0" w:line="240" w:lineRule="auto"/>
        <w:rPr>
          <w:rFonts w:ascii="Times New Roman" w:hAnsi="Times New Roman" w:cs="Times New Roman"/>
          <w:sz w:val="24"/>
          <w:szCs w:val="24"/>
        </w:rPr>
      </w:pPr>
    </w:p>
    <w:p w14:paraId="6ED29127" w14:textId="77777777" w:rsidR="008C2426" w:rsidRDefault="008C2426" w:rsidP="009E367A">
      <w:pPr>
        <w:spacing w:after="0" w:line="240" w:lineRule="auto"/>
        <w:rPr>
          <w:rFonts w:ascii="Times New Roman" w:hAnsi="Times New Roman" w:cs="Times New Roman"/>
          <w:sz w:val="24"/>
          <w:szCs w:val="24"/>
        </w:rPr>
      </w:pPr>
    </w:p>
    <w:p w14:paraId="1F1789DE" w14:textId="77777777" w:rsidR="008C2426" w:rsidRDefault="008C2426" w:rsidP="009E367A">
      <w:pPr>
        <w:spacing w:after="0" w:line="240" w:lineRule="auto"/>
        <w:rPr>
          <w:rFonts w:ascii="Times New Roman" w:hAnsi="Times New Roman" w:cs="Times New Roman"/>
          <w:sz w:val="24"/>
          <w:szCs w:val="24"/>
        </w:rPr>
      </w:pPr>
    </w:p>
    <w:p w14:paraId="6510D77F" w14:textId="77777777" w:rsidR="008C2426" w:rsidRDefault="008C2426" w:rsidP="009E367A">
      <w:pPr>
        <w:spacing w:after="0" w:line="240" w:lineRule="auto"/>
        <w:rPr>
          <w:rFonts w:ascii="Times New Roman" w:hAnsi="Times New Roman" w:cs="Times New Roman"/>
          <w:sz w:val="24"/>
          <w:szCs w:val="24"/>
        </w:rPr>
      </w:pPr>
    </w:p>
    <w:p w14:paraId="522818C6" w14:textId="77777777" w:rsidR="008C2426" w:rsidRDefault="008C2426" w:rsidP="009E367A">
      <w:pPr>
        <w:spacing w:after="0" w:line="240" w:lineRule="auto"/>
        <w:rPr>
          <w:rFonts w:ascii="Times New Roman" w:hAnsi="Times New Roman" w:cs="Times New Roman"/>
          <w:sz w:val="24"/>
          <w:szCs w:val="24"/>
        </w:rPr>
      </w:pPr>
    </w:p>
    <w:p w14:paraId="674B4483" w14:textId="77777777" w:rsidR="008C2426" w:rsidRDefault="008C2426" w:rsidP="009E367A">
      <w:pPr>
        <w:spacing w:after="0" w:line="240" w:lineRule="auto"/>
        <w:rPr>
          <w:rFonts w:ascii="Times New Roman" w:hAnsi="Times New Roman" w:cs="Times New Roman"/>
          <w:sz w:val="24"/>
          <w:szCs w:val="24"/>
        </w:rPr>
      </w:pPr>
    </w:p>
    <w:p w14:paraId="4D903499" w14:textId="77777777" w:rsidR="008C2426" w:rsidRDefault="008C2426" w:rsidP="009E367A">
      <w:pPr>
        <w:spacing w:after="0" w:line="240" w:lineRule="auto"/>
        <w:rPr>
          <w:rFonts w:ascii="Times New Roman" w:hAnsi="Times New Roman" w:cs="Times New Roman"/>
          <w:sz w:val="24"/>
          <w:szCs w:val="24"/>
        </w:rPr>
      </w:pPr>
    </w:p>
    <w:p w14:paraId="303EB7B6" w14:textId="77777777" w:rsidR="008C2426" w:rsidRDefault="008C2426" w:rsidP="009E367A">
      <w:pPr>
        <w:spacing w:after="0" w:line="240" w:lineRule="auto"/>
        <w:rPr>
          <w:rFonts w:ascii="Times New Roman" w:hAnsi="Times New Roman" w:cs="Times New Roman"/>
          <w:sz w:val="24"/>
          <w:szCs w:val="24"/>
        </w:rPr>
      </w:pPr>
    </w:p>
    <w:p w14:paraId="711A8AB2" w14:textId="77777777" w:rsidR="008C2426" w:rsidRDefault="008C2426" w:rsidP="009E367A">
      <w:pPr>
        <w:spacing w:after="0" w:line="240" w:lineRule="auto"/>
        <w:rPr>
          <w:rFonts w:ascii="Times New Roman" w:hAnsi="Times New Roman" w:cs="Times New Roman"/>
          <w:sz w:val="24"/>
          <w:szCs w:val="24"/>
        </w:rPr>
      </w:pPr>
    </w:p>
    <w:p w14:paraId="2247B6BE" w14:textId="77777777" w:rsidR="008C2426" w:rsidRDefault="008C2426" w:rsidP="009E367A">
      <w:pPr>
        <w:spacing w:after="0" w:line="240" w:lineRule="auto"/>
        <w:rPr>
          <w:rFonts w:ascii="Times New Roman" w:hAnsi="Times New Roman" w:cs="Times New Roman"/>
          <w:sz w:val="24"/>
          <w:szCs w:val="24"/>
        </w:rPr>
      </w:pPr>
    </w:p>
    <w:p w14:paraId="343A560A" w14:textId="77777777" w:rsidR="008C2426" w:rsidRDefault="008C2426" w:rsidP="009E367A">
      <w:pPr>
        <w:spacing w:after="0" w:line="240" w:lineRule="auto"/>
        <w:rPr>
          <w:rFonts w:ascii="Times New Roman" w:hAnsi="Times New Roman" w:cs="Times New Roman"/>
          <w:sz w:val="24"/>
          <w:szCs w:val="24"/>
        </w:rPr>
      </w:pPr>
    </w:p>
    <w:p w14:paraId="3D038E42" w14:textId="77777777" w:rsidR="008C2426" w:rsidRDefault="008C2426" w:rsidP="009E367A">
      <w:pPr>
        <w:spacing w:after="0" w:line="240" w:lineRule="auto"/>
        <w:rPr>
          <w:rFonts w:ascii="Times New Roman" w:hAnsi="Times New Roman" w:cs="Times New Roman"/>
          <w:sz w:val="24"/>
          <w:szCs w:val="24"/>
        </w:rPr>
      </w:pPr>
    </w:p>
    <w:p w14:paraId="4C753E89" w14:textId="77777777" w:rsidR="008C2426" w:rsidRDefault="008C2426" w:rsidP="009E367A">
      <w:pPr>
        <w:spacing w:after="0" w:line="240" w:lineRule="auto"/>
        <w:rPr>
          <w:rFonts w:ascii="Times New Roman" w:hAnsi="Times New Roman" w:cs="Times New Roman"/>
          <w:sz w:val="24"/>
          <w:szCs w:val="24"/>
        </w:rPr>
      </w:pPr>
    </w:p>
    <w:p w14:paraId="48ECEF53" w14:textId="77777777" w:rsidR="008C2426" w:rsidRDefault="008C2426" w:rsidP="009E367A">
      <w:pPr>
        <w:spacing w:after="0" w:line="240" w:lineRule="auto"/>
        <w:rPr>
          <w:rFonts w:ascii="Times New Roman" w:hAnsi="Times New Roman" w:cs="Times New Roman"/>
          <w:sz w:val="24"/>
          <w:szCs w:val="24"/>
        </w:rPr>
      </w:pPr>
    </w:p>
    <w:p w14:paraId="44A63006" w14:textId="77777777" w:rsidR="008C2426" w:rsidRDefault="008C2426" w:rsidP="009E367A">
      <w:pPr>
        <w:spacing w:after="0" w:line="240" w:lineRule="auto"/>
        <w:rPr>
          <w:rFonts w:ascii="Times New Roman" w:hAnsi="Times New Roman" w:cs="Times New Roman"/>
          <w:sz w:val="24"/>
          <w:szCs w:val="24"/>
        </w:rPr>
      </w:pPr>
    </w:p>
    <w:p w14:paraId="368D2D19" w14:textId="77777777" w:rsidR="008C2426" w:rsidRDefault="008C2426" w:rsidP="009E367A">
      <w:pPr>
        <w:spacing w:after="0" w:line="240" w:lineRule="auto"/>
        <w:rPr>
          <w:rFonts w:ascii="Times New Roman" w:hAnsi="Times New Roman" w:cs="Times New Roman"/>
          <w:sz w:val="24"/>
          <w:szCs w:val="24"/>
        </w:rPr>
      </w:pPr>
    </w:p>
    <w:p w14:paraId="6107E688" w14:textId="77777777" w:rsidR="008C2426" w:rsidRDefault="008C2426" w:rsidP="009E367A">
      <w:pPr>
        <w:spacing w:after="0" w:line="240" w:lineRule="auto"/>
        <w:rPr>
          <w:rFonts w:ascii="Times New Roman" w:hAnsi="Times New Roman" w:cs="Times New Roman"/>
          <w:sz w:val="24"/>
          <w:szCs w:val="24"/>
        </w:rPr>
      </w:pPr>
    </w:p>
    <w:p w14:paraId="0723D011" w14:textId="77777777" w:rsidR="008C2426" w:rsidRDefault="008C2426" w:rsidP="009E367A">
      <w:pPr>
        <w:spacing w:after="0" w:line="240" w:lineRule="auto"/>
        <w:rPr>
          <w:rFonts w:ascii="Times New Roman" w:hAnsi="Times New Roman" w:cs="Times New Roman"/>
          <w:sz w:val="24"/>
          <w:szCs w:val="24"/>
        </w:rPr>
      </w:pPr>
    </w:p>
    <w:p w14:paraId="03F1DBCB" w14:textId="77777777" w:rsidR="008C2426" w:rsidRDefault="008C2426" w:rsidP="009E367A">
      <w:pPr>
        <w:spacing w:after="0" w:line="240" w:lineRule="auto"/>
        <w:rPr>
          <w:rFonts w:ascii="Times New Roman" w:hAnsi="Times New Roman" w:cs="Times New Roman"/>
          <w:sz w:val="24"/>
          <w:szCs w:val="24"/>
        </w:rPr>
      </w:pPr>
    </w:p>
    <w:p w14:paraId="7089B663" w14:textId="77777777" w:rsidR="008C2426" w:rsidRDefault="008C2426" w:rsidP="009E367A">
      <w:pPr>
        <w:spacing w:after="0" w:line="240" w:lineRule="auto"/>
        <w:rPr>
          <w:rFonts w:ascii="Times New Roman" w:hAnsi="Times New Roman" w:cs="Times New Roman"/>
          <w:sz w:val="24"/>
          <w:szCs w:val="24"/>
        </w:rPr>
      </w:pPr>
    </w:p>
    <w:p w14:paraId="6E26E448" w14:textId="77777777" w:rsidR="008C2426" w:rsidRDefault="008C2426" w:rsidP="009E367A">
      <w:pPr>
        <w:spacing w:after="0" w:line="240" w:lineRule="auto"/>
        <w:rPr>
          <w:rFonts w:ascii="Times New Roman" w:hAnsi="Times New Roman" w:cs="Times New Roman"/>
          <w:sz w:val="24"/>
          <w:szCs w:val="24"/>
        </w:rPr>
      </w:pPr>
    </w:p>
    <w:p w14:paraId="651082C8" w14:textId="77777777" w:rsidR="008C2426" w:rsidRDefault="008C2426" w:rsidP="009E367A">
      <w:pPr>
        <w:spacing w:after="0" w:line="240" w:lineRule="auto"/>
        <w:rPr>
          <w:rFonts w:ascii="Times New Roman" w:hAnsi="Times New Roman" w:cs="Times New Roman"/>
          <w:sz w:val="24"/>
          <w:szCs w:val="24"/>
        </w:rPr>
      </w:pPr>
    </w:p>
    <w:p w14:paraId="457630C3" w14:textId="77777777" w:rsidR="008C2426" w:rsidRDefault="008C2426" w:rsidP="009E367A">
      <w:pPr>
        <w:spacing w:after="0" w:line="240" w:lineRule="auto"/>
        <w:rPr>
          <w:rFonts w:ascii="Times New Roman" w:hAnsi="Times New Roman" w:cs="Times New Roman"/>
          <w:sz w:val="24"/>
          <w:szCs w:val="24"/>
        </w:rPr>
      </w:pPr>
    </w:p>
    <w:p w14:paraId="62397737" w14:textId="77777777" w:rsidR="008C2426" w:rsidRDefault="008C2426" w:rsidP="009E367A">
      <w:pPr>
        <w:spacing w:after="0" w:line="240" w:lineRule="auto"/>
        <w:rPr>
          <w:rFonts w:ascii="Times New Roman" w:hAnsi="Times New Roman" w:cs="Times New Roman"/>
          <w:sz w:val="24"/>
          <w:szCs w:val="24"/>
        </w:rPr>
      </w:pPr>
    </w:p>
    <w:p w14:paraId="519F52AB" w14:textId="77777777" w:rsidR="008C2426" w:rsidRDefault="008C2426" w:rsidP="009E367A">
      <w:pPr>
        <w:spacing w:after="0" w:line="240" w:lineRule="auto"/>
        <w:rPr>
          <w:rFonts w:ascii="Times New Roman" w:hAnsi="Times New Roman" w:cs="Times New Roman"/>
          <w:sz w:val="24"/>
          <w:szCs w:val="24"/>
        </w:rPr>
      </w:pPr>
    </w:p>
    <w:p w14:paraId="68335438" w14:textId="77777777" w:rsidR="008C2426" w:rsidRDefault="008C2426" w:rsidP="009E367A">
      <w:pPr>
        <w:spacing w:after="0" w:line="240" w:lineRule="auto"/>
        <w:rPr>
          <w:rFonts w:ascii="Times New Roman" w:hAnsi="Times New Roman" w:cs="Times New Roman"/>
          <w:sz w:val="24"/>
          <w:szCs w:val="24"/>
        </w:rPr>
      </w:pPr>
    </w:p>
    <w:p w14:paraId="1432C9FA" w14:textId="77777777" w:rsidR="008C2426" w:rsidRDefault="008C2426" w:rsidP="009E367A">
      <w:pPr>
        <w:spacing w:after="0" w:line="240" w:lineRule="auto"/>
        <w:rPr>
          <w:rFonts w:ascii="Times New Roman" w:hAnsi="Times New Roman" w:cs="Times New Roman"/>
          <w:sz w:val="24"/>
          <w:szCs w:val="24"/>
        </w:rPr>
      </w:pPr>
    </w:p>
    <w:p w14:paraId="7B7B494B" w14:textId="77777777" w:rsidR="008C2426" w:rsidRDefault="008C2426" w:rsidP="009E367A">
      <w:pPr>
        <w:spacing w:after="0" w:line="240" w:lineRule="auto"/>
        <w:rPr>
          <w:rFonts w:ascii="Times New Roman" w:hAnsi="Times New Roman" w:cs="Times New Roman"/>
          <w:sz w:val="24"/>
          <w:szCs w:val="24"/>
        </w:rPr>
      </w:pPr>
    </w:p>
    <w:p w14:paraId="43B7BB68" w14:textId="77777777" w:rsidR="008C2426" w:rsidRDefault="008C2426" w:rsidP="009E367A">
      <w:pPr>
        <w:spacing w:after="0" w:line="240" w:lineRule="auto"/>
        <w:rPr>
          <w:rFonts w:ascii="Times New Roman" w:hAnsi="Times New Roman" w:cs="Times New Roman"/>
          <w:sz w:val="24"/>
          <w:szCs w:val="24"/>
        </w:rPr>
      </w:pPr>
    </w:p>
    <w:p w14:paraId="7A9D53AD" w14:textId="77777777" w:rsidR="008C2426" w:rsidRDefault="008C2426" w:rsidP="009E367A">
      <w:pPr>
        <w:spacing w:after="0" w:line="240" w:lineRule="auto"/>
        <w:rPr>
          <w:rFonts w:ascii="Times New Roman" w:hAnsi="Times New Roman" w:cs="Times New Roman"/>
          <w:sz w:val="24"/>
          <w:szCs w:val="24"/>
        </w:rPr>
      </w:pPr>
    </w:p>
    <w:p w14:paraId="00A01E52" w14:textId="77777777" w:rsidR="008C2426" w:rsidRDefault="008C2426" w:rsidP="009E367A">
      <w:pPr>
        <w:spacing w:after="0" w:line="240" w:lineRule="auto"/>
        <w:rPr>
          <w:rFonts w:ascii="Times New Roman" w:hAnsi="Times New Roman" w:cs="Times New Roman"/>
          <w:sz w:val="24"/>
          <w:szCs w:val="24"/>
        </w:rPr>
      </w:pPr>
    </w:p>
    <w:p w14:paraId="19B7D6AE" w14:textId="77777777" w:rsidR="008C2426" w:rsidRDefault="008C2426" w:rsidP="009E367A">
      <w:pPr>
        <w:spacing w:after="0" w:line="240" w:lineRule="auto"/>
        <w:rPr>
          <w:rFonts w:ascii="Times New Roman" w:hAnsi="Times New Roman" w:cs="Times New Roman"/>
          <w:sz w:val="24"/>
          <w:szCs w:val="24"/>
        </w:rPr>
      </w:pPr>
    </w:p>
    <w:p w14:paraId="3CB38F1A" w14:textId="77777777" w:rsidR="008C2426" w:rsidRDefault="008C2426" w:rsidP="009E367A">
      <w:pPr>
        <w:spacing w:after="0" w:line="240" w:lineRule="auto"/>
        <w:rPr>
          <w:rFonts w:ascii="Times New Roman" w:hAnsi="Times New Roman" w:cs="Times New Roman"/>
          <w:sz w:val="24"/>
          <w:szCs w:val="24"/>
        </w:rPr>
      </w:pPr>
    </w:p>
    <w:p w14:paraId="4F85BF22" w14:textId="77777777" w:rsidR="008C2426" w:rsidRDefault="008C2426" w:rsidP="009E367A">
      <w:pPr>
        <w:spacing w:after="0" w:line="240" w:lineRule="auto"/>
        <w:rPr>
          <w:rFonts w:ascii="Times New Roman" w:hAnsi="Times New Roman" w:cs="Times New Roman"/>
          <w:sz w:val="24"/>
          <w:szCs w:val="24"/>
        </w:rPr>
      </w:pPr>
    </w:p>
    <w:p w14:paraId="5902660C" w14:textId="77777777" w:rsidR="008C2426" w:rsidRPr="00354B18" w:rsidRDefault="008C2426" w:rsidP="009E367A">
      <w:pPr>
        <w:spacing w:after="0" w:line="240" w:lineRule="auto"/>
        <w:rPr>
          <w:rFonts w:ascii="Times New Roman" w:hAnsi="Times New Roman" w:cs="Times New Roman"/>
          <w:sz w:val="24"/>
          <w:szCs w:val="24"/>
        </w:rPr>
      </w:pPr>
    </w:p>
    <w:p w14:paraId="443CBB51" w14:textId="77777777" w:rsidR="00AE02C4" w:rsidRPr="00AE02C4" w:rsidRDefault="00AE02C4" w:rsidP="00AE02C4"/>
    <w:p w14:paraId="282DF8E6" w14:textId="22C30903"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4.21</w:t>
      </w:r>
      <w:r w:rsidR="0042396D" w:rsidRPr="008E76FF">
        <w:rPr>
          <w:rFonts w:ascii="Times New Roman" w:hAnsi="Times New Roman" w:cs="Times New Roman"/>
          <w:b/>
          <w:bCs/>
          <w:color w:val="000000" w:themeColor="text1"/>
          <w:sz w:val="36"/>
          <w:szCs w:val="36"/>
        </w:rPr>
        <w:t xml:space="preserve"> Lecturer can check whether the assignments are submitted in time.</w:t>
      </w:r>
      <w:r>
        <w:rPr>
          <w:rFonts w:ascii="Times New Roman" w:hAnsi="Times New Roman" w:cs="Times New Roman"/>
          <w:b/>
          <w:bCs/>
          <w:color w:val="000000" w:themeColor="text1"/>
          <w:sz w:val="36"/>
          <w:szCs w:val="36"/>
        </w:rPr>
        <w:t xml:space="preserve"> (UC 21</w:t>
      </w:r>
      <w:r w:rsidR="00456C5C">
        <w:rPr>
          <w:rFonts w:ascii="Times New Roman" w:hAnsi="Times New Roman" w:cs="Times New Roman"/>
          <w:b/>
          <w:bCs/>
          <w:color w:val="000000" w:themeColor="text1"/>
          <w:sz w:val="36"/>
          <w:szCs w:val="36"/>
        </w:rPr>
        <w:t>.1)</w:t>
      </w:r>
    </w:p>
    <w:p w14:paraId="0FDC50D0" w14:textId="14996949" w:rsidR="00AE02C4" w:rsidRDefault="00273462" w:rsidP="00AE02C4">
      <w:ins w:id="410" w:author="KKD Windows Se7en V1" w:date="2014-07-25T00:36:00Z">
        <w:r>
          <w:rPr>
            <w:noProof/>
          </w:rPr>
          <w:drawing>
            <wp:anchor distT="0" distB="0" distL="114300" distR="114300" simplePos="0" relativeHeight="251730944" behindDoc="1" locked="0" layoutInCell="1" allowOverlap="1" wp14:anchorId="6346FFBD" wp14:editId="4AD1F233">
              <wp:simplePos x="0" y="0"/>
              <wp:positionH relativeFrom="margin">
                <wp:align>center</wp:align>
              </wp:positionH>
              <wp:positionV relativeFrom="paragraph">
                <wp:posOffset>233045</wp:posOffset>
              </wp:positionV>
              <wp:extent cx="2771775" cy="2105483"/>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4_Submission-Mobil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71775" cy="2105483"/>
                      </a:xfrm>
                      <a:prstGeom prst="rect">
                        <a:avLst/>
                      </a:prstGeom>
                    </pic:spPr>
                  </pic:pic>
                </a:graphicData>
              </a:graphic>
              <wp14:sizeRelH relativeFrom="page">
                <wp14:pctWidth>0</wp14:pctWidth>
              </wp14:sizeRelH>
              <wp14:sizeRelV relativeFrom="page">
                <wp14:pctHeight>0</wp14:pctHeight>
              </wp14:sizeRelV>
            </wp:anchor>
          </w:drawing>
        </w:r>
      </w:ins>
    </w:p>
    <w:p w14:paraId="0E446E3D" w14:textId="1F7CDF90" w:rsidR="00AE02C4" w:rsidRDefault="00AE02C4" w:rsidP="00AE02C4"/>
    <w:p w14:paraId="7245D8A6" w14:textId="115DA308" w:rsidR="00AE02C4" w:rsidRDefault="00AE02C4" w:rsidP="00AE02C4"/>
    <w:p w14:paraId="7C9544DF" w14:textId="77777777" w:rsidR="00AE02C4" w:rsidRDefault="00AE02C4" w:rsidP="00AE02C4"/>
    <w:p w14:paraId="058026DC" w14:textId="77777777" w:rsidR="00AE02C4" w:rsidRDefault="00AE02C4" w:rsidP="00AE02C4"/>
    <w:p w14:paraId="7EE9D7A4" w14:textId="77777777" w:rsidR="008C2426" w:rsidRDefault="008C2426" w:rsidP="00AE02C4"/>
    <w:p w14:paraId="6C02B9F1" w14:textId="77777777" w:rsidR="008C2426" w:rsidRDefault="008C2426" w:rsidP="00AE02C4"/>
    <w:p w14:paraId="3FA44D0F" w14:textId="77777777" w:rsidR="008C2426" w:rsidRDefault="008C2426" w:rsidP="00AE02C4"/>
    <w:p w14:paraId="205F858A" w14:textId="77777777" w:rsidR="00AE02C4" w:rsidRDefault="00AE02C4"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AE02C4" w:rsidRPr="00060AF3" w14:paraId="2CF0975B" w14:textId="77777777" w:rsidTr="00506D15">
        <w:tc>
          <w:tcPr>
            <w:tcW w:w="1908" w:type="dxa"/>
            <w:tcBorders>
              <w:top w:val="single" w:sz="12" w:space="0" w:color="auto"/>
              <w:bottom w:val="single" w:sz="6" w:space="0" w:color="auto"/>
            </w:tcBorders>
            <w:shd w:val="clear" w:color="auto" w:fill="F2F2F2"/>
          </w:tcPr>
          <w:p w14:paraId="7C3F0B70"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9A6BEC0" w14:textId="2AA2FB5C" w:rsidR="00AE02C4" w:rsidRPr="00060AF3" w:rsidRDefault="00AE02C4" w:rsidP="00AE02C4">
            <w:pPr>
              <w:pStyle w:val="Hints"/>
              <w:jc w:val="thaiDistribute"/>
              <w:rPr>
                <w:rFonts w:ascii="Times New Roman" w:hAnsi="Times New Roman"/>
                <w:color w:val="000000"/>
                <w:sz w:val="24"/>
                <w:szCs w:val="24"/>
              </w:rPr>
            </w:pPr>
            <w:r>
              <w:rPr>
                <w:rFonts w:ascii="Times New Roman" w:hAnsi="Times New Roman"/>
                <w:color w:val="000000"/>
                <w:sz w:val="24"/>
                <w:szCs w:val="24"/>
              </w:rPr>
              <w:t>UC 21.1</w:t>
            </w:r>
          </w:p>
        </w:tc>
      </w:tr>
      <w:tr w:rsidR="00AE02C4" w:rsidRPr="00060AF3" w14:paraId="550FE906" w14:textId="77777777" w:rsidTr="00506D15">
        <w:tc>
          <w:tcPr>
            <w:tcW w:w="1908" w:type="dxa"/>
            <w:tcBorders>
              <w:top w:val="single" w:sz="6" w:space="0" w:color="auto"/>
              <w:bottom w:val="single" w:sz="6" w:space="0" w:color="auto"/>
            </w:tcBorders>
            <w:shd w:val="clear" w:color="auto" w:fill="F2F2F2"/>
          </w:tcPr>
          <w:p w14:paraId="24EB3C1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F6D7434" w14:textId="77777777" w:rsidR="00AE02C4" w:rsidRPr="00060AF3" w:rsidRDefault="00AE02C4" w:rsidP="00AE02C4">
            <w:pPr>
              <w:pStyle w:val="Hints"/>
              <w:jc w:val="thaiDistribute"/>
              <w:rPr>
                <w:rFonts w:ascii="Times New Roman" w:hAnsi="Times New Roman"/>
                <w:color w:val="000000"/>
                <w:sz w:val="24"/>
                <w:szCs w:val="24"/>
              </w:rPr>
            </w:pPr>
            <w:r w:rsidRPr="00174AFB">
              <w:rPr>
                <w:rFonts w:ascii="Times New Roman" w:hAnsi="Times New Roman"/>
                <w:color w:val="000000"/>
                <w:sz w:val="24"/>
                <w:szCs w:val="24"/>
              </w:rPr>
              <w:t>Lecturer checks student’s assignment or quiz submission.</w:t>
            </w:r>
          </w:p>
        </w:tc>
      </w:tr>
      <w:tr w:rsidR="00AE02C4" w:rsidRPr="00060AF3" w14:paraId="0FE8718B" w14:textId="77777777" w:rsidTr="00506D15">
        <w:tc>
          <w:tcPr>
            <w:tcW w:w="1908" w:type="dxa"/>
            <w:tcBorders>
              <w:top w:val="single" w:sz="6" w:space="0" w:color="auto"/>
              <w:bottom w:val="single" w:sz="6" w:space="0" w:color="auto"/>
            </w:tcBorders>
            <w:shd w:val="clear" w:color="auto" w:fill="F2F2F2"/>
          </w:tcPr>
          <w:p w14:paraId="5E6B680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9823D5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74771A6C"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83DA4D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5ED89322" w14:textId="77777777" w:rsidTr="00506D15">
        <w:tc>
          <w:tcPr>
            <w:tcW w:w="1908" w:type="dxa"/>
            <w:tcBorders>
              <w:top w:val="single" w:sz="6" w:space="0" w:color="auto"/>
              <w:bottom w:val="single" w:sz="6" w:space="0" w:color="auto"/>
            </w:tcBorders>
            <w:shd w:val="clear" w:color="auto" w:fill="F2F2F2"/>
          </w:tcPr>
          <w:p w14:paraId="63589AE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593AFBE9"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6DF06B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75126C7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3A106D8A" w14:textId="77777777" w:rsidTr="00506D15">
        <w:tc>
          <w:tcPr>
            <w:tcW w:w="2538" w:type="dxa"/>
            <w:gridSpan w:val="2"/>
            <w:tcBorders>
              <w:top w:val="single" w:sz="6" w:space="0" w:color="auto"/>
            </w:tcBorders>
          </w:tcPr>
          <w:p w14:paraId="3591614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254DF082"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4DDDBD43" w14:textId="77777777" w:rsidTr="00506D15">
        <w:tc>
          <w:tcPr>
            <w:tcW w:w="2538" w:type="dxa"/>
            <w:gridSpan w:val="2"/>
          </w:tcPr>
          <w:p w14:paraId="23471775"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795BB28D" w14:textId="29E2FC42"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checks student’s assignment or quiz submission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567BFA30" w14:textId="77777777" w:rsidTr="00506D15">
        <w:tc>
          <w:tcPr>
            <w:tcW w:w="2538" w:type="dxa"/>
            <w:gridSpan w:val="2"/>
          </w:tcPr>
          <w:p w14:paraId="4EB29ED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358550DD" w14:textId="4FFD68D6" w:rsidR="00AE02C4" w:rsidRPr="0064028A" w:rsidRDefault="0064028A" w:rsidP="00A30B7D">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p>
        </w:tc>
      </w:tr>
      <w:tr w:rsidR="00AE02C4" w:rsidRPr="00060AF3" w14:paraId="39E01E96" w14:textId="77777777" w:rsidTr="00506D15">
        <w:trPr>
          <w:trHeight w:val="408"/>
        </w:trPr>
        <w:tc>
          <w:tcPr>
            <w:tcW w:w="2538" w:type="dxa"/>
            <w:gridSpan w:val="2"/>
          </w:tcPr>
          <w:p w14:paraId="6D39DD5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FED9E55"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336286D8" w14:textId="77777777" w:rsidTr="00506D15">
        <w:tc>
          <w:tcPr>
            <w:tcW w:w="2538" w:type="dxa"/>
            <w:gridSpan w:val="2"/>
          </w:tcPr>
          <w:p w14:paraId="6602360F"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7DE0C7E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Lecturer can checks student’s assignment or quiz submission.</w:t>
            </w:r>
          </w:p>
        </w:tc>
      </w:tr>
      <w:tr w:rsidR="00AE02C4" w:rsidRPr="00060AF3" w14:paraId="024DC13C" w14:textId="77777777" w:rsidTr="00506D15">
        <w:tc>
          <w:tcPr>
            <w:tcW w:w="2538" w:type="dxa"/>
            <w:gridSpan w:val="2"/>
          </w:tcPr>
          <w:p w14:paraId="65DBEBB3"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40EE2D0F" w14:textId="47ABA858"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sidR="004F2135">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sidR="00174AFB">
              <w:rPr>
                <w:rFonts w:ascii="Times New Roman" w:hAnsi="Times New Roman" w:cs="Times New Roman"/>
                <w:sz w:val="24"/>
                <w:szCs w:val="24"/>
              </w:rPr>
              <w:t xml:space="preserve"> or quizzes</w:t>
            </w:r>
            <w:r w:rsidRPr="00060AF3">
              <w:rPr>
                <w:rFonts w:ascii="Times New Roman" w:hAnsi="Times New Roman" w:cs="Times New Roman"/>
                <w:sz w:val="24"/>
                <w:szCs w:val="24"/>
              </w:rPr>
              <w:t>.</w:t>
            </w:r>
          </w:p>
          <w:p w14:paraId="0C437C08" w14:textId="1F660034"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r w:rsidR="000B320A">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p>
          <w:p w14:paraId="13FA01BF" w14:textId="48404CB6" w:rsidR="00AE02C4"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C870168" w14:textId="3D20B0F1"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p>
        </w:tc>
      </w:tr>
      <w:tr w:rsidR="00AE02C4" w:rsidRPr="00060AF3" w14:paraId="4F4BEAE3" w14:textId="77777777" w:rsidTr="00146DFC">
        <w:trPr>
          <w:trHeight w:val="278"/>
        </w:trPr>
        <w:tc>
          <w:tcPr>
            <w:tcW w:w="2538" w:type="dxa"/>
            <w:gridSpan w:val="2"/>
          </w:tcPr>
          <w:p w14:paraId="7BFAD51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660" w:type="dxa"/>
            <w:gridSpan w:val="3"/>
          </w:tcPr>
          <w:p w14:paraId="60CDB955" w14:textId="0C555F39" w:rsidR="00AE02C4" w:rsidRPr="00060AF3" w:rsidRDefault="0054603A" w:rsidP="00146DFC">
            <w:r>
              <w:rPr>
                <w:rStyle w:val="Heading2Char"/>
                <w:rFonts w:ascii="Times New Roman" w:hAnsi="Times New Roman" w:cs="Times New Roman"/>
                <w:color w:val="000000"/>
                <w:sz w:val="24"/>
                <w:szCs w:val="24"/>
              </w:rPr>
              <w:t>N/A</w:t>
            </w:r>
          </w:p>
        </w:tc>
      </w:tr>
      <w:tr w:rsidR="00AE02C4" w:rsidRPr="00060AF3" w14:paraId="7E7A4A8B" w14:textId="77777777" w:rsidTr="00506D15">
        <w:tc>
          <w:tcPr>
            <w:tcW w:w="2538" w:type="dxa"/>
            <w:gridSpan w:val="2"/>
          </w:tcPr>
          <w:p w14:paraId="2E7EEDB8" w14:textId="5BE9FCF5"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56726AD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78128D56" w14:textId="77777777" w:rsidTr="00506D15">
        <w:tc>
          <w:tcPr>
            <w:tcW w:w="2538" w:type="dxa"/>
            <w:gridSpan w:val="2"/>
          </w:tcPr>
          <w:p w14:paraId="348AA16B"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455F6781"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35CE0A9B" w14:textId="77777777" w:rsidTr="00506D15">
        <w:tc>
          <w:tcPr>
            <w:tcW w:w="2538" w:type="dxa"/>
            <w:gridSpan w:val="2"/>
          </w:tcPr>
          <w:p w14:paraId="7AC5156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75D2DF51"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70DE02CC" w14:textId="77777777" w:rsidTr="00506D15">
        <w:tc>
          <w:tcPr>
            <w:tcW w:w="2538" w:type="dxa"/>
            <w:gridSpan w:val="2"/>
          </w:tcPr>
          <w:p w14:paraId="3C79B09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2378EB0C"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4217E6D9" w14:textId="77777777" w:rsidTr="00506D15">
        <w:tc>
          <w:tcPr>
            <w:tcW w:w="2538" w:type="dxa"/>
            <w:gridSpan w:val="2"/>
          </w:tcPr>
          <w:p w14:paraId="101E4B57"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753D0C90"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29FFFA76" w14:textId="77777777" w:rsidR="00AE02C4" w:rsidRPr="00060AF3" w:rsidRDefault="00AE02C4" w:rsidP="00AE02C4">
      <w:pPr>
        <w:spacing w:after="0" w:line="240" w:lineRule="auto"/>
        <w:jc w:val="thaiDistribute"/>
        <w:rPr>
          <w:rFonts w:ascii="Times New Roman" w:hAnsi="Times New Roman" w:cs="Times New Roman"/>
          <w:sz w:val="24"/>
          <w:szCs w:val="24"/>
        </w:rPr>
      </w:pPr>
    </w:p>
    <w:p w14:paraId="5C383C5C" w14:textId="38B42FB3"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21.1</w:t>
      </w:r>
      <w:r w:rsidRPr="00115F1A">
        <w:rPr>
          <w:rFonts w:ascii="Times New Roman" w:hAnsi="Times New Roman" w:cs="Times New Roman"/>
          <w:b/>
          <w:bCs/>
          <w:sz w:val="29"/>
          <w:szCs w:val="29"/>
        </w:rPr>
        <w:t xml:space="preserve"> Lecturer can check whether the assignments are submitted in time.</w:t>
      </w:r>
    </w:p>
    <w:p w14:paraId="747077CD" w14:textId="1EEA5FDC"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check whether who submitted an assignment or quiz in time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Also, who didn’t submit an assignment or quiz in time.</w:t>
      </w:r>
    </w:p>
    <w:p w14:paraId="19B0E045"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1988704"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43807706"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32630177"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18795C37" w14:textId="77777777" w:rsidR="000B320A" w:rsidRPr="00060AF3" w:rsidRDefault="000B320A" w:rsidP="000B320A">
      <w:pPr>
        <w:numPr>
          <w:ilvl w:val="0"/>
          <w:numId w:val="5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p>
    <w:p w14:paraId="5B28CBBB" w14:textId="77777777" w:rsidR="000B320A" w:rsidRDefault="000B320A" w:rsidP="000B320A">
      <w:pPr>
        <w:numPr>
          <w:ilvl w:val="0"/>
          <w:numId w:val="5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r>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p>
    <w:p w14:paraId="2F3AACA8" w14:textId="5DB287D6" w:rsidR="000B320A" w:rsidRPr="000B320A" w:rsidRDefault="000B320A" w:rsidP="00A30B7D">
      <w:pPr>
        <w:numPr>
          <w:ilvl w:val="0"/>
          <w:numId w:val="56"/>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Lecturer clicks “submission in time” link.</w:t>
      </w:r>
    </w:p>
    <w:p w14:paraId="19E6106B" w14:textId="77777777" w:rsidR="000B320A" w:rsidRDefault="000B320A" w:rsidP="00AE02C4">
      <w:pPr>
        <w:spacing w:after="0" w:line="240" w:lineRule="auto"/>
        <w:contextualSpacing/>
        <w:jc w:val="thaiDistribute"/>
        <w:rPr>
          <w:rFonts w:ascii="Times New Roman" w:hAnsi="Times New Roman" w:cs="Times New Roman"/>
          <w:sz w:val="24"/>
          <w:szCs w:val="24"/>
        </w:rPr>
      </w:pPr>
    </w:p>
    <w:p w14:paraId="715D71FB" w14:textId="4232D1AB" w:rsidR="0054603A" w:rsidRDefault="000B320A" w:rsidP="00AE02C4">
      <w:pPr>
        <w:spacing w:after="0" w:line="240" w:lineRule="auto"/>
        <w:contextualSpacing/>
        <w:jc w:val="thaiDistribute"/>
        <w:rPr>
          <w:rFonts w:ascii="Times New Roman" w:hAnsi="Times New Roman" w:cs="Times New Roman"/>
          <w:sz w:val="24"/>
          <w:szCs w:val="24"/>
        </w:rPr>
      </w:pPr>
      <w:r w:rsidRPr="009E367A">
        <w:rPr>
          <w:rFonts w:ascii="Times New Roman" w:hAnsi="Times New Roman" w:cs="Times New Roman"/>
          <w:b/>
          <w:bCs/>
          <w:sz w:val="24"/>
          <w:szCs w:val="24"/>
        </w:rPr>
        <w:t>Alternative flow</w:t>
      </w:r>
      <w:r w:rsidR="0054603A">
        <w:rPr>
          <w:rFonts w:ascii="Times New Roman" w:hAnsi="Times New Roman" w:cs="Times New Roman"/>
          <w:sz w:val="24"/>
          <w:szCs w:val="24"/>
        </w:rPr>
        <w:t>: None</w:t>
      </w:r>
    </w:p>
    <w:p w14:paraId="2B4A9A84"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p>
    <w:p w14:paraId="00B94795" w14:textId="340601D2" w:rsidR="008C2426" w:rsidRDefault="008C2426" w:rsidP="00AE02C4">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AC-21.1 </w:t>
      </w:r>
      <w:r w:rsidRPr="00115F1A">
        <w:rPr>
          <w:rFonts w:ascii="Times New Roman" w:hAnsi="Times New Roman" w:cs="Times New Roman"/>
          <w:b/>
          <w:bCs/>
          <w:sz w:val="29"/>
          <w:szCs w:val="29"/>
        </w:rPr>
        <w:t>Lecturer can check whether the assignments are submitted in time.</w:t>
      </w:r>
    </w:p>
    <w:p w14:paraId="65809C65" w14:textId="7345655E" w:rsidR="008C2426" w:rsidRDefault="008C2426" w:rsidP="00AE02C4">
      <w:pPr>
        <w:spacing w:before="240" w:after="0" w:line="240" w:lineRule="auto"/>
        <w:jc w:val="thaiDistribute"/>
        <w:rPr>
          <w:rFonts w:ascii="Times New Roman" w:hAnsi="Times New Roman" w:cs="Times New Roman"/>
          <w:b/>
          <w:bCs/>
          <w:sz w:val="29"/>
          <w:szCs w:val="29"/>
        </w:rPr>
      </w:pPr>
      <w:del w:id="411" w:author="KKD Windows Se7en V1" w:date="2014-07-25T00:37:00Z">
        <w:r w:rsidRPr="009E367A" w:rsidDel="00273462">
          <w:rPr>
            <w:rFonts w:ascii="Times New Roman" w:hAnsi="Times New Roman" w:cs="Times New Roman"/>
            <w:b/>
            <w:bCs/>
            <w:noProof/>
            <w:sz w:val="29"/>
            <w:szCs w:val="29"/>
            <w:rPrChange w:id="412" w:author="Unknown">
              <w:rPr>
                <w:noProof/>
              </w:rPr>
            </w:rPrChange>
          </w:rPr>
          <w:drawing>
            <wp:anchor distT="0" distB="0" distL="114300" distR="114300" simplePos="0" relativeHeight="251702272" behindDoc="1" locked="0" layoutInCell="1" allowOverlap="1" wp14:anchorId="5E48B704" wp14:editId="484EB4FE">
              <wp:simplePos x="0" y="0"/>
              <wp:positionH relativeFrom="column">
                <wp:posOffset>1781175</wp:posOffset>
              </wp:positionH>
              <wp:positionV relativeFrom="paragraph">
                <wp:posOffset>163195</wp:posOffset>
              </wp:positionV>
              <wp:extent cx="2238375" cy="300037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21.png"/>
                      <pic:cNvPicPr/>
                    </pic:nvPicPr>
                    <pic:blipFill>
                      <a:blip r:embed="rId76">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del>
    </w:p>
    <w:p w14:paraId="11FCB6FF" w14:textId="11C44461" w:rsidR="008C2426" w:rsidRDefault="00273462" w:rsidP="00AE02C4">
      <w:pPr>
        <w:spacing w:before="240" w:after="0" w:line="240" w:lineRule="auto"/>
        <w:jc w:val="thaiDistribute"/>
        <w:rPr>
          <w:rFonts w:ascii="Times New Roman" w:hAnsi="Times New Roman" w:cs="Times New Roman"/>
          <w:b/>
          <w:bCs/>
          <w:sz w:val="29"/>
          <w:szCs w:val="29"/>
        </w:rPr>
      </w:pPr>
      <w:commentRangeStart w:id="413"/>
      <w:ins w:id="414" w:author="KKD Windows Se7en V1" w:date="2014-07-25T00:45:00Z">
        <w:r>
          <w:rPr>
            <w:rFonts w:ascii="Times New Roman" w:hAnsi="Times New Roman" w:cs="Times New Roman"/>
            <w:b/>
            <w:bCs/>
            <w:noProof/>
            <w:sz w:val="29"/>
            <w:szCs w:val="29"/>
            <w:rPrChange w:id="415" w:author="Unknown">
              <w:rPr>
                <w:noProof/>
              </w:rPr>
            </w:rPrChange>
          </w:rPr>
          <w:drawing>
            <wp:anchor distT="0" distB="0" distL="114300" distR="114300" simplePos="0" relativeHeight="251749376" behindDoc="1" locked="0" layoutInCell="1" allowOverlap="1" wp14:anchorId="2FF2BB06" wp14:editId="4DD81807">
              <wp:simplePos x="0" y="0"/>
              <wp:positionH relativeFrom="column">
                <wp:posOffset>1724025</wp:posOffset>
              </wp:positionH>
              <wp:positionV relativeFrom="paragraph">
                <wp:posOffset>15875</wp:posOffset>
              </wp:positionV>
              <wp:extent cx="2238375" cy="3000375"/>
              <wp:effectExtent l="0" t="0" r="9525"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21.png"/>
                      <pic:cNvPicPr/>
                    </pic:nvPicPr>
                    <pic:blipFill>
                      <a:blip r:embed="rId77">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ins>
      <w:commentRangeEnd w:id="413"/>
      <w:r w:rsidR="001F1DFC">
        <w:rPr>
          <w:rStyle w:val="CommentReference"/>
        </w:rPr>
        <w:commentReference w:id="413"/>
      </w:r>
    </w:p>
    <w:p w14:paraId="5EFBCF3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7D49FBCC"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1A4DC5F6"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34B023C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459E9C7"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86A589F"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52D6CA17"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21D95A5B" w14:textId="77777777" w:rsidR="008C2426" w:rsidRDefault="008C2426" w:rsidP="00AE02C4">
      <w:pPr>
        <w:spacing w:before="240" w:after="0" w:line="240" w:lineRule="auto"/>
        <w:jc w:val="thaiDistribute"/>
        <w:rPr>
          <w:rFonts w:ascii="Times New Roman" w:hAnsi="Times New Roman" w:cs="Times New Roman"/>
          <w:b/>
          <w:bCs/>
          <w:sz w:val="29"/>
          <w:szCs w:val="29"/>
        </w:rPr>
      </w:pPr>
    </w:p>
    <w:p w14:paraId="68167E96" w14:textId="65748ADC"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21.1</w:t>
      </w:r>
    </w:p>
    <w:p w14:paraId="42032904" w14:textId="050A8E63"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000B320A">
        <w:rPr>
          <w:rFonts w:ascii="Times New Roman" w:hAnsi="Times New Roman" w:cs="Times New Roman"/>
          <w:sz w:val="24"/>
          <w:szCs w:val="24"/>
        </w:rPr>
        <w:t>The system shall redirect</w:t>
      </w:r>
      <w:r w:rsidR="000B320A" w:rsidRPr="00060AF3">
        <w:rPr>
          <w:rFonts w:ascii="Times New Roman" w:hAnsi="Times New Roman" w:cs="Times New Roman"/>
          <w:sz w:val="24"/>
          <w:szCs w:val="24"/>
        </w:rPr>
        <w:t xml:space="preserve"> 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p>
    <w:p w14:paraId="31090D2F" w14:textId="11B5E217" w:rsidR="00AE02C4" w:rsidRPr="00AE02C4" w:rsidRDefault="00AE02C4" w:rsidP="009E367A">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w:t>
      </w:r>
      <w:r w:rsidR="000B320A">
        <w:rPr>
          <w:rStyle w:val="Heading2Char"/>
          <w:rFonts w:ascii="Times New Roman" w:hAnsi="Times New Roman" w:cs="Times New Roman"/>
          <w:b/>
          <w:bCs/>
          <w:color w:val="000000"/>
          <w:sz w:val="24"/>
          <w:szCs w:val="24"/>
        </w:rPr>
        <w:t>2</w:t>
      </w:r>
      <w:r>
        <w:rPr>
          <w:rStyle w:val="Heading2Char"/>
          <w:rFonts w:ascii="Times New Roman" w:hAnsi="Times New Roman" w:cs="Times New Roman"/>
          <w:b/>
          <w:bCs/>
          <w:color w:val="000000"/>
          <w:sz w:val="24"/>
          <w:szCs w:val="24"/>
        </w:rPr>
        <w:t>.1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000B320A" w:rsidRPr="00060AF3">
        <w:rPr>
          <w:rFonts w:ascii="Times New Roman" w:hAnsi="Times New Roman" w:cs="Times New Roman"/>
          <w:sz w:val="24"/>
          <w:szCs w:val="24"/>
        </w:rPr>
        <w:t xml:space="preserve">The system </w:t>
      </w:r>
      <w:r w:rsidR="009E367A">
        <w:rPr>
          <w:rFonts w:ascii="Times New Roman" w:hAnsi="Times New Roman" w:cs="Times New Roman"/>
          <w:sz w:val="24"/>
          <w:szCs w:val="24"/>
        </w:rPr>
        <w:t xml:space="preserve">shall </w:t>
      </w:r>
      <w:r w:rsidR="000B320A" w:rsidRPr="00060AF3">
        <w:rPr>
          <w:rFonts w:ascii="Times New Roman" w:hAnsi="Times New Roman" w:cs="Times New Roman"/>
          <w:sz w:val="24"/>
          <w:szCs w:val="24"/>
        </w:rPr>
        <w:t xml:space="preserve">display testing submission information into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p>
    <w:p w14:paraId="434B8F01" w14:textId="77777777" w:rsidR="00AE02C4" w:rsidRPr="00AE02C4" w:rsidRDefault="00AE02C4" w:rsidP="00AE02C4">
      <w:pPr>
        <w:spacing w:after="0" w:line="240" w:lineRule="auto"/>
        <w:ind w:left="720"/>
        <w:rPr>
          <w:rFonts w:ascii="Times New Roman" w:hAnsi="Times New Roman" w:cs="Times New Roman"/>
          <w:sz w:val="24"/>
          <w:szCs w:val="24"/>
        </w:rPr>
      </w:pPr>
    </w:p>
    <w:p w14:paraId="67926354" w14:textId="77777777" w:rsidR="008C6D57" w:rsidRPr="00AE02C4" w:rsidRDefault="008C6D57" w:rsidP="00AE02C4"/>
    <w:p w14:paraId="06B248A7" w14:textId="5D598FFD" w:rsidR="0042396D" w:rsidRPr="008E76FF" w:rsidRDefault="008E76FF"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w:t>
      </w:r>
      <w:r w:rsidR="00762E31">
        <w:rPr>
          <w:rFonts w:ascii="Times New Roman" w:hAnsi="Times New Roman" w:cs="Times New Roman"/>
          <w:b/>
          <w:bCs/>
          <w:color w:val="000000" w:themeColor="text1"/>
          <w:sz w:val="36"/>
          <w:szCs w:val="36"/>
        </w:rPr>
        <w:t>22</w:t>
      </w:r>
      <w:r w:rsidR="0042396D" w:rsidRPr="008E76FF">
        <w:rPr>
          <w:rFonts w:ascii="Times New Roman" w:hAnsi="Times New Roman" w:cs="Times New Roman"/>
          <w:b/>
          <w:bCs/>
          <w:color w:val="000000" w:themeColor="text1"/>
          <w:sz w:val="36"/>
          <w:szCs w:val="36"/>
        </w:rPr>
        <w:t xml:space="preserve"> Student can take assignments or quizzes which are multiple choices, true/false questions, short answers.</w:t>
      </w:r>
      <w:r w:rsidR="00762E31">
        <w:rPr>
          <w:rFonts w:ascii="Times New Roman" w:hAnsi="Times New Roman" w:cs="Times New Roman"/>
          <w:b/>
          <w:bCs/>
          <w:color w:val="000000" w:themeColor="text1"/>
          <w:sz w:val="36"/>
          <w:szCs w:val="36"/>
        </w:rPr>
        <w:t xml:space="preserve"> (UC 22</w:t>
      </w:r>
      <w:r w:rsidR="00456C5C">
        <w:rPr>
          <w:rFonts w:ascii="Times New Roman" w:hAnsi="Times New Roman" w:cs="Times New Roman"/>
          <w:b/>
          <w:bCs/>
          <w:color w:val="000000" w:themeColor="text1"/>
          <w:sz w:val="36"/>
          <w:szCs w:val="36"/>
        </w:rPr>
        <w:t>.1)</w:t>
      </w:r>
    </w:p>
    <w:p w14:paraId="7D1A180F" w14:textId="09AF3A71" w:rsidR="0042396D" w:rsidRDefault="0042396D" w:rsidP="00AE02C4">
      <w:pPr>
        <w:spacing w:after="0" w:line="240" w:lineRule="auto"/>
        <w:jc w:val="thaiDistribute"/>
      </w:pPr>
    </w:p>
    <w:p w14:paraId="72465519" w14:textId="43390B7D" w:rsidR="00AE02C4" w:rsidRDefault="00273462" w:rsidP="00AE02C4">
      <w:pPr>
        <w:spacing w:after="0" w:line="240" w:lineRule="auto"/>
        <w:jc w:val="thaiDistribute"/>
      </w:pPr>
      <w:ins w:id="416" w:author="KKD Windows Se7en V1" w:date="2014-07-25T00:37:00Z">
        <w:r>
          <w:rPr>
            <w:noProof/>
          </w:rPr>
          <w:drawing>
            <wp:anchor distT="0" distB="0" distL="114300" distR="114300" simplePos="0" relativeHeight="251731968" behindDoc="1" locked="0" layoutInCell="1" allowOverlap="1" wp14:anchorId="17455787" wp14:editId="7D69367B">
              <wp:simplePos x="0" y="0"/>
              <wp:positionH relativeFrom="margin">
                <wp:align>center</wp:align>
              </wp:positionH>
              <wp:positionV relativeFrom="paragraph">
                <wp:posOffset>6985</wp:posOffset>
              </wp:positionV>
              <wp:extent cx="2819400" cy="204341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15_takeQuiz-Mobil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19400" cy="2043419"/>
                      </a:xfrm>
                      <a:prstGeom prst="rect">
                        <a:avLst/>
                      </a:prstGeom>
                    </pic:spPr>
                  </pic:pic>
                </a:graphicData>
              </a:graphic>
              <wp14:sizeRelH relativeFrom="page">
                <wp14:pctWidth>0</wp14:pctWidth>
              </wp14:sizeRelH>
              <wp14:sizeRelV relativeFrom="page">
                <wp14:pctHeight>0</wp14:pctHeight>
              </wp14:sizeRelV>
            </wp:anchor>
          </w:drawing>
        </w:r>
      </w:ins>
    </w:p>
    <w:p w14:paraId="0F3BA515" w14:textId="120775A6" w:rsidR="00AE02C4" w:rsidRDefault="00AE02C4" w:rsidP="00AE02C4">
      <w:pPr>
        <w:spacing w:after="0" w:line="240" w:lineRule="auto"/>
        <w:jc w:val="thaiDistribute"/>
      </w:pPr>
    </w:p>
    <w:p w14:paraId="7E38D9FC" w14:textId="77777777" w:rsidR="00AE02C4" w:rsidRDefault="00AE02C4" w:rsidP="00AE02C4">
      <w:pPr>
        <w:spacing w:after="0" w:line="240" w:lineRule="auto"/>
        <w:jc w:val="thaiDistribute"/>
      </w:pPr>
    </w:p>
    <w:p w14:paraId="660FA410" w14:textId="77777777" w:rsidR="00AE02C4" w:rsidRDefault="00AE02C4" w:rsidP="00AE02C4">
      <w:pPr>
        <w:spacing w:after="0" w:line="240" w:lineRule="auto"/>
        <w:jc w:val="thaiDistribute"/>
      </w:pPr>
    </w:p>
    <w:p w14:paraId="0115DC0C" w14:textId="17E89321" w:rsidR="00AE02C4" w:rsidRDefault="00AE02C4" w:rsidP="00AE02C4">
      <w:pPr>
        <w:spacing w:after="0" w:line="240" w:lineRule="auto"/>
        <w:jc w:val="thaiDistribute"/>
      </w:pPr>
    </w:p>
    <w:p w14:paraId="3EA770DB" w14:textId="2B9E6755" w:rsidR="00AE02C4" w:rsidRDefault="00AE02C4" w:rsidP="00AE02C4">
      <w:pPr>
        <w:spacing w:after="0" w:line="240" w:lineRule="auto"/>
        <w:jc w:val="thaiDistribute"/>
      </w:pPr>
    </w:p>
    <w:p w14:paraId="38A159C0" w14:textId="77777777" w:rsidR="00AE02C4" w:rsidRDefault="00AE02C4" w:rsidP="00AE02C4">
      <w:pPr>
        <w:spacing w:after="0" w:line="240" w:lineRule="auto"/>
        <w:jc w:val="thaiDistribute"/>
      </w:pPr>
    </w:p>
    <w:p w14:paraId="20FCF80A" w14:textId="77777777" w:rsidR="00AE02C4" w:rsidRDefault="00AE02C4" w:rsidP="00AE02C4">
      <w:pPr>
        <w:spacing w:after="0" w:line="240" w:lineRule="auto"/>
        <w:jc w:val="thaiDistribute"/>
      </w:pPr>
    </w:p>
    <w:p w14:paraId="23C45095" w14:textId="77777777" w:rsidR="00AE02C4" w:rsidRDefault="00AE02C4" w:rsidP="00AE02C4">
      <w:pPr>
        <w:spacing w:after="0" w:line="240" w:lineRule="auto"/>
        <w:jc w:val="thaiDistribute"/>
      </w:pPr>
    </w:p>
    <w:p w14:paraId="3A049C00" w14:textId="77777777" w:rsidR="008C6D57" w:rsidRDefault="008C6D57" w:rsidP="00AE02C4">
      <w:pPr>
        <w:spacing w:after="0" w:line="240" w:lineRule="auto"/>
        <w:jc w:val="thaiDistribute"/>
      </w:pPr>
    </w:p>
    <w:p w14:paraId="5DE173C8" w14:textId="77777777" w:rsidR="008C6D57" w:rsidRDefault="008C6D57" w:rsidP="00AE02C4">
      <w:pPr>
        <w:spacing w:after="0" w:line="240" w:lineRule="auto"/>
        <w:jc w:val="thaiDistribute"/>
      </w:pPr>
    </w:p>
    <w:p w14:paraId="2D2399F2" w14:textId="77777777" w:rsidR="008C6D57" w:rsidRDefault="008C6D57" w:rsidP="00AE02C4">
      <w:pPr>
        <w:spacing w:after="0" w:line="240" w:lineRule="auto"/>
        <w:jc w:val="thaiDistribute"/>
      </w:pPr>
    </w:p>
    <w:p w14:paraId="3D541967" w14:textId="77777777" w:rsidR="00AE02C4" w:rsidRDefault="00AE02C4" w:rsidP="00AE02C4">
      <w:pPr>
        <w:spacing w:after="0" w:line="240" w:lineRule="auto"/>
        <w:jc w:val="thaiDistribute"/>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270"/>
        <w:gridCol w:w="2250"/>
        <w:gridCol w:w="2250"/>
        <w:gridCol w:w="2520"/>
      </w:tblGrid>
      <w:tr w:rsidR="00AE02C4" w:rsidRPr="00060AF3" w14:paraId="157BE942" w14:textId="77777777" w:rsidTr="00506D15">
        <w:tc>
          <w:tcPr>
            <w:tcW w:w="1908" w:type="dxa"/>
            <w:tcBorders>
              <w:top w:val="single" w:sz="12" w:space="0" w:color="auto"/>
              <w:bottom w:val="single" w:sz="6" w:space="0" w:color="auto"/>
            </w:tcBorders>
            <w:shd w:val="clear" w:color="auto" w:fill="F2F2F2"/>
          </w:tcPr>
          <w:p w14:paraId="432B4E7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F6F2218" w14:textId="011C1CE9" w:rsidR="00AE02C4" w:rsidRPr="00060AF3" w:rsidRDefault="00AE02C4" w:rsidP="00AE02C4">
            <w:pPr>
              <w:pStyle w:val="Hints"/>
              <w:rPr>
                <w:rFonts w:ascii="Times New Roman" w:hAnsi="Times New Roman"/>
                <w:color w:val="000000"/>
                <w:sz w:val="24"/>
                <w:szCs w:val="24"/>
              </w:rPr>
            </w:pPr>
            <w:r>
              <w:rPr>
                <w:rFonts w:ascii="Times New Roman" w:hAnsi="Times New Roman"/>
                <w:color w:val="000000"/>
                <w:sz w:val="24"/>
                <w:szCs w:val="24"/>
              </w:rPr>
              <w:t>UC 22.1</w:t>
            </w:r>
          </w:p>
        </w:tc>
      </w:tr>
      <w:tr w:rsidR="00AE02C4" w:rsidRPr="00060AF3" w14:paraId="12FDC3D6" w14:textId="77777777" w:rsidTr="00506D15">
        <w:tc>
          <w:tcPr>
            <w:tcW w:w="1908" w:type="dxa"/>
            <w:tcBorders>
              <w:top w:val="single" w:sz="6" w:space="0" w:color="auto"/>
              <w:bottom w:val="single" w:sz="6" w:space="0" w:color="auto"/>
            </w:tcBorders>
            <w:shd w:val="clear" w:color="auto" w:fill="F2F2F2"/>
          </w:tcPr>
          <w:p w14:paraId="4DB04A3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7F1CE803"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 takes assignments or quizzes</w:t>
            </w:r>
          </w:p>
        </w:tc>
      </w:tr>
      <w:tr w:rsidR="00AE02C4" w:rsidRPr="00060AF3" w14:paraId="63F21024" w14:textId="77777777" w:rsidTr="00506D15">
        <w:tc>
          <w:tcPr>
            <w:tcW w:w="1908" w:type="dxa"/>
            <w:tcBorders>
              <w:top w:val="single" w:sz="6" w:space="0" w:color="auto"/>
              <w:bottom w:val="single" w:sz="6" w:space="0" w:color="auto"/>
            </w:tcBorders>
            <w:shd w:val="clear" w:color="auto" w:fill="F2F2F2"/>
          </w:tcPr>
          <w:p w14:paraId="2C4EAF40"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61A6012A"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c>
          <w:tcPr>
            <w:tcW w:w="2250" w:type="dxa"/>
            <w:tcBorders>
              <w:top w:val="single" w:sz="6" w:space="0" w:color="auto"/>
              <w:bottom w:val="single" w:sz="6" w:space="0" w:color="auto"/>
            </w:tcBorders>
            <w:shd w:val="clear" w:color="auto" w:fill="F2F2F2"/>
          </w:tcPr>
          <w:p w14:paraId="38879D1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5A19C32" w14:textId="77777777" w:rsidR="00AE02C4" w:rsidRPr="00060AF3" w:rsidRDefault="00AE02C4" w:rsidP="00AE02C4">
            <w:pPr>
              <w:spacing w:after="0" w:line="240" w:lineRule="auto"/>
              <w:rPr>
                <w:rFonts w:ascii="Times New Roman" w:hAnsi="Times New Roman" w:cs="Times New Roman"/>
                <w:color w:val="000000"/>
                <w:sz w:val="24"/>
                <w:szCs w:val="24"/>
              </w:rPr>
            </w:pPr>
            <w:proofErr w:type="spellStart"/>
            <w:r w:rsidRPr="00060AF3">
              <w:rPr>
                <w:rFonts w:ascii="Times New Roman" w:hAnsi="Times New Roman" w:cs="Times New Roman"/>
                <w:color w:val="000000"/>
                <w:sz w:val="24"/>
                <w:szCs w:val="24"/>
              </w:rPr>
              <w:t>Mr.Tanadol</w:t>
            </w:r>
            <w:proofErr w:type="spellEnd"/>
            <w:r w:rsidRPr="00060AF3">
              <w:rPr>
                <w:rFonts w:ascii="Times New Roman" w:hAnsi="Times New Roman" w:cs="Times New Roman"/>
                <w:color w:val="000000"/>
                <w:sz w:val="24"/>
                <w:szCs w:val="24"/>
              </w:rPr>
              <w:t xml:space="preserve"> </w:t>
            </w:r>
            <w:proofErr w:type="spellStart"/>
            <w:r w:rsidRPr="00060AF3">
              <w:rPr>
                <w:rFonts w:ascii="Times New Roman" w:hAnsi="Times New Roman" w:cs="Times New Roman"/>
                <w:color w:val="000000"/>
                <w:sz w:val="24"/>
                <w:szCs w:val="24"/>
              </w:rPr>
              <w:t>Parn-ong</w:t>
            </w:r>
            <w:proofErr w:type="spellEnd"/>
          </w:p>
        </w:tc>
      </w:tr>
      <w:tr w:rsidR="00AE02C4" w:rsidRPr="00060AF3" w14:paraId="69BEBCC6" w14:textId="77777777" w:rsidTr="00506D15">
        <w:tc>
          <w:tcPr>
            <w:tcW w:w="1908" w:type="dxa"/>
            <w:tcBorders>
              <w:top w:val="single" w:sz="6" w:space="0" w:color="auto"/>
              <w:bottom w:val="single" w:sz="6" w:space="0" w:color="auto"/>
            </w:tcBorders>
            <w:shd w:val="clear" w:color="auto" w:fill="F2F2F2"/>
          </w:tcPr>
          <w:p w14:paraId="5862171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461C70F2"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25D87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EE444A"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6AC28C4D" w14:textId="77777777" w:rsidTr="00506D15">
        <w:tc>
          <w:tcPr>
            <w:tcW w:w="2178" w:type="dxa"/>
            <w:gridSpan w:val="2"/>
            <w:tcBorders>
              <w:top w:val="single" w:sz="6" w:space="0" w:color="auto"/>
            </w:tcBorders>
          </w:tcPr>
          <w:p w14:paraId="555CD55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7020" w:type="dxa"/>
            <w:gridSpan w:val="3"/>
            <w:tcBorders>
              <w:top w:val="single" w:sz="6" w:space="0" w:color="auto"/>
            </w:tcBorders>
          </w:tcPr>
          <w:p w14:paraId="65723E07"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w:t>
            </w:r>
          </w:p>
        </w:tc>
      </w:tr>
      <w:tr w:rsidR="00AE02C4" w:rsidRPr="00060AF3" w14:paraId="3A695FE5" w14:textId="77777777" w:rsidTr="00506D15">
        <w:tc>
          <w:tcPr>
            <w:tcW w:w="2178" w:type="dxa"/>
            <w:gridSpan w:val="2"/>
          </w:tcPr>
          <w:p w14:paraId="448D462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7020" w:type="dxa"/>
            <w:gridSpan w:val="3"/>
          </w:tcPr>
          <w:p w14:paraId="7ACA353D" w14:textId="30F32B6E"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Student takes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4DDD38C" w14:textId="77777777" w:rsidTr="00506D15">
        <w:tc>
          <w:tcPr>
            <w:tcW w:w="2178" w:type="dxa"/>
            <w:gridSpan w:val="2"/>
          </w:tcPr>
          <w:p w14:paraId="77909C0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7020" w:type="dxa"/>
            <w:gridSpan w:val="3"/>
          </w:tcPr>
          <w:p w14:paraId="01BF599F"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enters to Overall testing page.</w:t>
            </w:r>
          </w:p>
        </w:tc>
      </w:tr>
      <w:tr w:rsidR="00AE02C4" w:rsidRPr="00060AF3" w14:paraId="49B75191" w14:textId="77777777" w:rsidTr="00506D15">
        <w:trPr>
          <w:trHeight w:val="255"/>
        </w:trPr>
        <w:tc>
          <w:tcPr>
            <w:tcW w:w="2178" w:type="dxa"/>
            <w:gridSpan w:val="2"/>
          </w:tcPr>
          <w:p w14:paraId="6D0970D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7020" w:type="dxa"/>
            <w:gridSpan w:val="3"/>
          </w:tcPr>
          <w:p w14:paraId="1E3A9D75"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must logged in to the system.</w:t>
            </w:r>
          </w:p>
        </w:tc>
      </w:tr>
      <w:tr w:rsidR="00AE02C4" w:rsidRPr="00060AF3" w14:paraId="3D9B4E91" w14:textId="77777777" w:rsidTr="00506D15">
        <w:tc>
          <w:tcPr>
            <w:tcW w:w="2178" w:type="dxa"/>
            <w:gridSpan w:val="2"/>
          </w:tcPr>
          <w:p w14:paraId="18C10D2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7020" w:type="dxa"/>
            <w:gridSpan w:val="3"/>
          </w:tcPr>
          <w:p w14:paraId="41218294" w14:textId="548BFC6E" w:rsidR="00AE02C4" w:rsidRPr="00060AF3" w:rsidRDefault="00643C69" w:rsidP="00AE02C4">
            <w:pPr>
              <w:spacing w:after="0" w:line="240" w:lineRule="auto"/>
              <w:contextualSpacing/>
              <w:rPr>
                <w:rFonts w:ascii="Times New Roman" w:hAnsi="Times New Roman" w:cs="Times New Roman"/>
                <w:sz w:val="24"/>
                <w:szCs w:val="24"/>
              </w:rPr>
            </w:pPr>
            <w:ins w:id="417" w:author="KKD Windows Se7en V1" w:date="2014-07-30T02:02:00Z">
              <w:r>
                <w:rPr>
                  <w:rFonts w:ascii="Times New Roman" w:hAnsi="Times New Roman" w:cs="Times New Roman"/>
                  <w:sz w:val="24"/>
                  <w:szCs w:val="24"/>
                </w:rPr>
                <w:t>The system displays message “Take this testing already”.</w:t>
              </w:r>
            </w:ins>
            <w:del w:id="418" w:author="KKD Windows Se7en V1" w:date="2014-07-30T02:02:00Z">
              <w:r w:rsidR="00AE02C4" w:rsidRPr="00060AF3" w:rsidDel="00643C69">
                <w:rPr>
                  <w:rFonts w:ascii="Times New Roman" w:hAnsi="Times New Roman" w:cs="Times New Roman"/>
                  <w:sz w:val="24"/>
                  <w:szCs w:val="24"/>
                </w:rPr>
                <w:delText xml:space="preserve">The system </w:delText>
              </w:r>
              <w:r w:rsidR="00AE02C4" w:rsidRPr="00060AF3" w:rsidDel="00643C69">
                <w:rPr>
                  <w:rFonts w:ascii="Times New Roman" w:eastAsia="Pontano Sans" w:hAnsi="Times New Roman" w:cs="Times New Roman"/>
                  <w:sz w:val="24"/>
                  <w:szCs w:val="24"/>
                </w:rPr>
                <w:delText xml:space="preserve">stores answers of taking </w:delText>
              </w:r>
              <w:r w:rsidR="00AE02C4" w:rsidRPr="00060AF3" w:rsidDel="00643C69">
                <w:rPr>
                  <w:rFonts w:ascii="Times New Roman" w:hAnsi="Times New Roman" w:cs="Times New Roman"/>
                  <w:sz w:val="24"/>
                  <w:szCs w:val="24"/>
                </w:rPr>
                <w:delText>an assignment or quiz into the system.</w:delText>
              </w:r>
            </w:del>
          </w:p>
        </w:tc>
      </w:tr>
      <w:tr w:rsidR="00AE02C4" w:rsidRPr="00060AF3" w14:paraId="2DA28185" w14:textId="77777777" w:rsidTr="00506D15">
        <w:tc>
          <w:tcPr>
            <w:tcW w:w="2178" w:type="dxa"/>
            <w:gridSpan w:val="2"/>
          </w:tcPr>
          <w:p w14:paraId="0A21F29C"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7020" w:type="dxa"/>
            <w:gridSpan w:val="3"/>
          </w:tcPr>
          <w:p w14:paraId="53650DA8"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Overall testing page.</w:t>
            </w:r>
          </w:p>
          <w:p w14:paraId="66C9CEB4" w14:textId="40AC9819"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Overall testing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670BC613" w14:textId="0D3F1DC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spacing w:val="-4"/>
                <w:position w:val="2"/>
                <w:sz w:val="24"/>
                <w:szCs w:val="24"/>
              </w:rPr>
              <w:t>Student select</w:t>
            </w:r>
            <w:r w:rsidR="004F2135">
              <w:rPr>
                <w:rFonts w:ascii="Times New Roman" w:hAnsi="Times New Roman" w:cs="Times New Roman"/>
                <w:spacing w:val="-4"/>
                <w:position w:val="2"/>
                <w:sz w:val="24"/>
                <w:szCs w:val="24"/>
              </w:rPr>
              <w:t>s</w:t>
            </w:r>
            <w:r w:rsidRPr="00060AF3">
              <w:rPr>
                <w:rFonts w:ascii="Times New Roman" w:hAnsi="Times New Roman" w:cs="Times New Roman"/>
                <w:spacing w:val="-4"/>
                <w:position w:val="2"/>
                <w:sz w:val="24"/>
                <w:szCs w:val="24"/>
              </w:rPr>
              <w:t xml:space="preserve"> a testing that want to take an assignment or quiz</w:t>
            </w:r>
            <w:r w:rsidRPr="00060AF3">
              <w:rPr>
                <w:rFonts w:ascii="Times New Roman" w:hAnsi="Times New Roman" w:cs="Times New Roman"/>
                <w:position w:val="2"/>
                <w:sz w:val="24"/>
                <w:szCs w:val="24"/>
              </w:rPr>
              <w:t>.</w:t>
            </w:r>
          </w:p>
          <w:p w14:paraId="49BABC51" w14:textId="496503A6"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r w:rsidR="004F2135">
              <w:rPr>
                <w:rFonts w:ascii="Times New Roman" w:hAnsi="Times New Roman" w:cs="Times New Roman"/>
                <w:position w:val="2"/>
                <w:sz w:val="24"/>
                <w:szCs w:val="24"/>
              </w:rPr>
              <w:t>s</w:t>
            </w:r>
            <w:r w:rsidRPr="00060AF3">
              <w:rPr>
                <w:rFonts w:ascii="Times New Roman" w:hAnsi="Times New Roman" w:cs="Times New Roman"/>
                <w:position w:val="2"/>
                <w:sz w:val="24"/>
                <w:szCs w:val="24"/>
              </w:rPr>
              <w:t xml:space="preserve"> taking assignment or quiz form.</w:t>
            </w:r>
          </w:p>
          <w:p w14:paraId="1BD73B1B"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Assignment or quiz page.</w:t>
            </w:r>
          </w:p>
          <w:p w14:paraId="2B033FD2" w14:textId="04A24EB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6B419EE"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fetches</w:t>
            </w:r>
            <w:r w:rsidRPr="00060AF3">
              <w:rPr>
                <w:rFonts w:ascii="Times New Roman" w:hAnsi="Times New Roman" w:cs="Times New Roman"/>
                <w:position w:val="2"/>
                <w:sz w:val="24"/>
                <w:szCs w:val="24"/>
              </w:rPr>
              <w:t xml:space="preserve"> the assignment or quiz information from the system.</w:t>
            </w:r>
          </w:p>
          <w:p w14:paraId="3653939B" w14:textId="7F0BC8EC"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displays the assignment or quiz information into </w:t>
            </w:r>
            <w:r w:rsidRPr="00060AF3">
              <w:rPr>
                <w:rFonts w:ascii="Times New Roman" w:hAnsi="Times New Roman" w:cs="Times New Roman"/>
                <w:position w:val="2"/>
                <w:sz w:val="24"/>
                <w:szCs w:val="24"/>
              </w:rPr>
              <w:t xml:space="preserve">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F527A79"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provides answers in every question.</w:t>
            </w:r>
          </w:p>
          <w:p w14:paraId="5A3153A4" w14:textId="4349DA49" w:rsidR="00AE02C4" w:rsidRPr="00060AF3" w:rsidRDefault="00AE02C4" w:rsidP="001300F3">
            <w:pPr>
              <w:numPr>
                <w:ilvl w:val="0"/>
                <w:numId w:val="59"/>
              </w:numPr>
              <w:spacing w:after="0" w:line="240" w:lineRule="auto"/>
              <w:ind w:left="399" w:hanging="39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r w:rsidR="004F2135">
              <w:rPr>
                <w:rFonts w:ascii="Times New Roman" w:hAnsi="Times New Roman" w:cs="Times New Roman"/>
                <w:position w:val="2"/>
                <w:sz w:val="24"/>
                <w:szCs w:val="24"/>
              </w:rPr>
              <w:t>s</w:t>
            </w:r>
            <w:r w:rsidRPr="00060AF3">
              <w:rPr>
                <w:rFonts w:ascii="Times New Roman" w:hAnsi="Times New Roman" w:cs="Times New Roman"/>
                <w:position w:val="2"/>
                <w:sz w:val="24"/>
                <w:szCs w:val="24"/>
              </w:rPr>
              <w:t xml:space="preserve"> answers.</w:t>
            </w:r>
          </w:p>
          <w:p w14:paraId="0B44C73F" w14:textId="77777777" w:rsidR="00AE02C4" w:rsidRDefault="00AE02C4" w:rsidP="001300F3">
            <w:pPr>
              <w:numPr>
                <w:ilvl w:val="0"/>
                <w:numId w:val="59"/>
              </w:numPr>
              <w:spacing w:after="0" w:line="240" w:lineRule="auto"/>
              <w:ind w:left="399" w:hanging="399"/>
              <w:contextualSpacing/>
              <w:rPr>
                <w:ins w:id="419" w:author="KKD Windows Se7en V1" w:date="2014-07-30T02:01:00Z"/>
                <w:rFonts w:ascii="Times New Roman" w:hAnsi="Times New Roman" w:cs="Times New Roman"/>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stores answers of taking </w:t>
            </w:r>
            <w:r w:rsidRPr="00060AF3">
              <w:rPr>
                <w:rFonts w:ascii="Times New Roman" w:hAnsi="Times New Roman" w:cs="Times New Roman"/>
                <w:position w:val="2"/>
                <w:sz w:val="24"/>
                <w:szCs w:val="24"/>
              </w:rPr>
              <w:t>an assignment or quiz into the system.</w:t>
            </w:r>
          </w:p>
          <w:p w14:paraId="316292B2" w14:textId="4CB72B52" w:rsidR="00643C69" w:rsidRPr="00060AF3" w:rsidRDefault="00643C69" w:rsidP="00643C69">
            <w:pPr>
              <w:numPr>
                <w:ilvl w:val="0"/>
                <w:numId w:val="59"/>
              </w:numPr>
              <w:spacing w:after="0" w:line="240" w:lineRule="auto"/>
              <w:ind w:left="393"/>
              <w:contextualSpacing/>
              <w:rPr>
                <w:rFonts w:ascii="Times New Roman" w:hAnsi="Times New Roman" w:cs="Times New Roman"/>
                <w:sz w:val="24"/>
                <w:szCs w:val="24"/>
              </w:rPr>
            </w:pPr>
            <w:ins w:id="420" w:author="KKD Windows Se7en V1" w:date="2014-07-30T02:01:00Z">
              <w:r>
                <w:rPr>
                  <w:rFonts w:ascii="Times New Roman" w:hAnsi="Times New Roman" w:cs="Times New Roman"/>
                  <w:sz w:val="24"/>
                  <w:szCs w:val="24"/>
                </w:rPr>
                <w:t>The system displays message “Take this testing already”.</w:t>
              </w:r>
            </w:ins>
          </w:p>
        </w:tc>
      </w:tr>
      <w:tr w:rsidR="00AE02C4" w:rsidRPr="00060AF3" w14:paraId="4DF32D91" w14:textId="77777777" w:rsidTr="00506D15">
        <w:tc>
          <w:tcPr>
            <w:tcW w:w="2178" w:type="dxa"/>
            <w:gridSpan w:val="2"/>
          </w:tcPr>
          <w:p w14:paraId="4E4F9066" w14:textId="77777777" w:rsidR="00AE02C4" w:rsidRPr="00060AF3" w:rsidRDefault="00AE02C4" w:rsidP="00AE02C4">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7020" w:type="dxa"/>
            <w:gridSpan w:val="3"/>
          </w:tcPr>
          <w:p w14:paraId="5D638506" w14:textId="77777777" w:rsidR="00AE02C4" w:rsidRPr="00AE02C4" w:rsidRDefault="00AE02C4" w:rsidP="00AE02C4">
            <w:pPr>
              <w:spacing w:after="0" w:line="240" w:lineRule="auto"/>
              <w:rPr>
                <w:rFonts w:ascii="Times New Roman" w:hAnsi="Times New Roman" w:cs="Times New Roman"/>
                <w:sz w:val="24"/>
                <w:szCs w:val="24"/>
              </w:rPr>
            </w:pPr>
            <w:r w:rsidRPr="00AE02C4">
              <w:rPr>
                <w:rStyle w:val="Heading2Char"/>
                <w:rFonts w:ascii="Times New Roman" w:hAnsi="Times New Roman" w:cs="Times New Roman"/>
                <w:color w:val="000000"/>
                <w:sz w:val="24"/>
                <w:szCs w:val="24"/>
              </w:rPr>
              <w:t>N/A</w:t>
            </w:r>
          </w:p>
        </w:tc>
      </w:tr>
      <w:tr w:rsidR="00AE02C4" w:rsidRPr="00060AF3" w14:paraId="6CEAD5F3" w14:textId="77777777" w:rsidTr="00506D15">
        <w:tc>
          <w:tcPr>
            <w:tcW w:w="2178" w:type="dxa"/>
            <w:gridSpan w:val="2"/>
          </w:tcPr>
          <w:p w14:paraId="0527ED3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7020" w:type="dxa"/>
            <w:gridSpan w:val="3"/>
          </w:tcPr>
          <w:p w14:paraId="67C43324"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7DEBC95" w14:textId="77777777" w:rsidTr="00506D15">
        <w:tc>
          <w:tcPr>
            <w:tcW w:w="2178" w:type="dxa"/>
            <w:gridSpan w:val="2"/>
          </w:tcPr>
          <w:p w14:paraId="081EBE5F"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7020" w:type="dxa"/>
            <w:gridSpan w:val="3"/>
          </w:tcPr>
          <w:p w14:paraId="1E79F5FD"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9FEED41" w14:textId="77777777" w:rsidTr="00506D15">
        <w:tc>
          <w:tcPr>
            <w:tcW w:w="2178" w:type="dxa"/>
            <w:gridSpan w:val="2"/>
          </w:tcPr>
          <w:p w14:paraId="46F5798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7020" w:type="dxa"/>
            <w:gridSpan w:val="3"/>
          </w:tcPr>
          <w:p w14:paraId="5243B18A"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005A6E2A" w14:textId="77777777" w:rsidTr="00506D15">
        <w:tc>
          <w:tcPr>
            <w:tcW w:w="2178" w:type="dxa"/>
            <w:gridSpan w:val="2"/>
          </w:tcPr>
          <w:p w14:paraId="13E07C3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7020" w:type="dxa"/>
            <w:gridSpan w:val="3"/>
          </w:tcPr>
          <w:p w14:paraId="260A9DF4"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0A6064FF" w14:textId="77777777" w:rsidTr="00506D15">
        <w:tc>
          <w:tcPr>
            <w:tcW w:w="2178" w:type="dxa"/>
            <w:gridSpan w:val="2"/>
          </w:tcPr>
          <w:p w14:paraId="2840F08A"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7020" w:type="dxa"/>
            <w:gridSpan w:val="3"/>
          </w:tcPr>
          <w:p w14:paraId="5E58A936"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7B3D79F2" w14:textId="77777777" w:rsidR="00AE02C4" w:rsidRDefault="00AE02C4" w:rsidP="00AE02C4">
      <w:pPr>
        <w:spacing w:after="0" w:line="240" w:lineRule="auto"/>
        <w:rPr>
          <w:rFonts w:ascii="Times New Roman" w:hAnsi="Times New Roman" w:cs="Times New Roman"/>
          <w:b/>
          <w:bCs/>
          <w:sz w:val="29"/>
          <w:szCs w:val="29"/>
        </w:rPr>
      </w:pPr>
    </w:p>
    <w:p w14:paraId="007C2D0F" w14:textId="77777777" w:rsidR="00AE02C4" w:rsidRDefault="00AE02C4" w:rsidP="00AE02C4">
      <w:pPr>
        <w:spacing w:after="0" w:line="240" w:lineRule="auto"/>
        <w:rPr>
          <w:rFonts w:ascii="Times New Roman" w:hAnsi="Times New Roman" w:cs="Times New Roman"/>
          <w:b/>
          <w:bCs/>
          <w:sz w:val="29"/>
          <w:szCs w:val="29"/>
        </w:rPr>
      </w:pPr>
    </w:p>
    <w:p w14:paraId="2F0F3F16" w14:textId="52692A56" w:rsidR="00AE02C4" w:rsidRPr="00115F1A" w:rsidRDefault="00AE02C4" w:rsidP="00AE02C4">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URS 22.1</w:t>
      </w:r>
      <w:r w:rsidRPr="00115F1A">
        <w:rPr>
          <w:rFonts w:ascii="Times New Roman" w:hAnsi="Times New Roman" w:cs="Times New Roman"/>
          <w:b/>
          <w:bCs/>
          <w:sz w:val="29"/>
          <w:szCs w:val="29"/>
        </w:rPr>
        <w:t xml:space="preserve"> Student can take assignments or quizzes which are multiple choices, true/false questions, short answers.</w:t>
      </w:r>
    </w:p>
    <w:p w14:paraId="76F40E86" w14:textId="161CE470"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 xml:space="preserve">Student can take assignments or quizzes which are multiple choices, true/false questions, short answers by using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DE1B3A"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Student must provide answer information by separating from type of questions.</w:t>
      </w:r>
    </w:p>
    <w:p w14:paraId="62C72CF3"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multiple choices questions which provide one answer only in each order of questions.</w:t>
      </w:r>
    </w:p>
    <w:p w14:paraId="0E145EEA"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true/false questions which provide one answer only in each order of questions.</w:t>
      </w:r>
    </w:p>
    <w:p w14:paraId="3E89FB6B"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Student can take short answers which provide characters or texts. </w:t>
      </w:r>
    </w:p>
    <w:p w14:paraId="4E7F0B7E"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Student </w:t>
      </w:r>
    </w:p>
    <w:p w14:paraId="7AE8AF85"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Student must have logged</w:t>
      </w:r>
      <w:r w:rsidRPr="00060AF3">
        <w:rPr>
          <w:rFonts w:ascii="Times New Roman" w:hAnsi="Times New Roman" w:cs="Times New Roman"/>
          <w:b/>
          <w:bCs/>
          <w:sz w:val="24"/>
          <w:szCs w:val="24"/>
        </w:rPr>
        <w:t>.</w:t>
      </w:r>
    </w:p>
    <w:p w14:paraId="4BA27DD9"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3C2C37A"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Multiple choices question</w:t>
      </w:r>
    </w:p>
    <w:p w14:paraId="51D1EA66"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5BE91F43" w14:textId="77777777" w:rsidTr="00506D15">
        <w:tc>
          <w:tcPr>
            <w:tcW w:w="2628" w:type="dxa"/>
          </w:tcPr>
          <w:p w14:paraId="7D1A250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6F0BF69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390069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FDA7C8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4B2DA999" w14:textId="77777777" w:rsidTr="00506D15">
        <w:tc>
          <w:tcPr>
            <w:tcW w:w="2628" w:type="dxa"/>
          </w:tcPr>
          <w:p w14:paraId="196138B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multiple choices answer</w:t>
            </w:r>
          </w:p>
        </w:tc>
        <w:tc>
          <w:tcPr>
            <w:tcW w:w="3060" w:type="dxa"/>
          </w:tcPr>
          <w:p w14:paraId="41C9831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 xml:space="preserve">Only “a, b, c, d” is </w:t>
            </w:r>
            <w:r>
              <w:rPr>
                <w:rFonts w:ascii="Times New Roman" w:hAnsi="Times New Roman" w:cs="Times New Roman"/>
                <w:sz w:val="24"/>
                <w:szCs w:val="24"/>
              </w:rPr>
              <w:t>a</w:t>
            </w:r>
            <w:r w:rsidRPr="00060AF3">
              <w:rPr>
                <w:rFonts w:ascii="Times New Roman" w:hAnsi="Times New Roman" w:cs="Times New Roman"/>
                <w:sz w:val="24"/>
                <w:szCs w:val="24"/>
              </w:rPr>
              <w:t>llowed.</w:t>
            </w:r>
          </w:p>
        </w:tc>
        <w:tc>
          <w:tcPr>
            <w:tcW w:w="1440" w:type="dxa"/>
          </w:tcPr>
          <w:p w14:paraId="6AB8106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325A3EF2" w14:textId="77777777" w:rsidR="00AE02C4" w:rsidRPr="00060AF3" w:rsidRDefault="00AE02C4" w:rsidP="00506D15">
            <w:pPr>
              <w:spacing w:after="0" w:line="240" w:lineRule="auto"/>
              <w:rPr>
                <w:rFonts w:ascii="Times New Roman" w:hAnsi="Times New Roman" w:cs="Times New Roman"/>
                <w:sz w:val="24"/>
                <w:szCs w:val="24"/>
              </w:rPr>
            </w:pPr>
          </w:p>
        </w:tc>
      </w:tr>
    </w:tbl>
    <w:p w14:paraId="31D02AB3"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1A02DFE2"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30C44522" w14:textId="77777777" w:rsidTr="00506D15">
        <w:tc>
          <w:tcPr>
            <w:tcW w:w="2628" w:type="dxa"/>
          </w:tcPr>
          <w:p w14:paraId="7B53A62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531B450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5834AD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77EF4202"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6483CCBC" w14:textId="77777777" w:rsidTr="00506D15">
        <w:tc>
          <w:tcPr>
            <w:tcW w:w="2628" w:type="dxa"/>
          </w:tcPr>
          <w:p w14:paraId="749CED4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true/false answer</w:t>
            </w:r>
          </w:p>
        </w:tc>
        <w:tc>
          <w:tcPr>
            <w:tcW w:w="3060" w:type="dxa"/>
          </w:tcPr>
          <w:p w14:paraId="4348E63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440" w:type="dxa"/>
          </w:tcPr>
          <w:p w14:paraId="5EB5736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7219D817" w14:textId="77777777" w:rsidR="00AE02C4" w:rsidRPr="00060AF3" w:rsidRDefault="00AE02C4" w:rsidP="00506D15">
            <w:pPr>
              <w:spacing w:after="0" w:line="240" w:lineRule="auto"/>
              <w:rPr>
                <w:rFonts w:ascii="Times New Roman" w:hAnsi="Times New Roman" w:cs="Times New Roman"/>
                <w:sz w:val="24"/>
                <w:szCs w:val="24"/>
              </w:rPr>
            </w:pPr>
          </w:p>
        </w:tc>
      </w:tr>
    </w:tbl>
    <w:p w14:paraId="2F52352B"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Short answer</w:t>
      </w:r>
    </w:p>
    <w:p w14:paraId="7FCE8989"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10"/>
        <w:gridCol w:w="1890"/>
        <w:gridCol w:w="1888"/>
      </w:tblGrid>
      <w:tr w:rsidR="00AE02C4" w:rsidRPr="00060AF3" w14:paraId="48AC84EA" w14:textId="77777777" w:rsidTr="00506D15">
        <w:tc>
          <w:tcPr>
            <w:tcW w:w="2628" w:type="dxa"/>
          </w:tcPr>
          <w:p w14:paraId="317F419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610" w:type="dxa"/>
          </w:tcPr>
          <w:p w14:paraId="7A03D1D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890" w:type="dxa"/>
          </w:tcPr>
          <w:p w14:paraId="7F96D1D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7FE0FA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75D91A00" w14:textId="77777777" w:rsidTr="00506D15">
        <w:tc>
          <w:tcPr>
            <w:tcW w:w="2628" w:type="dxa"/>
          </w:tcPr>
          <w:p w14:paraId="1D73E4C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2610" w:type="dxa"/>
          </w:tcPr>
          <w:p w14:paraId="021C124B"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890" w:type="dxa"/>
          </w:tcPr>
          <w:p w14:paraId="09F6679E"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From the picture is a dog.</w:t>
            </w:r>
          </w:p>
        </w:tc>
        <w:tc>
          <w:tcPr>
            <w:tcW w:w="1888" w:type="dxa"/>
          </w:tcPr>
          <w:p w14:paraId="4CF1DDDC" w14:textId="77777777" w:rsidR="00AE02C4" w:rsidRPr="00060AF3" w:rsidRDefault="00AE02C4" w:rsidP="00506D15">
            <w:pPr>
              <w:spacing w:after="0" w:line="240" w:lineRule="auto"/>
              <w:rPr>
                <w:rFonts w:ascii="Times New Roman" w:hAnsi="Times New Roman" w:cs="Times New Roman"/>
                <w:sz w:val="24"/>
                <w:szCs w:val="24"/>
              </w:rPr>
            </w:pPr>
          </w:p>
        </w:tc>
      </w:tr>
    </w:tbl>
    <w:p w14:paraId="24C761CC" w14:textId="77777777" w:rsidR="00AE02C4" w:rsidRPr="00060AF3" w:rsidRDefault="00AE02C4" w:rsidP="00AE02C4">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FFF82E3"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Overall testing page.</w:t>
      </w:r>
    </w:p>
    <w:p w14:paraId="584D05A5" w14:textId="710BF360"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select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a testing that want to take an assignment or quiz.</w:t>
      </w:r>
    </w:p>
    <w:p w14:paraId="1DDE7A36" w14:textId="72848B69"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taking assignment or quiz form.</w:t>
      </w:r>
    </w:p>
    <w:p w14:paraId="7B033956"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Assignment or quiz page.</w:t>
      </w:r>
    </w:p>
    <w:p w14:paraId="45BBA2A2"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provides answers in every question.</w:t>
      </w:r>
    </w:p>
    <w:p w14:paraId="4A5B0D92" w14:textId="61E52FF5" w:rsidR="00AE02C4"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r w:rsidR="000B320A" w:rsidRPr="009E367A">
        <w:rPr>
          <w:rFonts w:ascii="Times New Roman" w:hAnsi="Times New Roman" w:cs="Times New Roman"/>
          <w:sz w:val="24"/>
          <w:szCs w:val="24"/>
        </w:rPr>
        <w:t>s</w:t>
      </w:r>
      <w:r w:rsidRPr="000B320A">
        <w:rPr>
          <w:rFonts w:ascii="Times New Roman" w:hAnsi="Times New Roman" w:cs="Times New Roman"/>
          <w:sz w:val="24"/>
          <w:szCs w:val="24"/>
        </w:rPr>
        <w:t xml:space="preserve"> answers.</w:t>
      </w:r>
    </w:p>
    <w:p w14:paraId="49D5AE08" w14:textId="77777777" w:rsidR="008C6D57" w:rsidRDefault="008C6D57" w:rsidP="009E367A">
      <w:pPr>
        <w:spacing w:after="0" w:line="240" w:lineRule="auto"/>
        <w:contextualSpacing/>
        <w:rPr>
          <w:rFonts w:ascii="Times New Roman" w:hAnsi="Times New Roman" w:cs="Times New Roman"/>
          <w:sz w:val="24"/>
          <w:szCs w:val="24"/>
        </w:rPr>
      </w:pPr>
    </w:p>
    <w:p w14:paraId="25824FEF" w14:textId="77777777" w:rsidR="008C6D57" w:rsidRDefault="008C6D57" w:rsidP="009E367A">
      <w:pPr>
        <w:spacing w:after="0" w:line="240" w:lineRule="auto"/>
        <w:contextualSpacing/>
        <w:rPr>
          <w:rFonts w:ascii="Times New Roman" w:hAnsi="Times New Roman" w:cs="Times New Roman"/>
          <w:sz w:val="24"/>
          <w:szCs w:val="24"/>
        </w:rPr>
      </w:pPr>
    </w:p>
    <w:p w14:paraId="1341544D" w14:textId="77777777" w:rsidR="008C6D57" w:rsidRDefault="008C6D57" w:rsidP="009E367A">
      <w:pPr>
        <w:spacing w:after="0" w:line="240" w:lineRule="auto"/>
        <w:contextualSpacing/>
        <w:rPr>
          <w:rFonts w:ascii="Times New Roman" w:hAnsi="Times New Roman" w:cs="Times New Roman"/>
          <w:sz w:val="24"/>
          <w:szCs w:val="24"/>
        </w:rPr>
      </w:pPr>
    </w:p>
    <w:p w14:paraId="4C4BC498" w14:textId="77777777" w:rsidR="008C6D57" w:rsidRDefault="008C6D57" w:rsidP="009E367A">
      <w:pPr>
        <w:spacing w:after="0" w:line="240" w:lineRule="auto"/>
        <w:contextualSpacing/>
        <w:rPr>
          <w:rFonts w:ascii="Times New Roman" w:hAnsi="Times New Roman" w:cs="Times New Roman"/>
          <w:sz w:val="24"/>
          <w:szCs w:val="24"/>
        </w:rPr>
      </w:pPr>
    </w:p>
    <w:p w14:paraId="6AACF1AD" w14:textId="77777777" w:rsidR="00AC4D7A" w:rsidRDefault="00AC4D7A" w:rsidP="009E367A">
      <w:pPr>
        <w:spacing w:after="0" w:line="240" w:lineRule="auto"/>
        <w:contextualSpacing/>
        <w:rPr>
          <w:rFonts w:ascii="Times New Roman" w:hAnsi="Times New Roman" w:cs="Times New Roman"/>
          <w:sz w:val="24"/>
          <w:szCs w:val="24"/>
        </w:rPr>
      </w:pPr>
    </w:p>
    <w:p w14:paraId="07C078B4" w14:textId="77777777" w:rsidR="00AC4D7A" w:rsidRDefault="00AC4D7A" w:rsidP="009E367A">
      <w:pPr>
        <w:spacing w:after="0" w:line="240" w:lineRule="auto"/>
        <w:contextualSpacing/>
        <w:rPr>
          <w:rFonts w:ascii="Times New Roman" w:hAnsi="Times New Roman" w:cs="Times New Roman"/>
          <w:sz w:val="24"/>
          <w:szCs w:val="24"/>
        </w:rPr>
      </w:pPr>
    </w:p>
    <w:p w14:paraId="7D1A349C" w14:textId="77777777" w:rsidR="00AC4D7A" w:rsidRPr="00115F1A" w:rsidRDefault="00AC4D7A" w:rsidP="00AC4D7A">
      <w:pPr>
        <w:spacing w:after="0" w:line="240" w:lineRule="auto"/>
        <w:rPr>
          <w:rFonts w:ascii="Times New Roman" w:hAnsi="Times New Roman" w:cs="Times New Roman"/>
          <w:b/>
          <w:bCs/>
          <w:sz w:val="29"/>
          <w:szCs w:val="29"/>
        </w:rPr>
      </w:pPr>
      <w:r>
        <w:rPr>
          <w:rFonts w:ascii="Times New Roman" w:hAnsi="Times New Roman" w:cs="Times New Roman"/>
          <w:b/>
          <w:bCs/>
          <w:sz w:val="28"/>
        </w:rPr>
        <w:lastRenderedPageBreak/>
        <w:t xml:space="preserve">AC-22.1 </w:t>
      </w:r>
      <w:r w:rsidRPr="00115F1A">
        <w:rPr>
          <w:rFonts w:ascii="Times New Roman" w:hAnsi="Times New Roman" w:cs="Times New Roman"/>
          <w:b/>
          <w:bCs/>
          <w:sz w:val="29"/>
          <w:szCs w:val="29"/>
        </w:rPr>
        <w:t>Student can take assignments or quizzes which are multiple choices, true/false questions, short answers.</w:t>
      </w:r>
    </w:p>
    <w:p w14:paraId="7DE358B8" w14:textId="15CF880D" w:rsidR="00AC4D7A" w:rsidRPr="009E367A" w:rsidRDefault="00AC4D7A" w:rsidP="009E367A">
      <w:pPr>
        <w:spacing w:after="0" w:line="240" w:lineRule="auto"/>
        <w:contextualSpacing/>
        <w:rPr>
          <w:rFonts w:ascii="Times New Roman" w:hAnsi="Times New Roman" w:cs="Times New Roman"/>
          <w:b/>
          <w:bCs/>
          <w:sz w:val="28"/>
        </w:rPr>
      </w:pPr>
    </w:p>
    <w:p w14:paraId="11C1E505" w14:textId="77777777" w:rsidR="008C6D57" w:rsidRDefault="008C6D57" w:rsidP="009E367A">
      <w:pPr>
        <w:spacing w:after="0" w:line="240" w:lineRule="auto"/>
        <w:contextualSpacing/>
        <w:rPr>
          <w:rFonts w:ascii="Times New Roman" w:hAnsi="Times New Roman" w:cs="Times New Roman"/>
          <w:sz w:val="24"/>
          <w:szCs w:val="24"/>
        </w:rPr>
      </w:pPr>
    </w:p>
    <w:p w14:paraId="147E7767" w14:textId="022B45FD" w:rsidR="00AC4D7A" w:rsidRDefault="00273462" w:rsidP="009E367A">
      <w:pPr>
        <w:spacing w:after="0" w:line="240" w:lineRule="auto"/>
        <w:contextualSpacing/>
        <w:rPr>
          <w:rFonts w:ascii="Times New Roman" w:hAnsi="Times New Roman" w:cs="Times New Roman"/>
          <w:sz w:val="24"/>
          <w:szCs w:val="24"/>
        </w:rPr>
      </w:pPr>
      <w:ins w:id="421" w:author="KKD Windows Se7en V1" w:date="2014-07-25T00:45:00Z">
        <w:r>
          <w:rPr>
            <w:rFonts w:ascii="Times New Roman" w:hAnsi="Times New Roman" w:cs="Times New Roman"/>
            <w:noProof/>
            <w:sz w:val="24"/>
            <w:szCs w:val="24"/>
            <w:rPrChange w:id="422" w:author="Unknown">
              <w:rPr>
                <w:noProof/>
              </w:rPr>
            </w:rPrChange>
          </w:rPr>
          <w:drawing>
            <wp:anchor distT="0" distB="0" distL="114300" distR="114300" simplePos="0" relativeHeight="251750400" behindDoc="1" locked="0" layoutInCell="1" allowOverlap="1" wp14:anchorId="553932A9" wp14:editId="681EBD92">
              <wp:simplePos x="0" y="0"/>
              <wp:positionH relativeFrom="margin">
                <wp:align>center</wp:align>
              </wp:positionH>
              <wp:positionV relativeFrom="paragraph">
                <wp:posOffset>168275</wp:posOffset>
              </wp:positionV>
              <wp:extent cx="1929266" cy="47339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22.png"/>
                      <pic:cNvPicPr/>
                    </pic:nvPicPr>
                    <pic:blipFill>
                      <a:blip r:embed="rId79">
                        <a:extLst>
                          <a:ext uri="{28A0092B-C50C-407E-A947-70E740481C1C}">
                            <a14:useLocalDpi xmlns:a14="http://schemas.microsoft.com/office/drawing/2010/main" val="0"/>
                          </a:ext>
                        </a:extLst>
                      </a:blip>
                      <a:stretch>
                        <a:fillRect/>
                      </a:stretch>
                    </pic:blipFill>
                    <pic:spPr>
                      <a:xfrm>
                        <a:off x="0" y="0"/>
                        <a:ext cx="1929266" cy="4733925"/>
                      </a:xfrm>
                      <a:prstGeom prst="rect">
                        <a:avLst/>
                      </a:prstGeom>
                    </pic:spPr>
                  </pic:pic>
                </a:graphicData>
              </a:graphic>
              <wp14:sizeRelH relativeFrom="page">
                <wp14:pctWidth>0</wp14:pctWidth>
              </wp14:sizeRelH>
              <wp14:sizeRelV relativeFrom="page">
                <wp14:pctHeight>0</wp14:pctHeight>
              </wp14:sizeRelV>
            </wp:anchor>
          </w:drawing>
        </w:r>
      </w:ins>
    </w:p>
    <w:p w14:paraId="52B76EE7" w14:textId="59072535" w:rsidR="00AC4D7A" w:rsidRPr="000B320A" w:rsidRDefault="00AC4D7A" w:rsidP="009E367A">
      <w:pPr>
        <w:spacing w:after="0" w:line="240" w:lineRule="auto"/>
        <w:contextualSpacing/>
        <w:rPr>
          <w:rFonts w:ascii="Times New Roman" w:hAnsi="Times New Roman" w:cs="Times New Roman"/>
          <w:sz w:val="24"/>
          <w:szCs w:val="24"/>
        </w:rPr>
      </w:pPr>
      <w:del w:id="423" w:author="KKD Windows Se7en V1" w:date="2014-07-25T00:45:00Z">
        <w:r w:rsidRPr="009E367A" w:rsidDel="00273462">
          <w:rPr>
            <w:rFonts w:ascii="Times New Roman" w:hAnsi="Times New Roman" w:cs="Times New Roman"/>
            <w:noProof/>
            <w:sz w:val="24"/>
            <w:szCs w:val="24"/>
            <w:rPrChange w:id="424" w:author="Unknown">
              <w:rPr>
                <w:noProof/>
              </w:rPr>
            </w:rPrChange>
          </w:rPr>
          <w:drawing>
            <wp:anchor distT="0" distB="0" distL="114300" distR="114300" simplePos="0" relativeHeight="251704320" behindDoc="1" locked="0" layoutInCell="1" allowOverlap="1" wp14:anchorId="7C4DD5D3" wp14:editId="116E844B">
              <wp:simplePos x="0" y="0"/>
              <wp:positionH relativeFrom="column">
                <wp:posOffset>1725295</wp:posOffset>
              </wp:positionH>
              <wp:positionV relativeFrom="paragraph">
                <wp:posOffset>2540</wp:posOffset>
              </wp:positionV>
              <wp:extent cx="1874920" cy="46005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22.png"/>
                      <pic:cNvPicPr/>
                    </pic:nvPicPr>
                    <pic:blipFill>
                      <a:blip r:embed="rId80">
                        <a:extLst>
                          <a:ext uri="{28A0092B-C50C-407E-A947-70E740481C1C}">
                            <a14:useLocalDpi xmlns:a14="http://schemas.microsoft.com/office/drawing/2010/main" val="0"/>
                          </a:ext>
                        </a:extLst>
                      </a:blip>
                      <a:stretch>
                        <a:fillRect/>
                      </a:stretch>
                    </pic:blipFill>
                    <pic:spPr>
                      <a:xfrm>
                        <a:off x="0" y="0"/>
                        <a:ext cx="1874920" cy="4600575"/>
                      </a:xfrm>
                      <a:prstGeom prst="rect">
                        <a:avLst/>
                      </a:prstGeom>
                    </pic:spPr>
                  </pic:pic>
                </a:graphicData>
              </a:graphic>
              <wp14:sizeRelH relativeFrom="page">
                <wp14:pctWidth>0</wp14:pctWidth>
              </wp14:sizeRelH>
              <wp14:sizeRelV relativeFrom="page">
                <wp14:pctHeight>0</wp14:pctHeight>
              </wp14:sizeRelV>
            </wp:anchor>
          </w:drawing>
        </w:r>
      </w:del>
    </w:p>
    <w:p w14:paraId="22248962" w14:textId="44C17552" w:rsidR="00AE02C4" w:rsidRDefault="00AE02C4" w:rsidP="00AE02C4">
      <w:pPr>
        <w:spacing w:after="0" w:line="240" w:lineRule="auto"/>
        <w:ind w:left="1080"/>
        <w:contextualSpacing/>
        <w:rPr>
          <w:rFonts w:ascii="Times New Roman" w:hAnsi="Times New Roman" w:cs="Times New Roman"/>
          <w:sz w:val="24"/>
          <w:szCs w:val="24"/>
        </w:rPr>
      </w:pPr>
    </w:p>
    <w:p w14:paraId="016F7AC7" w14:textId="2D8FFF0D" w:rsidR="00AC4D7A" w:rsidRDefault="00AC4D7A" w:rsidP="00AE02C4">
      <w:pPr>
        <w:spacing w:after="0" w:line="240" w:lineRule="auto"/>
        <w:ind w:left="1080"/>
        <w:contextualSpacing/>
        <w:rPr>
          <w:rFonts w:ascii="Times New Roman" w:hAnsi="Times New Roman" w:cs="Times New Roman"/>
          <w:sz w:val="24"/>
          <w:szCs w:val="24"/>
        </w:rPr>
      </w:pPr>
    </w:p>
    <w:p w14:paraId="2CC5D06D" w14:textId="08B6ED6F" w:rsidR="00AC4D7A" w:rsidRDefault="00AC4D7A" w:rsidP="00AE02C4">
      <w:pPr>
        <w:spacing w:after="0" w:line="240" w:lineRule="auto"/>
        <w:ind w:left="1080"/>
        <w:contextualSpacing/>
        <w:rPr>
          <w:rFonts w:ascii="Times New Roman" w:hAnsi="Times New Roman" w:cs="Times New Roman"/>
          <w:sz w:val="24"/>
          <w:szCs w:val="24"/>
        </w:rPr>
      </w:pPr>
    </w:p>
    <w:p w14:paraId="3BD9BEEA" w14:textId="346127EA" w:rsidR="00AC4D7A" w:rsidRDefault="00AC4D7A" w:rsidP="00AE02C4">
      <w:pPr>
        <w:spacing w:after="0" w:line="240" w:lineRule="auto"/>
        <w:ind w:left="1080"/>
        <w:contextualSpacing/>
        <w:rPr>
          <w:rFonts w:ascii="Times New Roman" w:hAnsi="Times New Roman" w:cs="Times New Roman"/>
          <w:sz w:val="24"/>
          <w:szCs w:val="24"/>
        </w:rPr>
      </w:pPr>
    </w:p>
    <w:p w14:paraId="2B7DE9C5" w14:textId="77777777" w:rsidR="00AC4D7A" w:rsidRDefault="00AC4D7A" w:rsidP="00AE02C4">
      <w:pPr>
        <w:spacing w:after="0" w:line="240" w:lineRule="auto"/>
        <w:ind w:left="1080"/>
        <w:contextualSpacing/>
        <w:rPr>
          <w:rFonts w:ascii="Times New Roman" w:hAnsi="Times New Roman" w:cs="Times New Roman"/>
          <w:sz w:val="24"/>
          <w:szCs w:val="24"/>
        </w:rPr>
      </w:pPr>
    </w:p>
    <w:p w14:paraId="187DE2C4" w14:textId="77777777" w:rsidR="00AC4D7A" w:rsidRDefault="00AC4D7A" w:rsidP="00AE02C4">
      <w:pPr>
        <w:spacing w:after="0" w:line="240" w:lineRule="auto"/>
        <w:ind w:left="1080"/>
        <w:contextualSpacing/>
        <w:rPr>
          <w:rFonts w:ascii="Times New Roman" w:hAnsi="Times New Roman" w:cs="Times New Roman"/>
          <w:sz w:val="24"/>
          <w:szCs w:val="24"/>
        </w:rPr>
      </w:pPr>
    </w:p>
    <w:p w14:paraId="30713586" w14:textId="77777777" w:rsidR="00AC4D7A" w:rsidRDefault="00AC4D7A" w:rsidP="00AE02C4">
      <w:pPr>
        <w:spacing w:after="0" w:line="240" w:lineRule="auto"/>
        <w:ind w:left="1080"/>
        <w:contextualSpacing/>
        <w:rPr>
          <w:rFonts w:ascii="Times New Roman" w:hAnsi="Times New Roman" w:cs="Times New Roman"/>
          <w:sz w:val="24"/>
          <w:szCs w:val="24"/>
        </w:rPr>
      </w:pPr>
    </w:p>
    <w:p w14:paraId="021F11A0" w14:textId="77777777" w:rsidR="00AC4D7A" w:rsidRDefault="00AC4D7A" w:rsidP="00AE02C4">
      <w:pPr>
        <w:spacing w:after="0" w:line="240" w:lineRule="auto"/>
        <w:ind w:left="1080"/>
        <w:contextualSpacing/>
        <w:rPr>
          <w:rFonts w:ascii="Times New Roman" w:hAnsi="Times New Roman" w:cs="Times New Roman"/>
          <w:sz w:val="24"/>
          <w:szCs w:val="24"/>
        </w:rPr>
      </w:pPr>
    </w:p>
    <w:p w14:paraId="7CF3E696" w14:textId="77777777" w:rsidR="00AC4D7A" w:rsidRDefault="00AC4D7A" w:rsidP="00AE02C4">
      <w:pPr>
        <w:spacing w:after="0" w:line="240" w:lineRule="auto"/>
        <w:ind w:left="1080"/>
        <w:contextualSpacing/>
        <w:rPr>
          <w:rFonts w:ascii="Times New Roman" w:hAnsi="Times New Roman" w:cs="Times New Roman"/>
          <w:sz w:val="24"/>
          <w:szCs w:val="24"/>
        </w:rPr>
      </w:pPr>
    </w:p>
    <w:p w14:paraId="33E202EE" w14:textId="77777777" w:rsidR="00AC4D7A" w:rsidRDefault="00AC4D7A" w:rsidP="00AE02C4">
      <w:pPr>
        <w:spacing w:after="0" w:line="240" w:lineRule="auto"/>
        <w:ind w:left="1080"/>
        <w:contextualSpacing/>
        <w:rPr>
          <w:rFonts w:ascii="Times New Roman" w:hAnsi="Times New Roman" w:cs="Times New Roman"/>
          <w:sz w:val="24"/>
          <w:szCs w:val="24"/>
        </w:rPr>
      </w:pPr>
    </w:p>
    <w:p w14:paraId="00972760" w14:textId="77777777" w:rsidR="00AC4D7A" w:rsidRDefault="00AC4D7A" w:rsidP="00AE02C4">
      <w:pPr>
        <w:spacing w:after="0" w:line="240" w:lineRule="auto"/>
        <w:ind w:left="1080"/>
        <w:contextualSpacing/>
        <w:rPr>
          <w:rFonts w:ascii="Times New Roman" w:hAnsi="Times New Roman" w:cs="Times New Roman"/>
          <w:sz w:val="24"/>
          <w:szCs w:val="24"/>
        </w:rPr>
      </w:pPr>
    </w:p>
    <w:p w14:paraId="41CE4938" w14:textId="77777777" w:rsidR="00AC4D7A" w:rsidRDefault="00AC4D7A" w:rsidP="00AE02C4">
      <w:pPr>
        <w:spacing w:after="0" w:line="240" w:lineRule="auto"/>
        <w:ind w:left="1080"/>
        <w:contextualSpacing/>
        <w:rPr>
          <w:rFonts w:ascii="Times New Roman" w:hAnsi="Times New Roman" w:cs="Times New Roman"/>
          <w:sz w:val="24"/>
          <w:szCs w:val="24"/>
        </w:rPr>
      </w:pPr>
    </w:p>
    <w:p w14:paraId="21DBBDCB" w14:textId="77777777" w:rsidR="00AC4D7A" w:rsidRDefault="00AC4D7A" w:rsidP="00AE02C4">
      <w:pPr>
        <w:spacing w:after="0" w:line="240" w:lineRule="auto"/>
        <w:ind w:left="1080"/>
        <w:contextualSpacing/>
        <w:rPr>
          <w:rFonts w:ascii="Times New Roman" w:hAnsi="Times New Roman" w:cs="Times New Roman"/>
          <w:sz w:val="24"/>
          <w:szCs w:val="24"/>
        </w:rPr>
      </w:pPr>
    </w:p>
    <w:p w14:paraId="060CC887" w14:textId="77777777" w:rsidR="00AC4D7A" w:rsidRDefault="00AC4D7A" w:rsidP="00AE02C4">
      <w:pPr>
        <w:spacing w:after="0" w:line="240" w:lineRule="auto"/>
        <w:ind w:left="1080"/>
        <w:contextualSpacing/>
        <w:rPr>
          <w:rFonts w:ascii="Times New Roman" w:hAnsi="Times New Roman" w:cs="Times New Roman"/>
          <w:sz w:val="24"/>
          <w:szCs w:val="24"/>
        </w:rPr>
      </w:pPr>
    </w:p>
    <w:p w14:paraId="337583DD" w14:textId="77777777" w:rsidR="00AC4D7A" w:rsidRDefault="00AC4D7A" w:rsidP="00AE02C4">
      <w:pPr>
        <w:spacing w:after="0" w:line="240" w:lineRule="auto"/>
        <w:ind w:left="1080"/>
        <w:contextualSpacing/>
        <w:rPr>
          <w:rFonts w:ascii="Times New Roman" w:hAnsi="Times New Roman" w:cs="Times New Roman"/>
          <w:sz w:val="24"/>
          <w:szCs w:val="24"/>
        </w:rPr>
      </w:pPr>
    </w:p>
    <w:p w14:paraId="3E507E31" w14:textId="77777777" w:rsidR="00AC4D7A" w:rsidRDefault="00AC4D7A" w:rsidP="00AE02C4">
      <w:pPr>
        <w:spacing w:after="0" w:line="240" w:lineRule="auto"/>
        <w:ind w:left="1080"/>
        <w:contextualSpacing/>
        <w:rPr>
          <w:rFonts w:ascii="Times New Roman" w:hAnsi="Times New Roman" w:cs="Times New Roman"/>
          <w:sz w:val="24"/>
          <w:szCs w:val="24"/>
        </w:rPr>
      </w:pPr>
    </w:p>
    <w:p w14:paraId="3105ED87" w14:textId="77777777" w:rsidR="00AC4D7A" w:rsidRDefault="00AC4D7A" w:rsidP="00AE02C4">
      <w:pPr>
        <w:spacing w:after="0" w:line="240" w:lineRule="auto"/>
        <w:ind w:left="1080"/>
        <w:contextualSpacing/>
        <w:rPr>
          <w:rFonts w:ascii="Times New Roman" w:hAnsi="Times New Roman" w:cs="Times New Roman"/>
          <w:sz w:val="24"/>
          <w:szCs w:val="24"/>
        </w:rPr>
      </w:pPr>
    </w:p>
    <w:p w14:paraId="4B7611B5" w14:textId="77777777" w:rsidR="00AC4D7A" w:rsidRDefault="00AC4D7A" w:rsidP="00AE02C4">
      <w:pPr>
        <w:spacing w:after="0" w:line="240" w:lineRule="auto"/>
        <w:ind w:left="1080"/>
        <w:contextualSpacing/>
        <w:rPr>
          <w:rFonts w:ascii="Times New Roman" w:hAnsi="Times New Roman" w:cs="Times New Roman"/>
          <w:sz w:val="24"/>
          <w:szCs w:val="24"/>
        </w:rPr>
      </w:pPr>
    </w:p>
    <w:p w14:paraId="0B923967" w14:textId="77777777" w:rsidR="00AC4D7A" w:rsidRDefault="00AC4D7A" w:rsidP="00AE02C4">
      <w:pPr>
        <w:spacing w:after="0" w:line="240" w:lineRule="auto"/>
        <w:ind w:left="1080"/>
        <w:contextualSpacing/>
        <w:rPr>
          <w:rFonts w:ascii="Times New Roman" w:hAnsi="Times New Roman" w:cs="Times New Roman"/>
          <w:sz w:val="24"/>
          <w:szCs w:val="24"/>
        </w:rPr>
      </w:pPr>
    </w:p>
    <w:p w14:paraId="03B0E66F" w14:textId="77777777" w:rsidR="00AC4D7A" w:rsidRDefault="00AC4D7A" w:rsidP="00AE02C4">
      <w:pPr>
        <w:spacing w:after="0" w:line="240" w:lineRule="auto"/>
        <w:ind w:left="1080"/>
        <w:contextualSpacing/>
        <w:rPr>
          <w:rFonts w:ascii="Times New Roman" w:hAnsi="Times New Roman" w:cs="Times New Roman"/>
          <w:sz w:val="24"/>
          <w:szCs w:val="24"/>
        </w:rPr>
      </w:pPr>
    </w:p>
    <w:p w14:paraId="3484E4C6" w14:textId="77777777" w:rsidR="00AC4D7A" w:rsidRDefault="00AC4D7A" w:rsidP="00AE02C4">
      <w:pPr>
        <w:spacing w:after="0" w:line="240" w:lineRule="auto"/>
        <w:ind w:left="1080"/>
        <w:contextualSpacing/>
        <w:rPr>
          <w:rFonts w:ascii="Times New Roman" w:hAnsi="Times New Roman" w:cs="Times New Roman"/>
          <w:sz w:val="24"/>
          <w:szCs w:val="24"/>
        </w:rPr>
      </w:pPr>
    </w:p>
    <w:p w14:paraId="69495F76" w14:textId="77777777" w:rsidR="00AC4D7A" w:rsidRDefault="00AC4D7A" w:rsidP="00AE02C4">
      <w:pPr>
        <w:spacing w:after="0" w:line="240" w:lineRule="auto"/>
        <w:ind w:left="1080"/>
        <w:contextualSpacing/>
        <w:rPr>
          <w:rFonts w:ascii="Times New Roman" w:hAnsi="Times New Roman" w:cs="Times New Roman"/>
          <w:sz w:val="24"/>
          <w:szCs w:val="24"/>
        </w:rPr>
      </w:pPr>
    </w:p>
    <w:p w14:paraId="3EE02269" w14:textId="77777777" w:rsidR="00AC4D7A" w:rsidRDefault="00AC4D7A" w:rsidP="00AE02C4">
      <w:pPr>
        <w:spacing w:after="0" w:line="240" w:lineRule="auto"/>
        <w:ind w:left="1080"/>
        <w:contextualSpacing/>
        <w:rPr>
          <w:rFonts w:ascii="Times New Roman" w:hAnsi="Times New Roman" w:cs="Times New Roman"/>
          <w:sz w:val="24"/>
          <w:szCs w:val="24"/>
        </w:rPr>
      </w:pPr>
    </w:p>
    <w:p w14:paraId="3794E93E" w14:textId="77777777" w:rsidR="00AC4D7A" w:rsidRDefault="00AC4D7A" w:rsidP="00AE02C4">
      <w:pPr>
        <w:spacing w:after="0" w:line="240" w:lineRule="auto"/>
        <w:ind w:left="1080"/>
        <w:contextualSpacing/>
        <w:rPr>
          <w:rFonts w:ascii="Times New Roman" w:hAnsi="Times New Roman" w:cs="Times New Roman"/>
          <w:sz w:val="24"/>
          <w:szCs w:val="24"/>
        </w:rPr>
      </w:pPr>
    </w:p>
    <w:p w14:paraId="66C4B3DB" w14:textId="77777777" w:rsidR="00AC4D7A" w:rsidRDefault="00AC4D7A" w:rsidP="00AE02C4">
      <w:pPr>
        <w:spacing w:after="0" w:line="240" w:lineRule="auto"/>
        <w:ind w:left="1080"/>
        <w:contextualSpacing/>
        <w:rPr>
          <w:rFonts w:ascii="Times New Roman" w:hAnsi="Times New Roman" w:cs="Times New Roman"/>
          <w:sz w:val="24"/>
          <w:szCs w:val="24"/>
        </w:rPr>
      </w:pPr>
    </w:p>
    <w:p w14:paraId="2334CB93" w14:textId="77777777" w:rsidR="00AC4D7A" w:rsidRDefault="00AC4D7A" w:rsidP="00AE02C4">
      <w:pPr>
        <w:spacing w:after="0" w:line="240" w:lineRule="auto"/>
        <w:ind w:left="1080"/>
        <w:contextualSpacing/>
        <w:rPr>
          <w:rFonts w:ascii="Times New Roman" w:hAnsi="Times New Roman" w:cs="Times New Roman"/>
          <w:sz w:val="24"/>
          <w:szCs w:val="24"/>
        </w:rPr>
      </w:pPr>
    </w:p>
    <w:p w14:paraId="3B729946" w14:textId="77777777" w:rsidR="00AC4D7A" w:rsidRDefault="00AC4D7A" w:rsidP="00AE02C4">
      <w:pPr>
        <w:spacing w:after="0" w:line="240" w:lineRule="auto"/>
        <w:ind w:left="1080"/>
        <w:contextualSpacing/>
        <w:rPr>
          <w:rFonts w:ascii="Times New Roman" w:hAnsi="Times New Roman" w:cs="Times New Roman"/>
          <w:sz w:val="24"/>
          <w:szCs w:val="24"/>
        </w:rPr>
      </w:pPr>
    </w:p>
    <w:p w14:paraId="366EE839" w14:textId="77777777" w:rsidR="00AC4D7A" w:rsidRDefault="00AC4D7A" w:rsidP="00AE02C4">
      <w:pPr>
        <w:spacing w:after="0" w:line="240" w:lineRule="auto"/>
        <w:ind w:left="1080"/>
        <w:contextualSpacing/>
        <w:rPr>
          <w:rFonts w:ascii="Times New Roman" w:hAnsi="Times New Roman" w:cs="Times New Roman"/>
          <w:sz w:val="24"/>
          <w:szCs w:val="24"/>
        </w:rPr>
      </w:pPr>
    </w:p>
    <w:p w14:paraId="57CFABB9" w14:textId="77777777" w:rsidR="00AC4D7A" w:rsidDel="00643C69" w:rsidRDefault="00AC4D7A" w:rsidP="00AE02C4">
      <w:pPr>
        <w:spacing w:after="0" w:line="240" w:lineRule="auto"/>
        <w:ind w:left="1080"/>
        <w:contextualSpacing/>
        <w:rPr>
          <w:del w:id="425" w:author="KKD Windows Se7en V1" w:date="2014-07-30T02:02:00Z"/>
          <w:rFonts w:ascii="Times New Roman" w:hAnsi="Times New Roman" w:cs="Times New Roman"/>
          <w:sz w:val="24"/>
          <w:szCs w:val="24"/>
        </w:rPr>
      </w:pPr>
    </w:p>
    <w:p w14:paraId="54FBA9F4" w14:textId="77777777" w:rsidR="00AC4D7A" w:rsidRPr="00060AF3" w:rsidRDefault="00AC4D7A" w:rsidP="00AE02C4">
      <w:pPr>
        <w:spacing w:after="0" w:line="240" w:lineRule="auto"/>
        <w:ind w:left="1080"/>
        <w:contextualSpacing/>
        <w:rPr>
          <w:rFonts w:ascii="Times New Roman" w:hAnsi="Times New Roman" w:cs="Times New Roman"/>
          <w:sz w:val="24"/>
          <w:szCs w:val="24"/>
        </w:rPr>
      </w:pPr>
    </w:p>
    <w:p w14:paraId="6EB74B4B" w14:textId="71CF154B" w:rsidR="00AE02C4" w:rsidRPr="00060AF3" w:rsidRDefault="00AE02C4" w:rsidP="00AE02C4">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w:t>
      </w:r>
      <w:r>
        <w:rPr>
          <w:rFonts w:ascii="Times New Roman" w:hAnsi="Times New Roman" w:cs="Times New Roman"/>
          <w:b/>
          <w:bCs/>
          <w:sz w:val="29"/>
          <w:szCs w:val="29"/>
        </w:rPr>
        <w:t>quirement Specification of URS 22.1</w:t>
      </w:r>
    </w:p>
    <w:p w14:paraId="08D05C28" w14:textId="3AA266ED"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C6C3130" w14:textId="2828B301"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DA7E34B" w14:textId="2AE7CE6B"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4CC77A74" w14:textId="37502AED" w:rsidR="00AE02C4" w:rsidRPr="00060AF3" w:rsidRDefault="00AE02C4" w:rsidP="009E367A">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BB1958D" w14:textId="2DFD245D" w:rsidR="00AE02C4" w:rsidRDefault="00AE02C4" w:rsidP="009E367A">
      <w:pPr>
        <w:spacing w:after="0" w:line="240" w:lineRule="auto"/>
        <w:ind w:left="1620" w:hanging="1260"/>
        <w:rPr>
          <w:ins w:id="426" w:author="KKD Windows Se7en V1" w:date="2014-07-30T02:02:00Z"/>
          <w:rFonts w:ascii="Times New Roman" w:hAnsi="Times New Roman" w:cs="Times New Roman"/>
          <w:sz w:val="24"/>
          <w:szCs w:val="24"/>
        </w:rPr>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4EFE23B5" w14:textId="52BD4666" w:rsidR="00643C69" w:rsidRDefault="00643C69" w:rsidP="00643C69">
      <w:pPr>
        <w:spacing w:after="0" w:line="240" w:lineRule="auto"/>
        <w:ind w:left="1620" w:hanging="1260"/>
        <w:rPr>
          <w:ins w:id="427" w:author="KKD Windows Se7en V1" w:date="2014-07-30T02:02:00Z"/>
          <w:rFonts w:ascii="Times New Roman" w:hAnsi="Times New Roman" w:cs="Times New Roman"/>
          <w:sz w:val="24"/>
          <w:szCs w:val="24"/>
        </w:rPr>
      </w:pPr>
      <w:ins w:id="428" w:author="KKD Windows Se7en V1" w:date="2014-07-30T02:02:00Z">
        <w:r>
          <w:rPr>
            <w:rFonts w:ascii="Times New Roman" w:hAnsi="Times New Roman" w:cs="Times New Roman"/>
            <w:b/>
            <w:bCs/>
            <w:sz w:val="24"/>
            <w:szCs w:val="24"/>
          </w:rPr>
          <w:t>SRS 22-6</w:t>
        </w:r>
        <w:r>
          <w:rPr>
            <w:rFonts w:ascii="Times New Roman" w:hAnsi="Times New Roman" w:cs="Times New Roman"/>
            <w:b/>
            <w:bCs/>
            <w:sz w:val="24"/>
            <w:szCs w:val="24"/>
          </w:rPr>
          <w:t>.1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w:t>
        </w:r>
      </w:ins>
      <w:ins w:id="429" w:author="KKD Windows Se7en V1" w:date="2014-07-30T02:03:00Z">
        <w:r>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hAnsi="Times New Roman" w:cs="Times New Roman"/>
            <w:sz w:val="24"/>
            <w:szCs w:val="24"/>
          </w:rPr>
          <w:t>displays message “Take this testing already”.</w:t>
        </w:r>
      </w:ins>
    </w:p>
    <w:p w14:paraId="675BFCCD" w14:textId="77777777" w:rsidR="00643C69" w:rsidRDefault="00643C69" w:rsidP="009E367A">
      <w:pPr>
        <w:spacing w:after="0" w:line="240" w:lineRule="auto"/>
        <w:ind w:left="1620" w:hanging="1260"/>
        <w:rPr>
          <w:ins w:id="430" w:author="KKD Windows Se7en V1" w:date="2014-07-30T02:02:00Z"/>
          <w:rFonts w:ascii="Times New Roman" w:hAnsi="Times New Roman" w:cs="Times New Roman"/>
          <w:sz w:val="24"/>
          <w:szCs w:val="24"/>
        </w:rPr>
      </w:pPr>
    </w:p>
    <w:p w14:paraId="562827C7" w14:textId="77777777" w:rsidR="00643C69" w:rsidRPr="00060AF3" w:rsidRDefault="00643C69" w:rsidP="009E367A">
      <w:pPr>
        <w:spacing w:after="0" w:line="240" w:lineRule="auto"/>
        <w:ind w:left="1620" w:hanging="1260"/>
        <w:rPr>
          <w:rFonts w:ascii="Times New Roman" w:hAnsi="Times New Roman" w:cs="Times New Roman"/>
          <w:sz w:val="24"/>
          <w:szCs w:val="24"/>
        </w:rPr>
      </w:pPr>
    </w:p>
    <w:p w14:paraId="0C8771F4" w14:textId="77777777" w:rsidR="00AE02C4" w:rsidRPr="00BD34DE" w:rsidRDefault="00AE02C4" w:rsidP="00AE02C4">
      <w:pPr>
        <w:spacing w:after="0" w:line="240" w:lineRule="auto"/>
        <w:jc w:val="thaiDistribute"/>
      </w:pPr>
    </w:p>
    <w:sectPr w:rsidR="00AE02C4" w:rsidRPr="00BD34DE" w:rsidSect="00880E45">
      <w:footerReference w:type="default" r:id="rId8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KD Windows Se7en V1" w:date="2014-07-17T22:27:00Z" w:initials="KWSV">
    <w:p w14:paraId="205D5016" w14:textId="1274883F" w:rsidR="00B94E0C" w:rsidRDefault="00B94E0C">
      <w:pPr>
        <w:pStyle w:val="CommentText"/>
      </w:pP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9" w:author="KKD Windows Se7en V1" w:date="2014-07-17T22:27:00Z" w:initials="KWSV">
    <w:p w14:paraId="3C333D20" w14:textId="2AFDA3E0" w:rsidR="00B94E0C" w:rsidRDefault="00B94E0C">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comment>
  <w:comment w:id="10" w:author="KKD Windows Se7en V1" w:date="2014-07-17T22:28:00Z" w:initials="KWSV">
    <w:p w14:paraId="5F8489B6" w14:textId="0BD384C2" w:rsidR="00B94E0C" w:rsidRDefault="00B94E0C">
      <w:pPr>
        <w:pStyle w:val="CommentText"/>
      </w:pPr>
      <w:r>
        <w:rPr>
          <w:rStyle w:val="CommentReference"/>
        </w:rPr>
        <w:annotationRef/>
      </w:r>
      <w:r>
        <w:rPr>
          <w:rStyle w:val="CommentReference"/>
        </w:rPr>
        <w:annotationRef/>
      </w:r>
      <w:r>
        <w:rPr>
          <w:rStyle w:val="CommentReference"/>
        </w:rPr>
        <w:annotationRef/>
      </w:r>
      <w:r>
        <w:t>Fix about words in SRS</w:t>
      </w:r>
    </w:p>
  </w:comment>
  <w:comment w:id="11" w:author="KKD Windows Se7en V1" w:date="2014-07-17T22:28:00Z" w:initials="KWSV">
    <w:p w14:paraId="37E89201" w14:textId="77777777" w:rsidR="00B94E0C" w:rsidRDefault="00B94E0C"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4C98C32B" w14:textId="1B842768" w:rsidR="00B94E0C" w:rsidRDefault="00B94E0C">
      <w:pPr>
        <w:pStyle w:val="CommentText"/>
      </w:pPr>
    </w:p>
  </w:comment>
  <w:comment w:id="12" w:author="KKD Windows Se7en V1" w:date="2014-07-17T22:28:00Z" w:initials="KWSV">
    <w:p w14:paraId="1049718A" w14:textId="77777777" w:rsidR="00B94E0C" w:rsidRDefault="00B94E0C" w:rsidP="00C14AD4">
      <w:pPr>
        <w:pStyle w:val="CommentText"/>
      </w:pPr>
      <w:r>
        <w:rPr>
          <w:rStyle w:val="CommentReference"/>
        </w:rPr>
        <w:annotationRef/>
      </w:r>
      <w:r>
        <w:rPr>
          <w:rStyle w:val="CommentReference"/>
        </w:rPr>
        <w:annotationRef/>
      </w:r>
      <w:r>
        <w:rPr>
          <w:rStyle w:val="CommentReference"/>
        </w:rPr>
        <w:annotationRef/>
      </w:r>
      <w:r>
        <w:t xml:space="preserve">Fix about </w:t>
      </w:r>
      <w:proofErr w:type="gramStart"/>
      <w:r>
        <w:t>words  in</w:t>
      </w:r>
      <w:proofErr w:type="gramEnd"/>
      <w:r>
        <w:t xml:space="preserve"> SRS</w:t>
      </w:r>
    </w:p>
    <w:p w14:paraId="7036064E" w14:textId="639CC549" w:rsidR="00B94E0C" w:rsidRDefault="00B94E0C">
      <w:pPr>
        <w:pStyle w:val="CommentText"/>
      </w:pPr>
    </w:p>
  </w:comment>
  <w:comment w:id="13" w:author="CAMT" w:date="2014-07-22T10:26:00Z" w:initials="C">
    <w:p w14:paraId="59D59E98" w14:textId="644AD955" w:rsidR="00B94E0C" w:rsidRDefault="00B94E0C">
      <w:pPr>
        <w:pStyle w:val="CommentText"/>
      </w:pPr>
      <w:r>
        <w:rPr>
          <w:rStyle w:val="CommentReference"/>
        </w:rPr>
        <w:annotationRef/>
      </w:r>
      <w:r>
        <w:t xml:space="preserve">Please update the SRSs accordingly. </w:t>
      </w:r>
    </w:p>
  </w:comment>
  <w:comment w:id="14" w:author="KKD Windows Se7en V1" w:date="2014-07-23T17:45:00Z" w:initials="KWSV">
    <w:p w14:paraId="5A557AB4" w14:textId="6F6D2158" w:rsidR="00B94E0C" w:rsidRDefault="00B94E0C">
      <w:pPr>
        <w:pStyle w:val="CommentText"/>
      </w:pPr>
      <w:r>
        <w:rPr>
          <w:rStyle w:val="CommentReference"/>
        </w:rPr>
        <w:annotationRef/>
      </w:r>
      <w:r>
        <w:t>I fix already</w:t>
      </w:r>
    </w:p>
  </w:comment>
  <w:comment w:id="77" w:author="CAMT" w:date="2014-07-22T10:33:00Z" w:initials="C">
    <w:p w14:paraId="31777AEF" w14:textId="350D3CB3" w:rsidR="00B94E0C" w:rsidRDefault="00B94E0C">
      <w:pPr>
        <w:pStyle w:val="CommentText"/>
      </w:pPr>
      <w:r>
        <w:rPr>
          <w:rStyle w:val="CommentReference"/>
        </w:rPr>
        <w:annotationRef/>
      </w:r>
      <w:r>
        <w:t>Please update the diagram. It is almost impossible to read the diagram. Can you email me this UC file of Visual Paradigm?</w:t>
      </w:r>
    </w:p>
  </w:comment>
  <w:comment w:id="79" w:author="rimi park" w:date="2014-07-27T15:53:00Z" w:initials="rp">
    <w:p w14:paraId="3EE87B16" w14:textId="22E55549" w:rsidR="00B94E0C" w:rsidRDefault="00B94E0C">
      <w:pPr>
        <w:pStyle w:val="CommentText"/>
      </w:pPr>
      <w:r>
        <w:rPr>
          <w:rStyle w:val="CommentReference"/>
        </w:rPr>
        <w:annotationRef/>
      </w:r>
      <w:r>
        <w:t xml:space="preserve">Can you arrange the lines a bit better? </w:t>
      </w:r>
    </w:p>
  </w:comment>
  <w:comment w:id="80" w:author="rimi park" w:date="2014-07-27T15:54:00Z" w:initials="rp">
    <w:p w14:paraId="53058D3D" w14:textId="00866020" w:rsidR="00B94E0C" w:rsidRDefault="00B94E0C">
      <w:pPr>
        <w:pStyle w:val="CommentText"/>
      </w:pPr>
      <w:r>
        <w:rPr>
          <w:rStyle w:val="CommentReference"/>
        </w:rPr>
        <w:annotationRef/>
      </w:r>
      <w:r>
        <w:t>Please arrange the lines better and make sure the line is connected to the circle (UC).</w:t>
      </w:r>
    </w:p>
  </w:comment>
  <w:comment w:id="84" w:author="rimi park" w:date="2014-07-27T15:55:00Z" w:initials="rp">
    <w:p w14:paraId="3E226791" w14:textId="77FA9A3B" w:rsidR="00B94E0C" w:rsidRDefault="00B94E0C">
      <w:pPr>
        <w:pStyle w:val="CommentText"/>
      </w:pPr>
      <w:r>
        <w:rPr>
          <w:rStyle w:val="CommentReference"/>
        </w:rPr>
        <w:annotationRef/>
      </w:r>
      <w:r>
        <w:t xml:space="preserve">Delete this for all UCs. </w:t>
      </w:r>
    </w:p>
  </w:comment>
  <w:comment w:id="99" w:author="KKD Windows Se7en V1" w:date="2014-07-23T15:51:00Z" w:initials="KWSV">
    <w:p w14:paraId="1B79D839" w14:textId="48897617" w:rsidR="00B94E0C" w:rsidRDefault="00B94E0C">
      <w:pPr>
        <w:pStyle w:val="CommentText"/>
      </w:pPr>
      <w:r>
        <w:rPr>
          <w:rStyle w:val="CommentReference"/>
        </w:rPr>
        <w:annotationRef/>
      </w:r>
      <w:r>
        <w:t>I fix already</w:t>
      </w:r>
    </w:p>
  </w:comment>
  <w:comment w:id="98" w:author="CAMT" w:date="2014-07-22T10:47:00Z" w:initials="C">
    <w:p w14:paraId="42CA51D1" w14:textId="37EE6868" w:rsidR="00B94E0C" w:rsidRDefault="00B94E0C">
      <w:pPr>
        <w:pStyle w:val="CommentText"/>
      </w:pPr>
      <w:r>
        <w:rPr>
          <w:rStyle w:val="CommentReference"/>
        </w:rPr>
        <w:annotationRef/>
      </w:r>
      <w:r>
        <w:t xml:space="preserve">Is this correct? 4A or 5A? Student or Lecturer? </w:t>
      </w:r>
    </w:p>
  </w:comment>
  <w:comment w:id="97" w:author="rimi park" w:date="2014-07-27T15:57:00Z" w:initials="rp">
    <w:p w14:paraId="75C1F90B" w14:textId="77777777" w:rsidR="00B94E0C" w:rsidRDefault="00B94E0C">
      <w:pPr>
        <w:pStyle w:val="CommentText"/>
      </w:pPr>
      <w:r>
        <w:rPr>
          <w:rStyle w:val="CommentReference"/>
        </w:rPr>
        <w:annotationRef/>
      </w:r>
      <w:r>
        <w:t>Is this supposed to be for Lecturer account? If so, move it to the Alternative Flow in the table above. And remove this part.</w:t>
      </w:r>
    </w:p>
    <w:p w14:paraId="09AB6DA1" w14:textId="77777777" w:rsidR="00B94E0C" w:rsidRDefault="00B94E0C">
      <w:pPr>
        <w:pStyle w:val="CommentText"/>
      </w:pPr>
    </w:p>
    <w:p w14:paraId="1541DA91" w14:textId="67274639" w:rsidR="00B94E0C" w:rsidRDefault="00B94E0C">
      <w:pPr>
        <w:pStyle w:val="CommentText"/>
      </w:pPr>
      <w:r>
        <w:t xml:space="preserve">Please make the same change for the all UCs.  </w:t>
      </w:r>
    </w:p>
  </w:comment>
  <w:comment w:id="100" w:author="CAMT" w:date="2014-07-22T10:48:00Z" w:initials="C">
    <w:p w14:paraId="50282B55" w14:textId="2BE0B7FE" w:rsidR="00B94E0C" w:rsidRDefault="00B94E0C">
      <w:pPr>
        <w:pStyle w:val="CommentText"/>
      </w:pPr>
      <w:r>
        <w:rPr>
          <w:rStyle w:val="CommentReference"/>
        </w:rPr>
        <w:annotationRef/>
      </w:r>
      <w:r>
        <w:t xml:space="preserve">This is not correct. The horizontal bar in the diagram is called JOIN. It means all those arrows arriving at JOIN should be done before moving on to the next step, which is impossible in your UC. </w:t>
      </w:r>
    </w:p>
  </w:comment>
  <w:comment w:id="103" w:author="rimi park" w:date="2014-07-27T15:58:00Z" w:initials="rp">
    <w:p w14:paraId="2C07DE2C" w14:textId="411445D6" w:rsidR="00B94E0C" w:rsidRDefault="00B94E0C">
      <w:pPr>
        <w:pStyle w:val="CommentText"/>
      </w:pPr>
      <w:r>
        <w:rPr>
          <w:rStyle w:val="CommentReference"/>
        </w:rPr>
        <w:annotationRef/>
      </w:r>
      <w:r>
        <w:t xml:space="preserve">What do “Approve student process” and “Approve lecturer process” mean? Does it mean whether there is a student or lecturer registration request waiting for an approval? The description does not seem very clear. </w:t>
      </w:r>
    </w:p>
  </w:comment>
  <w:comment w:id="134" w:author="rimi park" w:date="2014-07-27T16:01:00Z" w:initials="rp">
    <w:p w14:paraId="41C7FEFB" w14:textId="464C1B5D" w:rsidR="00B94E0C" w:rsidRDefault="00B94E0C">
      <w:pPr>
        <w:pStyle w:val="CommentText"/>
      </w:pPr>
      <w:r>
        <w:rPr>
          <w:rStyle w:val="CommentReference"/>
        </w:rPr>
        <w:annotationRef/>
      </w:r>
      <w:r>
        <w:t xml:space="preserve">Move them Alternative Flow in the table and merge them with 7A and 7B. </w:t>
      </w:r>
    </w:p>
    <w:p w14:paraId="68BDDD69" w14:textId="77777777" w:rsidR="00B94E0C" w:rsidRDefault="00B94E0C">
      <w:pPr>
        <w:pStyle w:val="CommentText"/>
      </w:pPr>
    </w:p>
    <w:p w14:paraId="56E3E3C7" w14:textId="7FA632F0" w:rsidR="00B94E0C" w:rsidRDefault="00B94E0C">
      <w:pPr>
        <w:pStyle w:val="CommentText"/>
      </w:pPr>
      <w:r>
        <w:t xml:space="preserve">As I mentioned earlier, define all alternative flows in the table and remove this part. </w:t>
      </w:r>
    </w:p>
  </w:comment>
  <w:comment w:id="172" w:author="CAMT" w:date="2014-07-22T11:07:00Z" w:initials="C">
    <w:p w14:paraId="24E544DF" w14:textId="72FDCF42" w:rsidR="00B94E0C" w:rsidRDefault="00B94E0C">
      <w:pPr>
        <w:pStyle w:val="CommentText"/>
      </w:pPr>
      <w:r>
        <w:rPr>
          <w:rStyle w:val="CommentReference"/>
        </w:rPr>
        <w:annotationRef/>
      </w:r>
      <w:r>
        <w:t xml:space="preserve">I think your activity diagrams are not consistent. Sometimes it shows how the system behaves and sometimes it doesn’t. This diagram is only about user activities and does not show anything about the system. But the previous diagram shows how the system behaves such as checking user input, etc. </w:t>
      </w:r>
    </w:p>
  </w:comment>
  <w:comment w:id="243" w:author="CAMT" w:date="2014-07-22T11:17:00Z" w:initials="C">
    <w:p w14:paraId="749D7D39" w14:textId="6C9FE816" w:rsidR="00B94E0C" w:rsidRDefault="00B94E0C">
      <w:pPr>
        <w:pStyle w:val="CommentText"/>
      </w:pPr>
      <w:r>
        <w:rPr>
          <w:rStyle w:val="CommentReference"/>
        </w:rPr>
        <w:annotationRef/>
      </w:r>
      <w:r>
        <w:t xml:space="preserve">As you see, some parts of the document have not been updated. Please check again. </w:t>
      </w:r>
    </w:p>
  </w:comment>
  <w:comment w:id="244" w:author="KKD Windows Se7en V1" w:date="2014-07-23T17:44:00Z" w:initials="KWSV">
    <w:p w14:paraId="1E709D08" w14:textId="301E4C0E" w:rsidR="00B94E0C" w:rsidRDefault="00B94E0C">
      <w:pPr>
        <w:pStyle w:val="CommentText"/>
      </w:pPr>
      <w:r>
        <w:rPr>
          <w:rStyle w:val="CommentReference"/>
        </w:rPr>
        <w:annotationRef/>
      </w:r>
      <w:r>
        <w:t>I fix already</w:t>
      </w:r>
    </w:p>
  </w:comment>
  <w:comment w:id="309" w:author="rimi park" w:date="2014-07-27T16:09:00Z" w:initials="rp">
    <w:p w14:paraId="00F3CAEF" w14:textId="77777777" w:rsidR="00B94E0C" w:rsidRDefault="00B94E0C">
      <w:pPr>
        <w:pStyle w:val="CommentText"/>
      </w:pPr>
      <w:r>
        <w:rPr>
          <w:rStyle w:val="CommentReference"/>
        </w:rPr>
        <w:annotationRef/>
      </w:r>
      <w:r>
        <w:t>Is this to add only one question to the test or can be many? This diagram is for only one. If you want to show how to add more than one question, you will need to have another diamond (decision node) before “Lecturer submits creating testing form.” for “want to add another question”. Yes will go to the type of question again. No will go to “Lecturer submits creating testing form.</w:t>
      </w:r>
      <w:proofErr w:type="gramStart"/>
      <w:r>
        <w:t>”.</w:t>
      </w:r>
      <w:proofErr w:type="gramEnd"/>
    </w:p>
    <w:p w14:paraId="20159292" w14:textId="77777777" w:rsidR="00B94E0C" w:rsidRDefault="00B94E0C">
      <w:pPr>
        <w:pStyle w:val="CommentText"/>
      </w:pPr>
    </w:p>
    <w:p w14:paraId="41B095B2" w14:textId="53CA632E" w:rsidR="00B94E0C" w:rsidRDefault="00B94E0C">
      <w:pPr>
        <w:pStyle w:val="CommentText"/>
      </w:pPr>
      <w:r>
        <w:t xml:space="preserve">Does this make sense?  I don’t know the detailed steps. Just see how your </w:t>
      </w:r>
      <w:proofErr w:type="spellStart"/>
      <w:r>
        <w:t>uc</w:t>
      </w:r>
      <w:proofErr w:type="spellEnd"/>
      <w:r>
        <w:t xml:space="preserve"> is designed in your application and describe the sequence of steps for adding more than one question. </w:t>
      </w:r>
    </w:p>
  </w:comment>
  <w:comment w:id="331" w:author="rimi park" w:date="2014-07-27T16:13:00Z" w:initials="rp">
    <w:p w14:paraId="164BB601" w14:textId="0C3A75BF" w:rsidR="00B94E0C" w:rsidRDefault="00B94E0C">
      <w:pPr>
        <w:pStyle w:val="CommentText"/>
      </w:pPr>
      <w:r>
        <w:rPr>
          <w:rStyle w:val="CommentReference"/>
        </w:rPr>
        <w:annotationRef/>
      </w:r>
      <w:r>
        <w:t xml:space="preserve">This kind of indexing can be confusing. It may be better to label ‘5 of 6A’ or something or numbering the steps of 6A differently.  </w:t>
      </w:r>
    </w:p>
  </w:comment>
  <w:comment w:id="351" w:author="rimi park" w:date="2014-07-27T16:18:00Z" w:initials="rp">
    <w:p w14:paraId="5DAB30FD" w14:textId="45030BCD" w:rsidR="00B94E0C" w:rsidRDefault="00B94E0C">
      <w:pPr>
        <w:pStyle w:val="CommentText"/>
      </w:pPr>
      <w:r>
        <w:rPr>
          <w:rStyle w:val="CommentReference"/>
        </w:rPr>
        <w:annotationRef/>
      </w:r>
      <w:r>
        <w:t xml:space="preserve">Again, merge them with the normal flow in the description. </w:t>
      </w:r>
    </w:p>
    <w:p w14:paraId="20E87EE2" w14:textId="77777777" w:rsidR="00B94E0C" w:rsidRDefault="00B94E0C">
      <w:pPr>
        <w:pStyle w:val="CommentText"/>
      </w:pPr>
    </w:p>
    <w:p w14:paraId="12585B8D" w14:textId="62BCF395" w:rsidR="00B94E0C" w:rsidRDefault="00B94E0C">
      <w:pPr>
        <w:pStyle w:val="CommentText"/>
      </w:pPr>
      <w:r>
        <w:t xml:space="preserve">Please change the indexing of 2A of 3A and things similar. </w:t>
      </w:r>
    </w:p>
  </w:comment>
  <w:comment w:id="352" w:author="CAMT" w:date="2014-07-22T11:22:00Z" w:initials="C">
    <w:p w14:paraId="05926F12" w14:textId="07ACA97F" w:rsidR="00B94E0C" w:rsidRDefault="00B94E0C">
      <w:pPr>
        <w:pStyle w:val="CommentText"/>
      </w:pPr>
      <w:r>
        <w:rPr>
          <w:rStyle w:val="CommentReference"/>
        </w:rPr>
        <w:annotationRef/>
      </w:r>
      <w:r>
        <w:t>Diagram?</w:t>
      </w:r>
    </w:p>
  </w:comment>
  <w:comment w:id="353" w:author="rimi park" w:date="2014-07-27T16:16:00Z" w:initials="rp">
    <w:p w14:paraId="32EAFC34" w14:textId="77777777" w:rsidR="00B94E0C" w:rsidRDefault="00B94E0C">
      <w:pPr>
        <w:pStyle w:val="CommentText"/>
      </w:pPr>
      <w:r>
        <w:rPr>
          <w:rStyle w:val="CommentReference"/>
        </w:rPr>
        <w:annotationRef/>
      </w:r>
      <w:r>
        <w:t xml:space="preserve">Can you make the description of some actions shorter and simpler? Some descriptions are too long, which is not ideal for diagrams like this. </w:t>
      </w:r>
    </w:p>
    <w:p w14:paraId="7BDA35D2" w14:textId="77777777" w:rsidR="00B94E0C" w:rsidRDefault="00B94E0C">
      <w:pPr>
        <w:pStyle w:val="CommentText"/>
      </w:pPr>
    </w:p>
    <w:p w14:paraId="39C3CA92" w14:textId="1D9E518C" w:rsidR="00B94E0C" w:rsidRDefault="00B94E0C">
      <w:pPr>
        <w:pStyle w:val="CommentText"/>
      </w:pPr>
      <w:r>
        <w:t xml:space="preserve">Is this to edit one question or more than one question? Please refer to my comment on creating assignment or quiz. </w:t>
      </w:r>
    </w:p>
  </w:comment>
  <w:comment w:id="413" w:author="rimi park" w:date="2014-07-27T16:19:00Z" w:initials="rp">
    <w:p w14:paraId="10D9CA66" w14:textId="77777777" w:rsidR="00B94E0C" w:rsidRDefault="00B94E0C">
      <w:pPr>
        <w:pStyle w:val="CommentText"/>
      </w:pPr>
      <w:r>
        <w:rPr>
          <w:rStyle w:val="CommentReference"/>
        </w:rPr>
        <w:annotationRef/>
      </w:r>
      <w:r>
        <w:t xml:space="preserve">What is ‘Lecturer select […] students that …’? Is it not showing all? </w:t>
      </w:r>
    </w:p>
    <w:p w14:paraId="4197244A" w14:textId="77777777" w:rsidR="00B94E0C" w:rsidRDefault="00B94E0C">
      <w:pPr>
        <w:pStyle w:val="CommentText"/>
      </w:pPr>
    </w:p>
    <w:p w14:paraId="05D98049" w14:textId="04040CD6" w:rsidR="00B94E0C" w:rsidRDefault="00B94E0C">
      <w:pPr>
        <w:pStyle w:val="CommentText"/>
      </w:pPr>
      <w:r>
        <w:t xml:space="preserve">Please shorten the action descriptions in the diagram. It should not be too long. If it is long, it is not different from reading a document. Diagrams are supposed to improve readability.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5D5016" w15:done="0"/>
  <w15:commentEx w15:paraId="3C333D20" w15:done="0"/>
  <w15:commentEx w15:paraId="5F8489B6" w15:done="0"/>
  <w15:commentEx w15:paraId="4C98C32B" w15:done="0"/>
  <w15:commentEx w15:paraId="7036064E" w15:done="0"/>
  <w15:commentEx w15:paraId="59D59E98" w15:done="0"/>
  <w15:commentEx w15:paraId="5A557AB4" w15:paraIdParent="59D59E98" w15:done="0"/>
  <w15:commentEx w15:paraId="31777AEF" w15:done="0"/>
  <w15:commentEx w15:paraId="3EE87B16" w15:done="0"/>
  <w15:commentEx w15:paraId="53058D3D" w15:done="0"/>
  <w15:commentEx w15:paraId="3E226791" w15:done="0"/>
  <w15:commentEx w15:paraId="1B79D839" w15:done="0"/>
  <w15:commentEx w15:paraId="42CA51D1" w15:done="0"/>
  <w15:commentEx w15:paraId="1541DA91" w15:done="0"/>
  <w15:commentEx w15:paraId="50282B55" w15:done="0"/>
  <w15:commentEx w15:paraId="2C07DE2C" w15:done="0"/>
  <w15:commentEx w15:paraId="56E3E3C7" w15:done="0"/>
  <w15:commentEx w15:paraId="24E544DF" w15:done="0"/>
  <w15:commentEx w15:paraId="749D7D39" w15:done="0"/>
  <w15:commentEx w15:paraId="1E709D08" w15:paraIdParent="749D7D39" w15:done="0"/>
  <w15:commentEx w15:paraId="41B095B2" w15:done="0"/>
  <w15:commentEx w15:paraId="164BB601" w15:done="0"/>
  <w15:commentEx w15:paraId="12585B8D" w15:done="0"/>
  <w15:commentEx w15:paraId="05926F12" w15:done="0"/>
  <w15:commentEx w15:paraId="39C3CA92" w15:done="0"/>
  <w15:commentEx w15:paraId="05D98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248D8" w14:textId="77777777" w:rsidR="004F3923" w:rsidRDefault="004F3923" w:rsidP="00C94D29">
      <w:pPr>
        <w:spacing w:after="0" w:line="240" w:lineRule="auto"/>
      </w:pPr>
      <w:r>
        <w:separator/>
      </w:r>
    </w:p>
  </w:endnote>
  <w:endnote w:type="continuationSeparator" w:id="0">
    <w:p w14:paraId="723022EC" w14:textId="77777777" w:rsidR="004F3923" w:rsidRDefault="004F3923" w:rsidP="00C94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B94E0C" w:rsidRPr="00375A7D" w14:paraId="57F64BAA" w14:textId="77777777" w:rsidTr="00C94D29">
      <w:trPr>
        <w:cantSplit/>
        <w:trHeight w:val="170"/>
      </w:trPr>
      <w:tc>
        <w:tcPr>
          <w:tcW w:w="1455" w:type="dxa"/>
          <w:tcBorders>
            <w:bottom w:val="single" w:sz="4" w:space="0" w:color="auto"/>
          </w:tcBorders>
          <w:shd w:val="clear" w:color="auto" w:fill="CCFFFF"/>
          <w:vAlign w:val="center"/>
        </w:tcPr>
        <w:p w14:paraId="36785789" w14:textId="77777777" w:rsidR="00B94E0C" w:rsidRPr="00375A7D" w:rsidRDefault="00B94E0C"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14:paraId="41C2F2B8" w14:textId="77777777" w:rsidR="00B94E0C" w:rsidRPr="00375A7D" w:rsidRDefault="00B94E0C" w:rsidP="00C94D29">
          <w:pPr>
            <w:spacing w:after="0"/>
            <w:ind w:right="-108"/>
            <w:outlineLvl w:val="0"/>
            <w:rPr>
              <w:rFonts w:ascii="Times New Roman" w:hAnsi="Times New Roman"/>
              <w:b/>
              <w:bCs/>
              <w:sz w:val="18"/>
              <w:szCs w:val="18"/>
              <w:cs/>
            </w:rPr>
          </w:pPr>
          <w:r w:rsidRPr="00375A7D">
            <w:rPr>
              <w:rFonts w:ascii="Times New Roman" w:hAnsi="Times New Roman" w:cs="Times New Roman"/>
              <w:sz w:val="20"/>
              <w:szCs w:val="20"/>
            </w:rPr>
            <w:t>Smart course management system</w:t>
          </w:r>
          <w:r>
            <w:rPr>
              <w:rFonts w:ascii="Times New Roman" w:hAnsi="Times New Roman" w:cs="Times New Roman"/>
              <w:sz w:val="20"/>
              <w:szCs w:val="20"/>
            </w:rPr>
            <w:t xml:space="preserve"> in the cloud – Requirement_v0.3</w:t>
          </w:r>
          <w:r w:rsidRPr="00375A7D">
            <w:rPr>
              <w:rFonts w:ascii="Times New Roman" w:hAnsi="Times New Roman" w:cs="Times New Roman"/>
              <w:sz w:val="20"/>
              <w:szCs w:val="20"/>
            </w:rPr>
            <w:t>.docx</w:t>
          </w:r>
        </w:p>
      </w:tc>
      <w:tc>
        <w:tcPr>
          <w:tcW w:w="1335" w:type="dxa"/>
          <w:shd w:val="clear" w:color="auto" w:fill="CCFFFF"/>
          <w:vAlign w:val="center"/>
        </w:tcPr>
        <w:p w14:paraId="6EE64F6A" w14:textId="77777777" w:rsidR="00B94E0C" w:rsidRPr="00375A7D" w:rsidRDefault="00B94E0C"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14:paraId="148175CB" w14:textId="77777777" w:rsidR="00B94E0C" w:rsidRPr="00375A7D" w:rsidRDefault="00B94E0C" w:rsidP="00C94D29">
          <w:pPr>
            <w:spacing w:after="0"/>
            <w:ind w:left="-108" w:right="-69"/>
            <w:jc w:val="center"/>
            <w:rPr>
              <w:rFonts w:ascii="Times New Roman" w:hAnsi="Times New Roman" w:cs="Times New Roman"/>
              <w:sz w:val="18"/>
              <w:szCs w:val="18"/>
            </w:rPr>
          </w:pPr>
          <w:r w:rsidRPr="00375A7D">
            <w:rPr>
              <w:rFonts w:ascii="Times New Roman" w:hAnsi="Times New Roman" w:cs="Times New Roman"/>
              <w:sz w:val="18"/>
              <w:szCs w:val="18"/>
            </w:rPr>
            <w:t>CS,TP</w:t>
          </w:r>
        </w:p>
      </w:tc>
      <w:tc>
        <w:tcPr>
          <w:tcW w:w="1080" w:type="dxa"/>
          <w:shd w:val="clear" w:color="auto" w:fill="CCFFFF"/>
          <w:vAlign w:val="center"/>
        </w:tcPr>
        <w:p w14:paraId="4590AFF5" w14:textId="77777777" w:rsidR="00B94E0C" w:rsidRPr="00375A7D" w:rsidRDefault="00B94E0C" w:rsidP="00C94D29">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14:paraId="5ABB2138" w14:textId="77777777" w:rsidR="00B94E0C" w:rsidRPr="00375A7D" w:rsidRDefault="00B94E0C" w:rsidP="00C94D29">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643C69">
            <w:rPr>
              <w:rStyle w:val="PageNumber"/>
              <w:rFonts w:ascii="Times New Roman" w:hAnsi="Times New Roman" w:cs="Times New Roman"/>
              <w:noProof/>
              <w:sz w:val="18"/>
              <w:szCs w:val="18"/>
            </w:rPr>
            <w:t>24</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643C69">
            <w:rPr>
              <w:rStyle w:val="PageNumber"/>
              <w:rFonts w:ascii="Times New Roman" w:hAnsi="Times New Roman" w:cs="Times New Roman"/>
              <w:noProof/>
              <w:sz w:val="18"/>
              <w:szCs w:val="18"/>
            </w:rPr>
            <w:t>103</w:t>
          </w:r>
          <w:r w:rsidRPr="00375A7D">
            <w:rPr>
              <w:rStyle w:val="PageNumber"/>
              <w:rFonts w:ascii="Times New Roman" w:hAnsi="Times New Roman" w:cs="Times New Roman"/>
              <w:sz w:val="18"/>
              <w:szCs w:val="18"/>
            </w:rPr>
            <w:fldChar w:fldCharType="end"/>
          </w:r>
        </w:p>
      </w:tc>
    </w:tr>
    <w:tr w:rsidR="00B94E0C" w:rsidRPr="00375A7D" w14:paraId="2D5F2459" w14:textId="77777777" w:rsidTr="00C94D29">
      <w:trPr>
        <w:cantSplit/>
        <w:trHeight w:val="257"/>
      </w:trPr>
      <w:tc>
        <w:tcPr>
          <w:tcW w:w="1455" w:type="dxa"/>
          <w:tcBorders>
            <w:top w:val="single" w:sz="4" w:space="0" w:color="auto"/>
          </w:tcBorders>
          <w:shd w:val="clear" w:color="auto" w:fill="CCFFFF"/>
          <w:vAlign w:val="center"/>
        </w:tcPr>
        <w:p w14:paraId="1EC1AF4C" w14:textId="77777777" w:rsidR="00B94E0C" w:rsidRPr="00375A7D" w:rsidRDefault="00B94E0C"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14:paraId="076EB7BA" w14:textId="77777777" w:rsidR="00B94E0C" w:rsidRPr="00375A7D" w:rsidRDefault="00B94E0C" w:rsidP="00C94D29">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14:paraId="3D8B0821" w14:textId="77777777" w:rsidR="00B94E0C" w:rsidRPr="00375A7D" w:rsidRDefault="00B94E0C"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14:paraId="19C39E40" w14:textId="77777777" w:rsidR="00B94E0C" w:rsidRPr="00375A7D" w:rsidRDefault="00B94E0C" w:rsidP="00C94D29">
          <w:pPr>
            <w:spacing w:after="0"/>
            <w:ind w:left="-108" w:right="-108"/>
            <w:rPr>
              <w:rFonts w:ascii="Times New Roman" w:hAnsi="Times New Roman" w:cs="Times New Roman"/>
              <w:sz w:val="18"/>
              <w:szCs w:val="18"/>
            </w:rPr>
          </w:pPr>
          <w:r w:rsidRPr="00375A7D">
            <w:rPr>
              <w:rFonts w:ascii="Times New Roman" w:hAnsi="Times New Roman" w:cs="Times New Roman"/>
              <w:sz w:val="18"/>
              <w:szCs w:val="18"/>
            </w:rPr>
            <w:t>17 May 2014</w:t>
          </w:r>
        </w:p>
      </w:tc>
      <w:tc>
        <w:tcPr>
          <w:tcW w:w="1080" w:type="dxa"/>
          <w:shd w:val="clear" w:color="auto" w:fill="CCFFFF"/>
          <w:vAlign w:val="center"/>
        </w:tcPr>
        <w:p w14:paraId="009AC2F0" w14:textId="77777777" w:rsidR="00B94E0C" w:rsidRPr="007E4BD1" w:rsidRDefault="00B94E0C" w:rsidP="00C94D2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4C3521D1" w14:textId="77777777" w:rsidR="00B94E0C" w:rsidRPr="00375A7D" w:rsidRDefault="00B94E0C" w:rsidP="00C94D29">
          <w:pPr>
            <w:spacing w:after="0"/>
            <w:ind w:left="-108" w:right="-108"/>
            <w:jc w:val="center"/>
            <w:rPr>
              <w:rFonts w:ascii="Times New Roman" w:hAnsi="Times New Roman" w:cs="Times New Roman"/>
              <w:sz w:val="18"/>
              <w:szCs w:val="18"/>
            </w:rPr>
          </w:pPr>
        </w:p>
      </w:tc>
    </w:tr>
  </w:tbl>
  <w:p w14:paraId="36022BF8" w14:textId="77777777" w:rsidR="00B94E0C" w:rsidRDefault="00B94E0C" w:rsidP="00C94D29">
    <w:pPr>
      <w:pStyle w:val="Footer"/>
      <w:rPr>
        <w:caps/>
        <w:noProof/>
        <w:color w:val="5B9BD5" w:themeColor="accent1"/>
      </w:rPr>
    </w:pPr>
  </w:p>
  <w:p w14:paraId="0C5DA76F" w14:textId="77777777" w:rsidR="00B94E0C" w:rsidRDefault="00B94E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F4393" w14:textId="77777777" w:rsidR="004F3923" w:rsidRDefault="004F3923" w:rsidP="00C94D29">
      <w:pPr>
        <w:spacing w:after="0" w:line="240" w:lineRule="auto"/>
      </w:pPr>
      <w:r>
        <w:separator/>
      </w:r>
    </w:p>
  </w:footnote>
  <w:footnote w:type="continuationSeparator" w:id="0">
    <w:p w14:paraId="0990DBD4" w14:textId="77777777" w:rsidR="004F3923" w:rsidRDefault="004F3923" w:rsidP="00C94D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1433"/>
    <w:multiLevelType w:val="hybridMultilevel"/>
    <w:tmpl w:val="D09C7EFC"/>
    <w:lvl w:ilvl="0" w:tplc="B91287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9B11CC"/>
    <w:multiLevelType w:val="hybridMultilevel"/>
    <w:tmpl w:val="D452FCB8"/>
    <w:lvl w:ilvl="0" w:tplc="AAFCFCA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72F22"/>
    <w:multiLevelType w:val="hybridMultilevel"/>
    <w:tmpl w:val="0318F188"/>
    <w:lvl w:ilvl="0" w:tplc="3048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B5F9D"/>
    <w:multiLevelType w:val="hybridMultilevel"/>
    <w:tmpl w:val="670A7E1E"/>
    <w:lvl w:ilvl="0" w:tplc="DB829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6A5DA4"/>
    <w:multiLevelType w:val="hybridMultilevel"/>
    <w:tmpl w:val="6766275A"/>
    <w:lvl w:ilvl="0" w:tplc="A346378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D85918"/>
    <w:multiLevelType w:val="hybridMultilevel"/>
    <w:tmpl w:val="9058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1441599"/>
    <w:multiLevelType w:val="hybridMultilevel"/>
    <w:tmpl w:val="42505BCC"/>
    <w:lvl w:ilvl="0" w:tplc="33DE367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55AD"/>
    <w:multiLevelType w:val="hybridMultilevel"/>
    <w:tmpl w:val="B316E3B8"/>
    <w:lvl w:ilvl="0" w:tplc="080ABFE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14604C2B"/>
    <w:multiLevelType w:val="hybridMultilevel"/>
    <w:tmpl w:val="60B0D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2E4432"/>
    <w:multiLevelType w:val="multilevel"/>
    <w:tmpl w:val="0F8A644A"/>
    <w:lvl w:ilvl="0">
      <w:start w:val="5"/>
      <w:numFmt w:val="decimal"/>
      <w:lvlText w:val="%1"/>
      <w:lvlJc w:val="left"/>
      <w:pPr>
        <w:ind w:left="360" w:hanging="360"/>
      </w:pPr>
      <w:rPr>
        <w:rFonts w:hint="default"/>
      </w:rPr>
    </w:lvl>
    <w:lvl w:ilvl="1">
      <w:start w:val="1"/>
      <w:numFmt w:val="decimal"/>
      <w:lvlText w:val="%2."/>
      <w:lvlJc w:val="left"/>
      <w:pPr>
        <w:ind w:left="1191" w:hanging="360"/>
      </w:pPr>
      <w:rPr>
        <w:rFonts w:ascii="Times New Roman" w:eastAsia="Calibri" w:hAnsi="Times New Roman" w:cs="Times New Roman"/>
      </w:rPr>
    </w:lvl>
    <w:lvl w:ilvl="2">
      <w:start w:val="1"/>
      <w:numFmt w:val="decimal"/>
      <w:lvlText w:val="%1.%2.%3"/>
      <w:lvlJc w:val="left"/>
      <w:pPr>
        <w:ind w:left="2382" w:hanging="720"/>
      </w:pPr>
      <w:rPr>
        <w:rFonts w:hint="default"/>
      </w:rPr>
    </w:lvl>
    <w:lvl w:ilvl="3">
      <w:start w:val="1"/>
      <w:numFmt w:val="decimal"/>
      <w:lvlText w:val="%1.%2.%3.%4"/>
      <w:lvlJc w:val="left"/>
      <w:pPr>
        <w:ind w:left="3213" w:hanging="72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235" w:hanging="108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257" w:hanging="1440"/>
      </w:pPr>
      <w:rPr>
        <w:rFonts w:hint="default"/>
      </w:rPr>
    </w:lvl>
    <w:lvl w:ilvl="8">
      <w:start w:val="1"/>
      <w:numFmt w:val="decimal"/>
      <w:lvlText w:val="%1.%2.%3.%4.%5.%6.%7.%8.%9"/>
      <w:lvlJc w:val="left"/>
      <w:pPr>
        <w:ind w:left="8448" w:hanging="1800"/>
      </w:pPr>
      <w:rPr>
        <w:rFonts w:hint="default"/>
      </w:rPr>
    </w:lvl>
  </w:abstractNum>
  <w:abstractNum w:abstractNumId="16">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F6D4BD2"/>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20E81213"/>
    <w:multiLevelType w:val="hybridMultilevel"/>
    <w:tmpl w:val="3CC26780"/>
    <w:lvl w:ilvl="0" w:tplc="602CE7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2071FAC"/>
    <w:multiLevelType w:val="hybridMultilevel"/>
    <w:tmpl w:val="EF702190"/>
    <w:lvl w:ilvl="0" w:tplc="BFDCE5D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31061B0"/>
    <w:multiLevelType w:val="multilevel"/>
    <w:tmpl w:val="FE8A84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34C57FC"/>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5045438"/>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D6373A4"/>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1536CDE"/>
    <w:multiLevelType w:val="hybridMultilevel"/>
    <w:tmpl w:val="C5642670"/>
    <w:lvl w:ilvl="0" w:tplc="30489202">
      <w:start w:val="1"/>
      <w:numFmt w:val="decimal"/>
      <w:lvlText w:val="%1."/>
      <w:lvlJc w:val="left"/>
      <w:pPr>
        <w:ind w:left="785"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46B215F"/>
    <w:multiLevelType w:val="hybridMultilevel"/>
    <w:tmpl w:val="94C0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820DFF"/>
    <w:multiLevelType w:val="hybridMultilevel"/>
    <w:tmpl w:val="35184E2C"/>
    <w:lvl w:ilvl="0" w:tplc="4210D42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30">
    <w:nsid w:val="35F119BB"/>
    <w:multiLevelType w:val="hybridMultilevel"/>
    <w:tmpl w:val="7E62F362"/>
    <w:lvl w:ilvl="0" w:tplc="027214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37625FAF"/>
    <w:multiLevelType w:val="hybridMultilevel"/>
    <w:tmpl w:val="1064291A"/>
    <w:lvl w:ilvl="0" w:tplc="1380660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A5C246E"/>
    <w:multiLevelType w:val="hybridMultilevel"/>
    <w:tmpl w:val="2C867FF8"/>
    <w:lvl w:ilvl="0" w:tplc="EF66CBE2">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34">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40C86768"/>
    <w:multiLevelType w:val="hybridMultilevel"/>
    <w:tmpl w:val="7F86BD10"/>
    <w:lvl w:ilvl="0" w:tplc="FBFA63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482733E"/>
    <w:multiLevelType w:val="hybridMultilevel"/>
    <w:tmpl w:val="D2CA2098"/>
    <w:lvl w:ilvl="0" w:tplc="6AD26D34">
      <w:start w:val="1"/>
      <w:numFmt w:val="decimal"/>
      <w:lvlText w:val="%1."/>
      <w:lvlJc w:val="left"/>
      <w:pPr>
        <w:ind w:left="728" w:hanging="360"/>
      </w:pPr>
      <w:rPr>
        <w:rFonts w:ascii="Times New Roman" w:hAnsi="Times New Roman" w:hint="default"/>
        <w:color w:val="000000"/>
        <w:sz w:val="24"/>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37">
    <w:nsid w:val="456C0AAC"/>
    <w:multiLevelType w:val="hybridMultilevel"/>
    <w:tmpl w:val="8C340924"/>
    <w:lvl w:ilvl="0" w:tplc="50C88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5C564A0"/>
    <w:multiLevelType w:val="hybridMultilevel"/>
    <w:tmpl w:val="5AB671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7FA7397"/>
    <w:multiLevelType w:val="multilevel"/>
    <w:tmpl w:val="1F3CC636"/>
    <w:lvl w:ilvl="0">
      <w:start w:val="1"/>
      <w:numFmt w:val="decimal"/>
      <w:lvlText w:val="%1."/>
      <w:lvlJc w:val="left"/>
      <w:pPr>
        <w:ind w:left="1800" w:hanging="360"/>
      </w:pPr>
      <w:rPr>
        <w:rFonts w:ascii="TimesNewRomanPSMT" w:hAnsi="TimesNewRomanPSMT" w:cs="TimesNewRomanPSMT" w:hint="default"/>
        <w:sz w:val="24"/>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40">
    <w:nsid w:val="495C08CC"/>
    <w:multiLevelType w:val="hybridMultilevel"/>
    <w:tmpl w:val="B316E3B8"/>
    <w:lvl w:ilvl="0" w:tplc="080ABFE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4DA745B2"/>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5D04F5"/>
    <w:multiLevelType w:val="hybridMultilevel"/>
    <w:tmpl w:val="D8245F3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nsid w:val="571C061F"/>
    <w:multiLevelType w:val="hybridMultilevel"/>
    <w:tmpl w:val="0BEEFEAA"/>
    <w:lvl w:ilvl="0" w:tplc="D81E862C">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0113243"/>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5A65105"/>
    <w:multiLevelType w:val="multilevel"/>
    <w:tmpl w:val="BF6E5EC4"/>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7014DE1"/>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695E1872"/>
    <w:multiLevelType w:val="multilevel"/>
    <w:tmpl w:val="89A63230"/>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96A4A6F"/>
    <w:multiLevelType w:val="hybridMultilevel"/>
    <w:tmpl w:val="4A0C0962"/>
    <w:lvl w:ilvl="0" w:tplc="86DE71A6">
      <w:start w:val="1"/>
      <w:numFmt w:val="decimal"/>
      <w:lvlText w:val="%1."/>
      <w:lvlJc w:val="left"/>
      <w:pPr>
        <w:ind w:left="1363" w:hanging="360"/>
      </w:pPr>
      <w:rPr>
        <w:rFonts w:hint="default"/>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58">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C542E5"/>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1">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3">
    <w:nsid w:val="6FD34C1E"/>
    <w:multiLevelType w:val="hybridMultilevel"/>
    <w:tmpl w:val="376C8908"/>
    <w:lvl w:ilvl="0" w:tplc="8DB006FC">
      <w:start w:val="1"/>
      <w:numFmt w:val="decimal"/>
      <w:lvlText w:val="%1."/>
      <w:lvlJc w:val="left"/>
      <w:pPr>
        <w:ind w:left="1440" w:hanging="360"/>
      </w:pPr>
      <w:rPr>
        <w:rFonts w:cs="Cordia New"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nsid w:val="72270E89"/>
    <w:multiLevelType w:val="hybridMultilevel"/>
    <w:tmpl w:val="CD8C1742"/>
    <w:lvl w:ilvl="0" w:tplc="8A789388">
      <w:start w:val="1"/>
      <w:numFmt w:val="decimal"/>
      <w:lvlText w:val="%1."/>
      <w:lvlJc w:val="left"/>
      <w:pPr>
        <w:ind w:left="1440" w:hanging="360"/>
      </w:pPr>
      <w:rPr>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3FC54B5"/>
    <w:multiLevelType w:val="hybridMultilevel"/>
    <w:tmpl w:val="F1223DFE"/>
    <w:lvl w:ilvl="0" w:tplc="8E3C12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B041AFD"/>
    <w:multiLevelType w:val="multilevel"/>
    <w:tmpl w:val="13D06046"/>
    <w:lvl w:ilvl="0">
      <w:start w:val="1"/>
      <w:numFmt w:val="decimal"/>
      <w:lvlText w:val="%1."/>
      <w:lvlJc w:val="left"/>
      <w:pPr>
        <w:ind w:left="1080" w:hanging="360"/>
      </w:pPr>
      <w:rPr>
        <w:rFonts w:hint="default"/>
      </w:rPr>
    </w:lvl>
    <w:lvl w:ilvl="1">
      <w:start w:val="6"/>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9">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7DAB6BE6"/>
    <w:multiLevelType w:val="hybridMultilevel"/>
    <w:tmpl w:val="C34C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1"/>
  </w:num>
  <w:num w:numId="2">
    <w:abstractNumId w:val="21"/>
  </w:num>
  <w:num w:numId="3">
    <w:abstractNumId w:val="39"/>
  </w:num>
  <w:num w:numId="4">
    <w:abstractNumId w:val="55"/>
  </w:num>
  <w:num w:numId="5">
    <w:abstractNumId w:val="69"/>
  </w:num>
  <w:num w:numId="6">
    <w:abstractNumId w:val="43"/>
  </w:num>
  <w:num w:numId="7">
    <w:abstractNumId w:val="34"/>
  </w:num>
  <w:num w:numId="8">
    <w:abstractNumId w:val="3"/>
  </w:num>
  <w:num w:numId="9">
    <w:abstractNumId w:val="23"/>
  </w:num>
  <w:num w:numId="10">
    <w:abstractNumId w:val="25"/>
  </w:num>
  <w:num w:numId="11">
    <w:abstractNumId w:val="14"/>
  </w:num>
  <w:num w:numId="12">
    <w:abstractNumId w:val="31"/>
  </w:num>
  <w:num w:numId="13">
    <w:abstractNumId w:val="4"/>
  </w:num>
  <w:num w:numId="14">
    <w:abstractNumId w:val="26"/>
  </w:num>
  <w:num w:numId="15">
    <w:abstractNumId w:val="20"/>
  </w:num>
  <w:num w:numId="16">
    <w:abstractNumId w:val="68"/>
  </w:num>
  <w:num w:numId="17">
    <w:abstractNumId w:val="44"/>
  </w:num>
  <w:num w:numId="18">
    <w:abstractNumId w:val="58"/>
  </w:num>
  <w:num w:numId="19">
    <w:abstractNumId w:val="49"/>
  </w:num>
  <w:num w:numId="20">
    <w:abstractNumId w:val="18"/>
  </w:num>
  <w:num w:numId="21">
    <w:abstractNumId w:val="42"/>
  </w:num>
  <w:num w:numId="22">
    <w:abstractNumId w:val="59"/>
  </w:num>
  <w:num w:numId="23">
    <w:abstractNumId w:val="48"/>
  </w:num>
  <w:num w:numId="24">
    <w:abstractNumId w:val="71"/>
  </w:num>
  <w:num w:numId="25">
    <w:abstractNumId w:val="11"/>
  </w:num>
  <w:num w:numId="26">
    <w:abstractNumId w:val="38"/>
  </w:num>
  <w:num w:numId="27">
    <w:abstractNumId w:val="51"/>
  </w:num>
  <w:num w:numId="28">
    <w:abstractNumId w:val="66"/>
  </w:num>
  <w:num w:numId="29">
    <w:abstractNumId w:val="54"/>
  </w:num>
  <w:num w:numId="30">
    <w:abstractNumId w:val="27"/>
  </w:num>
  <w:num w:numId="31">
    <w:abstractNumId w:val="0"/>
  </w:num>
  <w:num w:numId="32">
    <w:abstractNumId w:val="9"/>
  </w:num>
  <w:num w:numId="33">
    <w:abstractNumId w:val="35"/>
  </w:num>
  <w:num w:numId="34">
    <w:abstractNumId w:val="19"/>
  </w:num>
  <w:num w:numId="35">
    <w:abstractNumId w:val="5"/>
  </w:num>
  <w:num w:numId="36">
    <w:abstractNumId w:val="65"/>
  </w:num>
  <w:num w:numId="37">
    <w:abstractNumId w:val="50"/>
  </w:num>
  <w:num w:numId="38">
    <w:abstractNumId w:val="62"/>
  </w:num>
  <w:num w:numId="39">
    <w:abstractNumId w:val="32"/>
  </w:num>
  <w:num w:numId="40">
    <w:abstractNumId w:val="64"/>
  </w:num>
  <w:num w:numId="41">
    <w:abstractNumId w:val="2"/>
  </w:num>
  <w:num w:numId="42">
    <w:abstractNumId w:val="46"/>
  </w:num>
  <w:num w:numId="43">
    <w:abstractNumId w:val="70"/>
  </w:num>
  <w:num w:numId="44">
    <w:abstractNumId w:val="52"/>
  </w:num>
  <w:num w:numId="45">
    <w:abstractNumId w:val="13"/>
  </w:num>
  <w:num w:numId="46">
    <w:abstractNumId w:val="8"/>
  </w:num>
  <w:num w:numId="47">
    <w:abstractNumId w:val="1"/>
  </w:num>
  <w:num w:numId="48">
    <w:abstractNumId w:val="7"/>
  </w:num>
  <w:num w:numId="49">
    <w:abstractNumId w:val="30"/>
  </w:num>
  <w:num w:numId="50">
    <w:abstractNumId w:val="67"/>
  </w:num>
  <w:num w:numId="51">
    <w:abstractNumId w:val="60"/>
  </w:num>
  <w:num w:numId="52">
    <w:abstractNumId w:val="16"/>
  </w:num>
  <w:num w:numId="53">
    <w:abstractNumId w:val="61"/>
  </w:num>
  <w:num w:numId="54">
    <w:abstractNumId w:val="45"/>
  </w:num>
  <w:num w:numId="55">
    <w:abstractNumId w:val="72"/>
  </w:num>
  <w:num w:numId="56">
    <w:abstractNumId w:val="24"/>
  </w:num>
  <w:num w:numId="57">
    <w:abstractNumId w:val="10"/>
  </w:num>
  <w:num w:numId="58">
    <w:abstractNumId w:val="17"/>
  </w:num>
  <w:num w:numId="59">
    <w:abstractNumId w:val="47"/>
  </w:num>
  <w:num w:numId="60">
    <w:abstractNumId w:val="56"/>
  </w:num>
  <w:num w:numId="61">
    <w:abstractNumId w:val="22"/>
  </w:num>
  <w:num w:numId="62">
    <w:abstractNumId w:val="15"/>
  </w:num>
  <w:num w:numId="63">
    <w:abstractNumId w:val="53"/>
  </w:num>
  <w:num w:numId="64">
    <w:abstractNumId w:val="28"/>
  </w:num>
  <w:num w:numId="65">
    <w:abstractNumId w:val="29"/>
  </w:num>
  <w:num w:numId="66">
    <w:abstractNumId w:val="33"/>
  </w:num>
  <w:num w:numId="67">
    <w:abstractNumId w:val="36"/>
  </w:num>
  <w:num w:numId="68">
    <w:abstractNumId w:val="57"/>
  </w:num>
  <w:num w:numId="69">
    <w:abstractNumId w:val="63"/>
  </w:num>
  <w:num w:numId="70">
    <w:abstractNumId w:val="6"/>
  </w:num>
  <w:num w:numId="71">
    <w:abstractNumId w:val="37"/>
  </w:num>
  <w:num w:numId="72">
    <w:abstractNumId w:val="40"/>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KD Windows Se7en V1">
    <w15:presenceInfo w15:providerId="None" w15:userId="KKD Windows Se7en V1"/>
  </w15:person>
  <w15:person w15:author="CAMT">
    <w15:presenceInfo w15:providerId="None" w15:userId="CAMT"/>
  </w15:person>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29"/>
    <w:rsid w:val="000058B4"/>
    <w:rsid w:val="000100B8"/>
    <w:rsid w:val="00011AE0"/>
    <w:rsid w:val="000548FC"/>
    <w:rsid w:val="00065F98"/>
    <w:rsid w:val="000739ED"/>
    <w:rsid w:val="000868B3"/>
    <w:rsid w:val="00095E05"/>
    <w:rsid w:val="000B320A"/>
    <w:rsid w:val="000B32C0"/>
    <w:rsid w:val="000C3178"/>
    <w:rsid w:val="000D2DBD"/>
    <w:rsid w:val="000F5CB0"/>
    <w:rsid w:val="00127605"/>
    <w:rsid w:val="001300F3"/>
    <w:rsid w:val="00130738"/>
    <w:rsid w:val="00143D23"/>
    <w:rsid w:val="00146DFC"/>
    <w:rsid w:val="0016066B"/>
    <w:rsid w:val="00174AFB"/>
    <w:rsid w:val="00175BB1"/>
    <w:rsid w:val="00177CC0"/>
    <w:rsid w:val="00197F18"/>
    <w:rsid w:val="001C06BF"/>
    <w:rsid w:val="001D0092"/>
    <w:rsid w:val="001D0379"/>
    <w:rsid w:val="001E39D5"/>
    <w:rsid w:val="001F1DFC"/>
    <w:rsid w:val="00205FCA"/>
    <w:rsid w:val="00224B83"/>
    <w:rsid w:val="00230CB3"/>
    <w:rsid w:val="00245E45"/>
    <w:rsid w:val="00261A15"/>
    <w:rsid w:val="00273462"/>
    <w:rsid w:val="002B426D"/>
    <w:rsid w:val="002C298A"/>
    <w:rsid w:val="002F2CEC"/>
    <w:rsid w:val="00323C8D"/>
    <w:rsid w:val="0033644D"/>
    <w:rsid w:val="0036549E"/>
    <w:rsid w:val="003775CA"/>
    <w:rsid w:val="00395159"/>
    <w:rsid w:val="003951DD"/>
    <w:rsid w:val="003B5972"/>
    <w:rsid w:val="003B7ECC"/>
    <w:rsid w:val="003E198B"/>
    <w:rsid w:val="003E4900"/>
    <w:rsid w:val="003E5CD5"/>
    <w:rsid w:val="00407F4C"/>
    <w:rsid w:val="0042396D"/>
    <w:rsid w:val="00456C5C"/>
    <w:rsid w:val="00456F40"/>
    <w:rsid w:val="0046619E"/>
    <w:rsid w:val="004A0528"/>
    <w:rsid w:val="004A088C"/>
    <w:rsid w:val="004B060C"/>
    <w:rsid w:val="004D1A41"/>
    <w:rsid w:val="004E5D84"/>
    <w:rsid w:val="004E6878"/>
    <w:rsid w:val="004F2135"/>
    <w:rsid w:val="004F3923"/>
    <w:rsid w:val="004F6CFC"/>
    <w:rsid w:val="00506D15"/>
    <w:rsid w:val="00542893"/>
    <w:rsid w:val="0054352E"/>
    <w:rsid w:val="0054603A"/>
    <w:rsid w:val="00557D2E"/>
    <w:rsid w:val="00590928"/>
    <w:rsid w:val="00594796"/>
    <w:rsid w:val="005C1387"/>
    <w:rsid w:val="005D4EDB"/>
    <w:rsid w:val="005F752A"/>
    <w:rsid w:val="00605623"/>
    <w:rsid w:val="006117AA"/>
    <w:rsid w:val="0063525D"/>
    <w:rsid w:val="0063781F"/>
    <w:rsid w:val="0064028A"/>
    <w:rsid w:val="00643C69"/>
    <w:rsid w:val="00657D94"/>
    <w:rsid w:val="006761E0"/>
    <w:rsid w:val="006C31B3"/>
    <w:rsid w:val="006C4619"/>
    <w:rsid w:val="006C5CD4"/>
    <w:rsid w:val="006D601A"/>
    <w:rsid w:val="006D7353"/>
    <w:rsid w:val="006F1855"/>
    <w:rsid w:val="006F3212"/>
    <w:rsid w:val="00724F66"/>
    <w:rsid w:val="00731399"/>
    <w:rsid w:val="0073667A"/>
    <w:rsid w:val="00762E31"/>
    <w:rsid w:val="00775D3E"/>
    <w:rsid w:val="0079798C"/>
    <w:rsid w:val="007D2B58"/>
    <w:rsid w:val="007F1FD6"/>
    <w:rsid w:val="00800B84"/>
    <w:rsid w:val="0083143D"/>
    <w:rsid w:val="008605B8"/>
    <w:rsid w:val="00875AE7"/>
    <w:rsid w:val="00880E45"/>
    <w:rsid w:val="00884699"/>
    <w:rsid w:val="008A6784"/>
    <w:rsid w:val="008B4685"/>
    <w:rsid w:val="008C2426"/>
    <w:rsid w:val="008C6D57"/>
    <w:rsid w:val="008D5A6F"/>
    <w:rsid w:val="008E76FF"/>
    <w:rsid w:val="008E7D39"/>
    <w:rsid w:val="008F2D6B"/>
    <w:rsid w:val="009070F7"/>
    <w:rsid w:val="00931B66"/>
    <w:rsid w:val="009403D2"/>
    <w:rsid w:val="00965D23"/>
    <w:rsid w:val="009B1105"/>
    <w:rsid w:val="009B2F3A"/>
    <w:rsid w:val="009B69D1"/>
    <w:rsid w:val="009B6CF3"/>
    <w:rsid w:val="009D2EA4"/>
    <w:rsid w:val="009E3635"/>
    <w:rsid w:val="009E367A"/>
    <w:rsid w:val="009E5B8F"/>
    <w:rsid w:val="009F648A"/>
    <w:rsid w:val="009F679B"/>
    <w:rsid w:val="00A30B7D"/>
    <w:rsid w:val="00A6067C"/>
    <w:rsid w:val="00A62040"/>
    <w:rsid w:val="00A960E1"/>
    <w:rsid w:val="00A97474"/>
    <w:rsid w:val="00AB0F25"/>
    <w:rsid w:val="00AB6D52"/>
    <w:rsid w:val="00AC4D7A"/>
    <w:rsid w:val="00AD480D"/>
    <w:rsid w:val="00AD6DBE"/>
    <w:rsid w:val="00AE02C4"/>
    <w:rsid w:val="00B42916"/>
    <w:rsid w:val="00B61C7E"/>
    <w:rsid w:val="00B87AA0"/>
    <w:rsid w:val="00B94E0C"/>
    <w:rsid w:val="00BB4BE5"/>
    <w:rsid w:val="00BD0192"/>
    <w:rsid w:val="00BD34DE"/>
    <w:rsid w:val="00BE4898"/>
    <w:rsid w:val="00C02AFC"/>
    <w:rsid w:val="00C0691F"/>
    <w:rsid w:val="00C14AD4"/>
    <w:rsid w:val="00C40636"/>
    <w:rsid w:val="00C665AA"/>
    <w:rsid w:val="00C77F60"/>
    <w:rsid w:val="00C94D29"/>
    <w:rsid w:val="00CC5CBD"/>
    <w:rsid w:val="00CF0434"/>
    <w:rsid w:val="00CF7BCB"/>
    <w:rsid w:val="00D02012"/>
    <w:rsid w:val="00D07BF8"/>
    <w:rsid w:val="00D31DE4"/>
    <w:rsid w:val="00D51776"/>
    <w:rsid w:val="00D84FDD"/>
    <w:rsid w:val="00D96C63"/>
    <w:rsid w:val="00DA0AFB"/>
    <w:rsid w:val="00DB2927"/>
    <w:rsid w:val="00DB477F"/>
    <w:rsid w:val="00DE1D8D"/>
    <w:rsid w:val="00DF5FD9"/>
    <w:rsid w:val="00E13D28"/>
    <w:rsid w:val="00E145BA"/>
    <w:rsid w:val="00E32AB2"/>
    <w:rsid w:val="00E350EB"/>
    <w:rsid w:val="00E36E09"/>
    <w:rsid w:val="00E74F27"/>
    <w:rsid w:val="00EB6541"/>
    <w:rsid w:val="00EC24AB"/>
    <w:rsid w:val="00EE0628"/>
    <w:rsid w:val="00EF761D"/>
    <w:rsid w:val="00F0127E"/>
    <w:rsid w:val="00F1521C"/>
    <w:rsid w:val="00F1735E"/>
    <w:rsid w:val="00F37243"/>
    <w:rsid w:val="00F466F1"/>
    <w:rsid w:val="00F6044C"/>
    <w:rsid w:val="00F83A78"/>
    <w:rsid w:val="00F84BD4"/>
    <w:rsid w:val="00FB2593"/>
    <w:rsid w:val="00FD1AA1"/>
    <w:rsid w:val="00FD1CE7"/>
    <w:rsid w:val="00FF0A3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8F62"/>
  <w15:chartTrackingRefBased/>
  <w15:docId w15:val="{BEBFA220-C73B-410B-891E-02CE66F1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D29"/>
    <w:rPr>
      <w:rFonts w:ascii="Calibri" w:eastAsia="Calibri" w:hAnsi="Calibri" w:cs="Cordia New"/>
    </w:rPr>
  </w:style>
  <w:style w:type="paragraph" w:styleId="Heading1">
    <w:name w:val="heading 1"/>
    <w:basedOn w:val="Normal"/>
    <w:next w:val="Normal"/>
    <w:link w:val="Heading1Char"/>
    <w:uiPriority w:val="9"/>
    <w:qFormat/>
    <w:rsid w:val="00880E45"/>
    <w:pPr>
      <w:outlineLvl w:val="0"/>
    </w:pPr>
  </w:style>
  <w:style w:type="paragraph" w:styleId="Heading2">
    <w:name w:val="heading 2"/>
    <w:basedOn w:val="Normal"/>
    <w:next w:val="Normal"/>
    <w:link w:val="Heading2Char"/>
    <w:uiPriority w:val="9"/>
    <w:unhideWhenUsed/>
    <w:qFormat/>
    <w:rsid w:val="00880E45"/>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94D29"/>
  </w:style>
  <w:style w:type="paragraph" w:styleId="Header">
    <w:name w:val="header"/>
    <w:basedOn w:val="Normal"/>
    <w:link w:val="HeaderChar"/>
    <w:unhideWhenUsed/>
    <w:rsid w:val="00C94D29"/>
    <w:pPr>
      <w:tabs>
        <w:tab w:val="center" w:pos="4513"/>
        <w:tab w:val="right" w:pos="9026"/>
      </w:tabs>
      <w:spacing w:after="0" w:line="240" w:lineRule="auto"/>
    </w:pPr>
  </w:style>
  <w:style w:type="character" w:customStyle="1" w:styleId="HeaderChar">
    <w:name w:val="Header Char"/>
    <w:basedOn w:val="DefaultParagraphFont"/>
    <w:link w:val="Header"/>
    <w:rsid w:val="00C94D29"/>
    <w:rPr>
      <w:rFonts w:ascii="Calibri" w:eastAsia="Calibri" w:hAnsi="Calibri" w:cs="Cordia New"/>
    </w:rPr>
  </w:style>
  <w:style w:type="paragraph" w:styleId="Footer">
    <w:name w:val="footer"/>
    <w:basedOn w:val="Normal"/>
    <w:link w:val="FooterChar"/>
    <w:uiPriority w:val="99"/>
    <w:unhideWhenUsed/>
    <w:rsid w:val="00C94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29"/>
    <w:rPr>
      <w:rFonts w:ascii="Calibri" w:eastAsia="Calibri" w:hAnsi="Calibri" w:cs="Cordia New"/>
    </w:rPr>
  </w:style>
  <w:style w:type="character" w:styleId="PageNumber">
    <w:name w:val="page number"/>
    <w:basedOn w:val="DefaultParagraphFont"/>
    <w:rsid w:val="00C94D29"/>
  </w:style>
  <w:style w:type="paragraph" w:customStyle="1" w:styleId="bar">
    <w:name w:val="bar"/>
    <w:basedOn w:val="Normal"/>
    <w:rsid w:val="00C94D29"/>
    <w:pPr>
      <w:spacing w:after="0" w:line="240" w:lineRule="exact"/>
    </w:pPr>
    <w:rPr>
      <w:rFonts w:ascii="Times" w:eastAsia="Times New Roman" w:hAnsi="Times" w:cs="Angsana New"/>
      <w:sz w:val="24"/>
      <w:szCs w:val="20"/>
      <w:lang w:bidi="ar-SA"/>
    </w:rPr>
  </w:style>
  <w:style w:type="character" w:customStyle="1" w:styleId="Heading1Char">
    <w:name w:val="Heading 1 Char"/>
    <w:basedOn w:val="DefaultParagraphFont"/>
    <w:link w:val="Heading1"/>
    <w:uiPriority w:val="9"/>
    <w:rsid w:val="00880E45"/>
    <w:rPr>
      <w:rFonts w:ascii="Calibri" w:eastAsia="Calibri" w:hAnsi="Calibri" w:cs="Cordia New"/>
    </w:rPr>
  </w:style>
  <w:style w:type="paragraph" w:styleId="ListParagraph">
    <w:name w:val="List Paragraph"/>
    <w:basedOn w:val="Normal"/>
    <w:uiPriority w:val="34"/>
    <w:qFormat/>
    <w:rsid w:val="00880E45"/>
    <w:pPr>
      <w:ind w:left="720"/>
      <w:contextualSpacing/>
    </w:pPr>
  </w:style>
  <w:style w:type="character" w:customStyle="1" w:styleId="Heading2Char">
    <w:name w:val="Heading 2 Char"/>
    <w:basedOn w:val="DefaultParagraphFont"/>
    <w:link w:val="Heading2"/>
    <w:uiPriority w:val="9"/>
    <w:rsid w:val="00880E45"/>
    <w:rPr>
      <w:rFonts w:asciiTheme="majorHAnsi" w:eastAsiaTheme="majorEastAsia" w:hAnsiTheme="majorHAnsi" w:cstheme="majorBidi"/>
      <w:color w:val="2E74B5" w:themeColor="accent1" w:themeShade="BF"/>
      <w:sz w:val="26"/>
      <w:szCs w:val="33"/>
    </w:rPr>
  </w:style>
  <w:style w:type="paragraph" w:customStyle="1" w:styleId="Hints">
    <w:name w:val="Hints"/>
    <w:basedOn w:val="Normal"/>
    <w:link w:val="HintsChar"/>
    <w:rsid w:val="00880E4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880E45"/>
    <w:rPr>
      <w:rFonts w:ascii="Arial" w:eastAsia="Times New Roman" w:hAnsi="Arial" w:cs="Times New Roman"/>
      <w:color w:val="5F5F5F"/>
      <w:sz w:val="20"/>
      <w:szCs w:val="20"/>
      <w:lang w:bidi="ar-SA"/>
    </w:rPr>
  </w:style>
  <w:style w:type="character" w:customStyle="1" w:styleId="adverbadjectives">
    <w:name w:val="adverbadjectives"/>
    <w:basedOn w:val="DefaultParagraphFont"/>
    <w:rsid w:val="00880E45"/>
  </w:style>
  <w:style w:type="character" w:styleId="CommentReference">
    <w:name w:val="annotation reference"/>
    <w:uiPriority w:val="99"/>
    <w:semiHidden/>
    <w:unhideWhenUsed/>
    <w:rsid w:val="00EF761D"/>
    <w:rPr>
      <w:sz w:val="16"/>
      <w:szCs w:val="16"/>
    </w:rPr>
  </w:style>
  <w:style w:type="paragraph" w:styleId="CommentText">
    <w:name w:val="annotation text"/>
    <w:basedOn w:val="Normal"/>
    <w:link w:val="CommentTextChar"/>
    <w:uiPriority w:val="99"/>
    <w:semiHidden/>
    <w:unhideWhenUsed/>
    <w:rsid w:val="00EF761D"/>
    <w:pPr>
      <w:spacing w:line="240" w:lineRule="auto"/>
    </w:pPr>
    <w:rPr>
      <w:sz w:val="20"/>
      <w:szCs w:val="25"/>
    </w:rPr>
  </w:style>
  <w:style w:type="character" w:customStyle="1" w:styleId="CommentTextChar">
    <w:name w:val="Comment Text Char"/>
    <w:basedOn w:val="DefaultParagraphFont"/>
    <w:link w:val="CommentText"/>
    <w:uiPriority w:val="99"/>
    <w:semiHidden/>
    <w:rsid w:val="00EF761D"/>
    <w:rPr>
      <w:rFonts w:ascii="Calibri" w:eastAsia="Calibri" w:hAnsi="Calibri" w:cs="Cordia New"/>
      <w:sz w:val="20"/>
      <w:szCs w:val="25"/>
    </w:rPr>
  </w:style>
  <w:style w:type="paragraph" w:styleId="BalloonText">
    <w:name w:val="Balloon Text"/>
    <w:basedOn w:val="Normal"/>
    <w:link w:val="BalloonTextChar"/>
    <w:uiPriority w:val="99"/>
    <w:semiHidden/>
    <w:unhideWhenUsed/>
    <w:rsid w:val="00EF761D"/>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F761D"/>
    <w:rPr>
      <w:rFonts w:ascii="Segoe UI" w:eastAsia="Calibri" w:hAnsi="Segoe UI" w:cs="Angsana New"/>
      <w:sz w:val="18"/>
      <w:szCs w:val="22"/>
    </w:rPr>
  </w:style>
  <w:style w:type="paragraph" w:styleId="CommentSubject">
    <w:name w:val="annotation subject"/>
    <w:basedOn w:val="CommentText"/>
    <w:next w:val="CommentText"/>
    <w:link w:val="CommentSubjectChar"/>
    <w:uiPriority w:val="99"/>
    <w:semiHidden/>
    <w:unhideWhenUsed/>
    <w:rsid w:val="00C02AFC"/>
    <w:rPr>
      <w:b/>
      <w:bCs/>
    </w:rPr>
  </w:style>
  <w:style w:type="character" w:customStyle="1" w:styleId="CommentSubjectChar">
    <w:name w:val="Comment Subject Char"/>
    <w:basedOn w:val="CommentTextChar"/>
    <w:link w:val="CommentSubject"/>
    <w:uiPriority w:val="99"/>
    <w:semiHidden/>
    <w:rsid w:val="00C02AFC"/>
    <w:rPr>
      <w:rFonts w:ascii="Calibri" w:eastAsia="Calibri" w:hAnsi="Calibri" w:cs="Cordi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784B9-442B-442C-8453-2594219C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103</Pages>
  <Words>18284</Words>
  <Characters>104222</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 Windows Se7en V1</dc:creator>
  <cp:keywords/>
  <dc:description/>
  <cp:lastModifiedBy>KKD Windows Se7en V1</cp:lastModifiedBy>
  <cp:revision>7</cp:revision>
  <cp:lastPrinted>2014-07-24T15:31:00Z</cp:lastPrinted>
  <dcterms:created xsi:type="dcterms:W3CDTF">2014-07-27T09:21:00Z</dcterms:created>
  <dcterms:modified xsi:type="dcterms:W3CDTF">2014-07-29T19:05:00Z</dcterms:modified>
</cp:coreProperties>
</file>